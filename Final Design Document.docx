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p14">
  <w:background w:color="FFFFFF" w:themeColor="background1"/>
  <w:body>
    <w:sdt>
      <w:sdtPr>
        <w:id w:val="1481882299"/>
        <w:docPartObj>
          <w:docPartGallery w:val="Cover Pages"/>
          <w:docPartUnique/>
        </w:docPartObj>
      </w:sdtPr>
      <w:sdtContent>
        <w:p w:rsidR="00B87BFE" w:rsidRDefault="00B87BFE" w14:paraId="60642C24" w14:textId="1C1519AA">
          <w:r>
            <w:rPr>
              <w:noProof/>
              <w:lang w:val="en-CA" w:eastAsia="en-CA"/>
            </w:rPr>
            <mc:AlternateContent>
              <mc:Choice Requires="wpg">
                <w:drawing>
                  <wp:anchor distT="0" distB="0" distL="114300" distR="114300" simplePos="0" relativeHeight="251658242" behindDoc="1" locked="0" layoutInCell="1" allowOverlap="1" wp14:anchorId="767D445C" wp14:editId="34776E78">
                    <wp:simplePos x="0" y="0"/>
                    <wp:positionH relativeFrom="page">
                      <wp:posOffset>435251</wp:posOffset>
                    </wp:positionH>
                    <wp:positionV relativeFrom="page">
                      <wp:posOffset>481965</wp:posOffset>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666666"/>
                                      <w:sz w:val="24"/>
                                      <w:szCs w:val="24"/>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Pr="007B6279" w:rsidR="001C7E6D" w:rsidRDefault="001C7E6D" w14:paraId="18BA5ADD" w14:textId="316BB7CA">
                                      <w:pPr>
                                        <w:pStyle w:val="NoSpacing"/>
                                        <w:spacing w:before="120"/>
                                        <w:jc w:val="center"/>
                                        <w:rPr>
                                          <w:rFonts w:cstheme="majorHAnsi"/>
                                          <w:color w:val="1B1B1B" w:themeColor="text1"/>
                                        </w:rPr>
                                      </w:pPr>
                                      <w:r w:rsidRPr="00211F3B">
                                        <w:rPr>
                                          <w:color w:val="666666"/>
                                          <w:sz w:val="24"/>
                                          <w:szCs w:val="24"/>
                                        </w:rPr>
                                        <w:t>Brenden Tran,</w:t>
                                      </w:r>
                                      <w:r>
                                        <w:rPr>
                                          <w:color w:val="666666"/>
                                          <w:sz w:val="24"/>
                                          <w:szCs w:val="24"/>
                                        </w:rPr>
                                        <w:t xml:space="preserve"> </w:t>
                                      </w:r>
                                      <w:r w:rsidRPr="00D8444F">
                                        <w:rPr>
                                          <w:color w:val="666666"/>
                                          <w:sz w:val="24"/>
                                          <w:szCs w:val="24"/>
                                        </w:rPr>
                                        <w:t>Cashton Bieker</w:t>
                                      </w:r>
                                      <w:r>
                                        <w:rPr>
                                          <w:color w:val="666666"/>
                                          <w:sz w:val="24"/>
                                          <w:szCs w:val="24"/>
                                        </w:rPr>
                                        <w:t>,</w:t>
                                      </w:r>
                                      <w:r w:rsidRPr="00211F3B">
                                        <w:rPr>
                                          <w:color w:val="666666"/>
                                          <w:sz w:val="24"/>
                                          <w:szCs w:val="24"/>
                                        </w:rPr>
                                        <w:t xml:space="preserve"> Christopher Manuel-Smith</w:t>
                                      </w:r>
                                      <w:r>
                                        <w:rPr>
                                          <w:color w:val="666666"/>
                                          <w:sz w:val="24"/>
                                          <w:szCs w:val="24"/>
                                        </w:rPr>
                                        <w:t xml:space="preserve">, </w:t>
                                      </w:r>
                                      <w:r w:rsidRPr="00211F3B">
                                        <w:rPr>
                                          <w:color w:val="666666"/>
                                          <w:sz w:val="24"/>
                                          <w:szCs w:val="24"/>
                                        </w:rPr>
                                        <w:t>Riley Hiltz</w:t>
                                      </w:r>
                                      <w:r>
                                        <w:rPr>
                                          <w:color w:val="666666"/>
                                          <w:sz w:val="24"/>
                                          <w:szCs w:val="24"/>
                                        </w:rPr>
                                        <w:t xml:space="preserve">, </w:t>
                                      </w:r>
                                      <w:r w:rsidRPr="00DA025F">
                                        <w:rPr>
                                          <w:color w:val="666666"/>
                                          <w:sz w:val="24"/>
                                          <w:szCs w:val="24"/>
                                        </w:rPr>
                                        <w:t>Nicholas Panos</w:t>
                                      </w:r>
                                    </w:p>
                                  </w:sdtContent>
                                </w:sdt>
                                <w:p w:rsidRPr="007B6279" w:rsidR="001C7E6D" w:rsidRDefault="001C7E6D" w14:paraId="403C7D18" w14:textId="1D295DD0">
                                  <w:pPr>
                                    <w:pStyle w:val="NoSpacing"/>
                                    <w:spacing w:before="120"/>
                                    <w:jc w:val="center"/>
                                    <w:rPr>
                                      <w:rFonts w:cstheme="majorHAnsi"/>
                                      <w:color w:val="1B1B1B" w:themeColor="text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ajorBidi"/>
                                      <w:caps/>
                                      <w:color w:val="1B1B1B" w:themeColor="text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Pr="00314085" w:rsidR="001C7E6D" w:rsidP="00314085" w:rsidRDefault="001C7E6D" w14:paraId="6B97CD05" w14:textId="35FD8CF1">
                                      <w:pPr>
                                        <w:pStyle w:val="NoSpacing"/>
                                        <w:jc w:val="center"/>
                                        <w:rPr>
                                          <w:rFonts w:eastAsiaTheme="majorEastAsia" w:cstheme="majorBidi"/>
                                          <w:caps/>
                                          <w:color w:val="1B1B1B" w:themeColor="text1"/>
                                          <w:sz w:val="96"/>
                                          <w:szCs w:val="96"/>
                                        </w:rPr>
                                      </w:pPr>
                                      <w:r w:rsidRPr="00314085">
                                        <w:rPr>
                                          <w:rFonts w:eastAsiaTheme="majorEastAsia" w:cstheme="majorBidi"/>
                                          <w:caps/>
                                          <w:color w:val="1B1B1B" w:themeColor="text1"/>
                                          <w:sz w:val="96"/>
                                          <w:szCs w:val="96"/>
                                        </w:rPr>
                                        <w:t>Infinite PETS SchedULING SYSTEM</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w14:anchorId="75480AB7">
                  <v:group id="Group 193" style="position:absolute;margin-left:34.25pt;margin-top:37.95pt;width:540.55pt;height:718.4pt;z-index:-251658238;mso-width-percent:882;mso-height-percent:909;mso-position-horizontal-relative:page;mso-position-vertical-relative:page;mso-width-percent:882;mso-height-percent:909" coordsize="68648,91235" o:spid="_x0000_s1026" w14:anchorId="767D44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">
                    <v:rect id="Rectangle 194" style="position:absolute;width:68580;height:13716;visibility:visible;mso-wrap-style:square;v-text-anchor:middle" o:spid="_x0000_s1027" fillcolor="#d8d8d8 [273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"/>
                    <v:rect id="Rectangle 195" style="position:absolute;top:40943;width:68580;height:50292;visibility:visible;mso-wrap-style:square;v-text-anchor:bottom" o:spid="_x0000_s1028" fillcolor="#d8d8d8 [273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">
                      <v:textbox inset="36pt,57.6pt,36pt,36pt">
                        <w:txbxContent>
                          <w:sdt>
                            <w:sdtPr>
                              <w:rPr>
                                <w:color w:val="666666"/>
                                <w:sz w:val="24"/>
                                <w:szCs w:val="24"/>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Pr="007B6279" w:rsidR="001C7E6D" w:rsidRDefault="001C7E6D" w14:paraId="25AC0F39" w14:textId="316BB7CA">
                                <w:pPr>
                                  <w:pStyle w:val="NoSpacing"/>
                                  <w:spacing w:before="120"/>
                                  <w:jc w:val="center"/>
                                  <w:rPr>
                                    <w:rFonts w:cstheme="majorHAnsi"/>
                                    <w:color w:val="1B1B1B" w:themeColor="text1"/>
                                  </w:rPr>
                                </w:pPr>
                                <w:r w:rsidRPr="00211F3B">
                                  <w:rPr>
                                    <w:color w:val="666666"/>
                                    <w:sz w:val="24"/>
                                    <w:szCs w:val="24"/>
                                  </w:rPr>
                                  <w:t>Brenden Tran,</w:t>
                                </w:r>
                                <w:r>
                                  <w:rPr>
                                    <w:color w:val="666666"/>
                                    <w:sz w:val="24"/>
                                    <w:szCs w:val="24"/>
                                  </w:rPr>
                                  <w:t xml:space="preserve"> </w:t>
                                </w:r>
                                <w:r w:rsidRPr="00D8444F">
                                  <w:rPr>
                                    <w:color w:val="666666"/>
                                    <w:sz w:val="24"/>
                                    <w:szCs w:val="24"/>
                                  </w:rPr>
                                  <w:t>Cashton Bieker</w:t>
                                </w:r>
                                <w:r>
                                  <w:rPr>
                                    <w:color w:val="666666"/>
                                    <w:sz w:val="24"/>
                                    <w:szCs w:val="24"/>
                                  </w:rPr>
                                  <w:t>,</w:t>
                                </w:r>
                                <w:r w:rsidRPr="00211F3B">
                                  <w:rPr>
                                    <w:color w:val="666666"/>
                                    <w:sz w:val="24"/>
                                    <w:szCs w:val="24"/>
                                  </w:rPr>
                                  <w:t xml:space="preserve"> Christopher Manuel-Smith</w:t>
                                </w:r>
                                <w:r>
                                  <w:rPr>
                                    <w:color w:val="666666"/>
                                    <w:sz w:val="24"/>
                                    <w:szCs w:val="24"/>
                                  </w:rPr>
                                  <w:t xml:space="preserve">, </w:t>
                                </w:r>
                                <w:r w:rsidRPr="00211F3B">
                                  <w:rPr>
                                    <w:color w:val="666666"/>
                                    <w:sz w:val="24"/>
                                    <w:szCs w:val="24"/>
                                  </w:rPr>
                                  <w:t>Riley Hiltz</w:t>
                                </w:r>
                                <w:r>
                                  <w:rPr>
                                    <w:color w:val="666666"/>
                                    <w:sz w:val="24"/>
                                    <w:szCs w:val="24"/>
                                  </w:rPr>
                                  <w:t xml:space="preserve">, </w:t>
                                </w:r>
                                <w:r w:rsidRPr="00DA025F">
                                  <w:rPr>
                                    <w:color w:val="666666"/>
                                    <w:sz w:val="24"/>
                                    <w:szCs w:val="24"/>
                                  </w:rPr>
                                  <w:t>Nicholas Panos</w:t>
                                </w:r>
                              </w:p>
                            </w:sdtContent>
                          </w:sdt>
                          <w:p w:rsidRPr="007B6279" w:rsidR="001C7E6D" w:rsidRDefault="001C7E6D" w14:paraId="672A6659" w14:textId="1D295DD0">
                            <w:pPr>
                              <w:pStyle w:val="NoSpacing"/>
                              <w:spacing w:before="120"/>
                              <w:jc w:val="center"/>
                              <w:rPr>
                                <w:rFonts w:cstheme="majorHAnsi"/>
                                <w:color w:val="1B1B1B" w:themeColor="text1"/>
                              </w:rPr>
                            </w:pPr>
                          </w:p>
                        </w:txbxContent>
                      </v:textbox>
                    </v:rect>
                    <v:shapetype id="_x0000_t202" coordsize="21600,21600" o:spt="202" path="m,l,21600r21600,l21600,xe">
                      <v:stroke joinstyle="miter"/>
                      <v:path gradientshapeok="t" o:connecttype="rect"/>
                    </v:shapetype>
                    <v:shape id="Text Box 196" style="position:absolute;left:68;top:13716;width:68580;height:27227;visibility:visible;mso-wrap-style:square;v-text-anchor:middle" o:spid="_x0000_s1029" fillcolor="white [3212]"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v:textbox inset="36pt,7.2pt,36pt,7.2pt">
                        <w:txbxContent>
                          <w:sdt>
                            <w:sdtPr>
                              <w:rPr>
                                <w:rFonts w:eastAsiaTheme="majorEastAsia" w:cstheme="majorBidi"/>
                                <w:caps/>
                                <w:color w:val="1B1B1B" w:themeColor="text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Pr="00314085" w:rsidR="001C7E6D" w:rsidP="00314085" w:rsidRDefault="001C7E6D" w14:paraId="2DC6F684" w14:textId="35FD8CF1">
                                <w:pPr>
                                  <w:pStyle w:val="NoSpacing"/>
                                  <w:jc w:val="center"/>
                                  <w:rPr>
                                    <w:rFonts w:eastAsiaTheme="majorEastAsia" w:cstheme="majorBidi"/>
                                    <w:caps/>
                                    <w:color w:val="1B1B1B" w:themeColor="text1"/>
                                    <w:sz w:val="96"/>
                                    <w:szCs w:val="96"/>
                                  </w:rPr>
                                </w:pPr>
                                <w:r w:rsidRPr="00314085">
                                  <w:rPr>
                                    <w:rFonts w:eastAsiaTheme="majorEastAsia" w:cstheme="majorBidi"/>
                                    <w:caps/>
                                    <w:color w:val="1B1B1B" w:themeColor="text1"/>
                                    <w:sz w:val="96"/>
                                    <w:szCs w:val="96"/>
                                  </w:rPr>
                                  <w:t>Infinite PETS SchedULING SYSTEM</w:t>
                                </w:r>
                              </w:p>
                            </w:sdtContent>
                          </w:sdt>
                        </w:txbxContent>
                      </v:textbox>
                    </v:shape>
                    <w10:wrap anchorx="page" anchory="page"/>
                  </v:group>
                </w:pict>
              </mc:Fallback>
            </mc:AlternateContent>
          </w:r>
        </w:p>
        <w:p w:rsidR="009D1539" w:rsidP="0079273C" w:rsidRDefault="009D1539" w14:paraId="208A9435" w14:textId="77777777">
          <w:pPr>
            <w:jc w:val="center"/>
            <w:rPr>
              <w:lang w:val="en-CA"/>
            </w:rPr>
          </w:pPr>
          <w:r w:rsidR="009D1539">
            <w:rPr/>
            <w:t xml:space="preserve">Client: </w:t>
          </w:r>
          <w:r w:rsidRPr="006E6CC6" w:rsidR="68CA6645">
            <w:rPr/>
            <w:t>Jenna Hall</w:t>
          </w:r>
          <w:commentRangeStart w:id="0"/>
          <w:r w:rsidR="00BD1B5D">
            <w:rPr>
              <w:noProof/>
              <w:lang w:val="en-CA" w:eastAsia="en-CA"/>
            </w:rPr>
            <w:drawing>
              <wp:anchor distT="0" distB="0" distL="114300" distR="114300" simplePos="0" relativeHeight="251658240" behindDoc="0" locked="0" layoutInCell="1" allowOverlap="1" wp14:anchorId="56F71FD2" wp14:editId="0B18AB80">
                <wp:simplePos x="0" y="0"/>
                <wp:positionH relativeFrom="margin">
                  <wp:align>center</wp:align>
                </wp:positionH>
                <wp:positionV relativeFrom="paragraph">
                  <wp:posOffset>4090670</wp:posOffset>
                </wp:positionV>
                <wp:extent cx="3235325" cy="3084830"/>
                <wp:effectExtent l="0" t="0" r="3175" b="1270"/>
                <wp:wrapThrough wrapText="bothSides">
                  <wp:wrapPolygon edited="0">
                    <wp:start x="9030" y="0"/>
                    <wp:lineTo x="7885" y="133"/>
                    <wp:lineTo x="4197" y="1734"/>
                    <wp:lineTo x="4070" y="2268"/>
                    <wp:lineTo x="2162" y="4268"/>
                    <wp:lineTo x="0" y="6002"/>
                    <wp:lineTo x="0" y="15606"/>
                    <wp:lineTo x="2035" y="17074"/>
                    <wp:lineTo x="1145" y="21209"/>
                    <wp:lineTo x="1399" y="21476"/>
                    <wp:lineTo x="12464" y="21476"/>
                    <wp:lineTo x="13736" y="21342"/>
                    <wp:lineTo x="17424" y="19475"/>
                    <wp:lineTo x="17551" y="19208"/>
                    <wp:lineTo x="19459" y="17074"/>
                    <wp:lineTo x="21494" y="15606"/>
                    <wp:lineTo x="21494" y="6002"/>
                    <wp:lineTo x="20095" y="2134"/>
                    <wp:lineTo x="20222" y="534"/>
                    <wp:lineTo x="20095" y="0"/>
                    <wp:lineTo x="9030" y="0"/>
                  </wp:wrapPolygon>
                </wp:wrapThrough>
                <wp:docPr id="6" name="Picture 6" descr="Graphical user interfac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stone logo 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5325" cy="3084830"/>
                        </a:xfrm>
                        <a:prstGeom prst="rect">
                          <a:avLst/>
                        </a:prstGeom>
                      </pic:spPr>
                    </pic:pic>
                  </a:graphicData>
                </a:graphic>
                <wp14:sizeRelH relativeFrom="margin">
                  <wp14:pctWidth>0</wp14:pctWidth>
                </wp14:sizeRelH>
                <wp14:sizeRelV relativeFrom="margin">
                  <wp14:pctHeight>0</wp14:pctHeight>
                </wp14:sizeRelV>
              </wp:anchor>
            </w:drawing>
          </w:r>
          <w:r w:rsidR="68CA6645">
            <w:rPr>
              <w:lang w:val="en-CA"/>
            </w:rPr>
            <w:t xml:space="preserve"> </w:t>
          </w:r>
        </w:p>
        <w:p w:rsidR="009D1539" w:rsidP="0079273C" w:rsidRDefault="009D1539" w14:paraId="336E9851" w14:textId="7C41BD3D">
          <w:pPr>
            <w:jc w:val="center"/>
            <w:rPr>
              <w:lang w:val="en-CA"/>
            </w:rPr>
          </w:pPr>
          <w:r>
            <w:rPr>
              <w:lang w:val="en-CA"/>
            </w:rPr>
            <w:t xml:space="preserve">Instructor: </w:t>
          </w:r>
          <w:r w:rsidR="00F95C2B">
            <w:rPr>
              <w:lang w:val="en-CA"/>
            </w:rPr>
            <w:t xml:space="preserve">John </w:t>
          </w:r>
          <w:r w:rsidR="00745BC9">
            <w:rPr>
              <w:lang w:val="en-CA"/>
            </w:rPr>
            <w:t>O’Loughlin</w:t>
          </w:r>
        </w:p>
        <w:p w:rsidR="00B87BFE" w:rsidP="0079273C" w:rsidRDefault="00745BC9" w14:paraId="53199D74" w14:textId="11062975">
          <w:pPr>
            <w:jc w:val="center"/>
          </w:pPr>
          <w:r>
            <w:rPr>
              <w:lang w:val="en-CA"/>
            </w:rPr>
            <w:t>January</w:t>
          </w:r>
          <w:r w:rsidR="007C7ED2">
            <w:rPr>
              <w:lang w:val="en-CA"/>
            </w:rPr>
            <w:t xml:space="preserve"> </w:t>
          </w:r>
          <w:r w:rsidR="003B5D21">
            <w:rPr>
              <w:lang w:val="en-CA"/>
            </w:rPr>
            <w:t>31</w:t>
          </w:r>
          <w:r w:rsidR="007C7ED2">
            <w:rPr>
              <w:lang w:val="en-CA"/>
            </w:rPr>
            <w:t>, 2021</w:t>
          </w:r>
          <w:commentRangeEnd w:id="0"/>
          <w:r w:rsidR="001C7E6D">
            <w:rPr>
              <w:rStyle w:val="CommentReference"/>
            </w:rPr>
            <w:commentReference w:id="0"/>
          </w:r>
          <w:commentRangeStart w:id="1"/>
          <w:commentRangeStart w:id="2"/>
          <w:commentRangeStart w:id="3"/>
          <w:commentRangeEnd w:id="1"/>
          <w:r w:rsidR="00BD1B5D">
            <w:rPr>
              <w:rStyle w:val="CommentReference"/>
            </w:rPr>
            <w:commentReference w:id="1"/>
          </w:r>
          <w:commentRangeEnd w:id="2"/>
          <w:r w:rsidR="00DB19D3">
            <w:rPr>
              <w:rStyle w:val="CommentReference"/>
            </w:rPr>
            <w:commentReference w:id="2"/>
          </w:r>
          <w:commentRangeEnd w:id="3"/>
          <w:r w:rsidR="009D1539">
            <w:rPr>
              <w:rStyle w:val="CommentReference"/>
            </w:rPr>
            <w:commentReference w:id="3"/>
          </w:r>
          <w:r w:rsidR="00BD1B5D">
            <w:br w:type="page"/>
          </w:r>
        </w:p>
      </w:sdtContent>
    </w:sdt>
    <w:sdt>
      <w:sdtPr>
        <w:rPr>
          <w:rFonts w:eastAsia="Arial" w:cs="Arial"/>
          <w:color w:val="auto"/>
          <w:sz w:val="22"/>
          <w:szCs w:val="22"/>
          <w:lang w:val="en"/>
        </w:rPr>
        <w:id w:val="-179049799"/>
        <w:docPartObj>
          <w:docPartGallery w:val="Table of Contents"/>
          <w:docPartUnique/>
        </w:docPartObj>
      </w:sdtPr>
      <w:sdtEndPr>
        <w:rPr>
          <w:b/>
          <w:bCs/>
          <w:noProof/>
        </w:rPr>
      </w:sdtEndPr>
      <w:sdtContent>
        <w:p w:rsidR="00E379DA" w:rsidRDefault="00E379DA" w14:paraId="235F4522" w14:textId="40B99556">
          <w:pPr>
            <w:pStyle w:val="TOCHeading"/>
          </w:pPr>
          <w:r>
            <w:t>Table of Contents</w:t>
          </w:r>
        </w:p>
        <w:p w:rsidR="001A058B" w:rsidRDefault="00E379DA" w14:paraId="5605DE81" w14:textId="608ABA9B">
          <w:pPr>
            <w:pStyle w:val="TOC1"/>
            <w:tabs>
              <w:tab w:val="right" w:leader="dot" w:pos="9350"/>
            </w:tabs>
            <w:rPr>
              <w:rFonts w:asciiTheme="minorHAnsi" w:hAnsiTheme="minorHAnsi" w:eastAsiaTheme="minorEastAsia" w:cstheme="minorBidi"/>
              <w:noProof/>
              <w:lang w:val="en-US"/>
            </w:rPr>
          </w:pPr>
          <w:r>
            <w:fldChar w:fldCharType="begin"/>
          </w:r>
          <w:r>
            <w:instrText xml:space="preserve"> TOC \o "1-3" \h \z \u </w:instrText>
          </w:r>
          <w:r>
            <w:fldChar w:fldCharType="separate"/>
          </w:r>
          <w:hyperlink w:history="1" w:anchor="_Toc63015966">
            <w:r w:rsidRPr="0046630D" w:rsidR="001A058B">
              <w:rPr>
                <w:rStyle w:val="Hyperlink"/>
                <w:noProof/>
              </w:rPr>
              <w:t>Contributions</w:t>
            </w:r>
            <w:r w:rsidR="001A058B">
              <w:rPr>
                <w:noProof/>
                <w:webHidden/>
              </w:rPr>
              <w:tab/>
            </w:r>
            <w:r w:rsidR="001A058B">
              <w:rPr>
                <w:noProof/>
                <w:webHidden/>
              </w:rPr>
              <w:fldChar w:fldCharType="begin"/>
            </w:r>
            <w:r w:rsidR="001A058B">
              <w:rPr>
                <w:noProof/>
                <w:webHidden/>
              </w:rPr>
              <w:instrText xml:space="preserve"> PAGEREF _Toc63015966 \h </w:instrText>
            </w:r>
            <w:r w:rsidR="001A058B">
              <w:rPr>
                <w:noProof/>
                <w:webHidden/>
              </w:rPr>
            </w:r>
            <w:r w:rsidR="001A058B">
              <w:rPr>
                <w:noProof/>
                <w:webHidden/>
              </w:rPr>
              <w:fldChar w:fldCharType="separate"/>
            </w:r>
            <w:r w:rsidR="001A058B">
              <w:rPr>
                <w:noProof/>
                <w:webHidden/>
              </w:rPr>
              <w:t>17</w:t>
            </w:r>
            <w:r w:rsidR="001A058B">
              <w:rPr>
                <w:noProof/>
                <w:webHidden/>
              </w:rPr>
              <w:fldChar w:fldCharType="end"/>
            </w:r>
          </w:hyperlink>
        </w:p>
        <w:p w:rsidR="001A058B" w:rsidRDefault="00811243" w14:paraId="3A35E603" w14:textId="19DAF92B">
          <w:pPr>
            <w:pStyle w:val="TOC1"/>
            <w:tabs>
              <w:tab w:val="right" w:leader="dot" w:pos="9350"/>
            </w:tabs>
            <w:rPr>
              <w:rFonts w:asciiTheme="minorHAnsi" w:hAnsiTheme="minorHAnsi" w:eastAsiaTheme="minorEastAsia" w:cstheme="minorBidi"/>
              <w:noProof/>
              <w:lang w:val="en-US"/>
            </w:rPr>
          </w:pPr>
          <w:hyperlink w:history="1" w:anchor="_Toc63015967">
            <w:r w:rsidRPr="0046630D" w:rsidR="001A058B">
              <w:rPr>
                <w:rStyle w:val="Hyperlink"/>
                <w:noProof/>
              </w:rPr>
              <w:t>Preface</w:t>
            </w:r>
            <w:r w:rsidR="001A058B">
              <w:rPr>
                <w:noProof/>
                <w:webHidden/>
              </w:rPr>
              <w:tab/>
            </w:r>
            <w:r w:rsidR="001A058B">
              <w:rPr>
                <w:noProof/>
                <w:webHidden/>
              </w:rPr>
              <w:fldChar w:fldCharType="begin"/>
            </w:r>
            <w:r w:rsidR="001A058B">
              <w:rPr>
                <w:noProof/>
                <w:webHidden/>
              </w:rPr>
              <w:instrText xml:space="preserve"> PAGEREF _Toc63015967 \h </w:instrText>
            </w:r>
            <w:r w:rsidR="001A058B">
              <w:rPr>
                <w:noProof/>
                <w:webHidden/>
              </w:rPr>
            </w:r>
            <w:r w:rsidR="001A058B">
              <w:rPr>
                <w:noProof/>
                <w:webHidden/>
              </w:rPr>
              <w:fldChar w:fldCharType="separate"/>
            </w:r>
            <w:r w:rsidR="001A058B">
              <w:rPr>
                <w:noProof/>
                <w:webHidden/>
              </w:rPr>
              <w:t>19</w:t>
            </w:r>
            <w:r w:rsidR="001A058B">
              <w:rPr>
                <w:noProof/>
                <w:webHidden/>
              </w:rPr>
              <w:fldChar w:fldCharType="end"/>
            </w:r>
          </w:hyperlink>
        </w:p>
        <w:p w:rsidR="001A058B" w:rsidRDefault="00811243" w14:paraId="40C5D130" w14:textId="490F4915">
          <w:pPr>
            <w:pStyle w:val="TOC1"/>
            <w:tabs>
              <w:tab w:val="right" w:leader="dot" w:pos="9350"/>
            </w:tabs>
            <w:rPr>
              <w:rFonts w:asciiTheme="minorHAnsi" w:hAnsiTheme="minorHAnsi" w:eastAsiaTheme="minorEastAsia" w:cstheme="minorBidi"/>
              <w:noProof/>
              <w:lang w:val="en-US"/>
            </w:rPr>
          </w:pPr>
          <w:hyperlink w:history="1" w:anchor="_Toc63015968">
            <w:r w:rsidRPr="0046630D" w:rsidR="001A058B">
              <w:rPr>
                <w:rStyle w:val="Hyperlink"/>
                <w:noProof/>
              </w:rPr>
              <w:t>Documentation Standards</w:t>
            </w:r>
            <w:r w:rsidR="001A058B">
              <w:rPr>
                <w:noProof/>
                <w:webHidden/>
              </w:rPr>
              <w:tab/>
            </w:r>
            <w:r w:rsidR="001A058B">
              <w:rPr>
                <w:noProof/>
                <w:webHidden/>
              </w:rPr>
              <w:fldChar w:fldCharType="begin"/>
            </w:r>
            <w:r w:rsidR="001A058B">
              <w:rPr>
                <w:noProof/>
                <w:webHidden/>
              </w:rPr>
              <w:instrText xml:space="preserve"> PAGEREF _Toc63015968 \h </w:instrText>
            </w:r>
            <w:r w:rsidR="001A058B">
              <w:rPr>
                <w:noProof/>
                <w:webHidden/>
              </w:rPr>
            </w:r>
            <w:r w:rsidR="001A058B">
              <w:rPr>
                <w:noProof/>
                <w:webHidden/>
              </w:rPr>
              <w:fldChar w:fldCharType="separate"/>
            </w:r>
            <w:r w:rsidR="001A058B">
              <w:rPr>
                <w:noProof/>
                <w:webHidden/>
              </w:rPr>
              <w:t>19</w:t>
            </w:r>
            <w:r w:rsidR="001A058B">
              <w:rPr>
                <w:noProof/>
                <w:webHidden/>
              </w:rPr>
              <w:fldChar w:fldCharType="end"/>
            </w:r>
          </w:hyperlink>
        </w:p>
        <w:p w:rsidR="001A058B" w:rsidRDefault="00811243" w14:paraId="7FF6FEF1" w14:textId="1AEA54C4">
          <w:pPr>
            <w:pStyle w:val="TOC2"/>
            <w:tabs>
              <w:tab w:val="right" w:leader="dot" w:pos="9350"/>
            </w:tabs>
            <w:rPr>
              <w:rFonts w:asciiTheme="minorHAnsi" w:hAnsiTheme="minorHAnsi" w:eastAsiaTheme="minorEastAsia" w:cstheme="minorBidi"/>
              <w:noProof/>
              <w:lang w:val="en-US"/>
            </w:rPr>
          </w:pPr>
          <w:hyperlink w:history="1" w:anchor="_Toc63015969">
            <w:r w:rsidRPr="0046630D" w:rsidR="001A058B">
              <w:rPr>
                <w:rStyle w:val="Hyperlink"/>
                <w:noProof/>
              </w:rPr>
              <w:t>Diagrams</w:t>
            </w:r>
            <w:r w:rsidR="001A058B">
              <w:rPr>
                <w:noProof/>
                <w:webHidden/>
              </w:rPr>
              <w:tab/>
            </w:r>
            <w:r w:rsidR="001A058B">
              <w:rPr>
                <w:noProof/>
                <w:webHidden/>
              </w:rPr>
              <w:fldChar w:fldCharType="begin"/>
            </w:r>
            <w:r w:rsidR="001A058B">
              <w:rPr>
                <w:noProof/>
                <w:webHidden/>
              </w:rPr>
              <w:instrText xml:space="preserve"> PAGEREF _Toc63015969 \h </w:instrText>
            </w:r>
            <w:r w:rsidR="001A058B">
              <w:rPr>
                <w:noProof/>
                <w:webHidden/>
              </w:rPr>
            </w:r>
            <w:r w:rsidR="001A058B">
              <w:rPr>
                <w:noProof/>
                <w:webHidden/>
              </w:rPr>
              <w:fldChar w:fldCharType="separate"/>
            </w:r>
            <w:r w:rsidR="001A058B">
              <w:rPr>
                <w:noProof/>
                <w:webHidden/>
              </w:rPr>
              <w:t>19</w:t>
            </w:r>
            <w:r w:rsidR="001A058B">
              <w:rPr>
                <w:noProof/>
                <w:webHidden/>
              </w:rPr>
              <w:fldChar w:fldCharType="end"/>
            </w:r>
          </w:hyperlink>
        </w:p>
        <w:p w:rsidR="001A058B" w:rsidRDefault="00811243" w14:paraId="419F61F4" w14:textId="68B7D801">
          <w:pPr>
            <w:pStyle w:val="TOC2"/>
            <w:tabs>
              <w:tab w:val="right" w:leader="dot" w:pos="9350"/>
            </w:tabs>
            <w:rPr>
              <w:rFonts w:asciiTheme="minorHAnsi" w:hAnsiTheme="minorHAnsi" w:eastAsiaTheme="minorEastAsia" w:cstheme="minorBidi"/>
              <w:noProof/>
              <w:lang w:val="en-US"/>
            </w:rPr>
          </w:pPr>
          <w:hyperlink w:history="1" w:anchor="_Toc63015970">
            <w:r w:rsidRPr="0046630D" w:rsidR="001A058B">
              <w:rPr>
                <w:rStyle w:val="Hyperlink"/>
                <w:noProof/>
              </w:rPr>
              <w:t>General Documentation Standards</w:t>
            </w:r>
            <w:r w:rsidR="001A058B">
              <w:rPr>
                <w:noProof/>
                <w:webHidden/>
              </w:rPr>
              <w:tab/>
            </w:r>
            <w:r w:rsidR="001A058B">
              <w:rPr>
                <w:noProof/>
                <w:webHidden/>
              </w:rPr>
              <w:fldChar w:fldCharType="begin"/>
            </w:r>
            <w:r w:rsidR="001A058B">
              <w:rPr>
                <w:noProof/>
                <w:webHidden/>
              </w:rPr>
              <w:instrText xml:space="preserve"> PAGEREF _Toc63015970 \h </w:instrText>
            </w:r>
            <w:r w:rsidR="001A058B">
              <w:rPr>
                <w:noProof/>
                <w:webHidden/>
              </w:rPr>
            </w:r>
            <w:r w:rsidR="001A058B">
              <w:rPr>
                <w:noProof/>
                <w:webHidden/>
              </w:rPr>
              <w:fldChar w:fldCharType="separate"/>
            </w:r>
            <w:r w:rsidR="001A058B">
              <w:rPr>
                <w:noProof/>
                <w:webHidden/>
              </w:rPr>
              <w:t>19</w:t>
            </w:r>
            <w:r w:rsidR="001A058B">
              <w:rPr>
                <w:noProof/>
                <w:webHidden/>
              </w:rPr>
              <w:fldChar w:fldCharType="end"/>
            </w:r>
          </w:hyperlink>
        </w:p>
        <w:p w:rsidR="001A058B" w:rsidRDefault="00811243" w14:paraId="1A7DB7F7" w14:textId="32E9E18D">
          <w:pPr>
            <w:pStyle w:val="TOC1"/>
            <w:tabs>
              <w:tab w:val="right" w:leader="dot" w:pos="9350"/>
            </w:tabs>
            <w:rPr>
              <w:rFonts w:asciiTheme="minorHAnsi" w:hAnsiTheme="minorHAnsi" w:eastAsiaTheme="minorEastAsia" w:cstheme="minorBidi"/>
              <w:noProof/>
              <w:lang w:val="en-US"/>
            </w:rPr>
          </w:pPr>
          <w:hyperlink w:history="1" w:anchor="_Toc63015971">
            <w:r w:rsidRPr="0046630D" w:rsidR="001A058B">
              <w:rPr>
                <w:rStyle w:val="Hyperlink"/>
                <w:noProof/>
              </w:rPr>
              <w:t>User Requirements.</w:t>
            </w:r>
            <w:r w:rsidR="001A058B">
              <w:rPr>
                <w:noProof/>
                <w:webHidden/>
              </w:rPr>
              <w:tab/>
            </w:r>
            <w:r w:rsidR="001A058B">
              <w:rPr>
                <w:noProof/>
                <w:webHidden/>
              </w:rPr>
              <w:fldChar w:fldCharType="begin"/>
            </w:r>
            <w:r w:rsidR="001A058B">
              <w:rPr>
                <w:noProof/>
                <w:webHidden/>
              </w:rPr>
              <w:instrText xml:space="preserve"> PAGEREF _Toc63015971 \h </w:instrText>
            </w:r>
            <w:r w:rsidR="001A058B">
              <w:rPr>
                <w:noProof/>
                <w:webHidden/>
              </w:rPr>
            </w:r>
            <w:r w:rsidR="001A058B">
              <w:rPr>
                <w:noProof/>
                <w:webHidden/>
              </w:rPr>
              <w:fldChar w:fldCharType="separate"/>
            </w:r>
            <w:r w:rsidR="001A058B">
              <w:rPr>
                <w:noProof/>
                <w:webHidden/>
              </w:rPr>
              <w:t>20</w:t>
            </w:r>
            <w:r w:rsidR="001A058B">
              <w:rPr>
                <w:noProof/>
                <w:webHidden/>
              </w:rPr>
              <w:fldChar w:fldCharType="end"/>
            </w:r>
          </w:hyperlink>
        </w:p>
        <w:p w:rsidR="001A058B" w:rsidRDefault="00811243" w14:paraId="64074EE7" w14:textId="6C6ABC0D">
          <w:pPr>
            <w:pStyle w:val="TOC2"/>
            <w:tabs>
              <w:tab w:val="right" w:leader="dot" w:pos="9350"/>
            </w:tabs>
            <w:rPr>
              <w:rFonts w:asciiTheme="minorHAnsi" w:hAnsiTheme="minorHAnsi" w:eastAsiaTheme="minorEastAsia" w:cstheme="minorBidi"/>
              <w:noProof/>
              <w:lang w:val="en-US"/>
            </w:rPr>
          </w:pPr>
          <w:hyperlink w:history="1" w:anchor="_Toc63015972">
            <w:r w:rsidRPr="0046630D" w:rsidR="001A058B">
              <w:rPr>
                <w:rStyle w:val="Hyperlink"/>
                <w:noProof/>
              </w:rPr>
              <w:t>Problem Statement</w:t>
            </w:r>
            <w:r w:rsidR="001A058B">
              <w:rPr>
                <w:noProof/>
                <w:webHidden/>
              </w:rPr>
              <w:tab/>
            </w:r>
            <w:r w:rsidR="001A058B">
              <w:rPr>
                <w:noProof/>
                <w:webHidden/>
              </w:rPr>
              <w:fldChar w:fldCharType="begin"/>
            </w:r>
            <w:r w:rsidR="001A058B">
              <w:rPr>
                <w:noProof/>
                <w:webHidden/>
              </w:rPr>
              <w:instrText xml:space="preserve"> PAGEREF _Toc63015972 \h </w:instrText>
            </w:r>
            <w:r w:rsidR="001A058B">
              <w:rPr>
                <w:noProof/>
                <w:webHidden/>
              </w:rPr>
            </w:r>
            <w:r w:rsidR="001A058B">
              <w:rPr>
                <w:noProof/>
                <w:webHidden/>
              </w:rPr>
              <w:fldChar w:fldCharType="separate"/>
            </w:r>
            <w:r w:rsidR="001A058B">
              <w:rPr>
                <w:noProof/>
                <w:webHidden/>
              </w:rPr>
              <w:t>20</w:t>
            </w:r>
            <w:r w:rsidR="001A058B">
              <w:rPr>
                <w:noProof/>
                <w:webHidden/>
              </w:rPr>
              <w:fldChar w:fldCharType="end"/>
            </w:r>
          </w:hyperlink>
        </w:p>
        <w:p w:rsidR="001A058B" w:rsidRDefault="00811243" w14:paraId="076ADB66" w14:textId="654EC583">
          <w:pPr>
            <w:pStyle w:val="TOC3"/>
            <w:tabs>
              <w:tab w:val="right" w:leader="dot" w:pos="9350"/>
            </w:tabs>
            <w:rPr>
              <w:rFonts w:asciiTheme="minorHAnsi" w:hAnsiTheme="minorHAnsi" w:eastAsiaTheme="minorEastAsia" w:cstheme="minorBidi"/>
              <w:noProof/>
              <w:lang w:val="en-US"/>
            </w:rPr>
          </w:pPr>
          <w:hyperlink w:history="1" w:anchor="_Toc63015973">
            <w:r w:rsidRPr="0046630D" w:rsidR="001A058B">
              <w:rPr>
                <w:rStyle w:val="Hyperlink"/>
                <w:noProof/>
              </w:rPr>
              <w:t>Current System</w:t>
            </w:r>
            <w:r w:rsidR="001A058B">
              <w:rPr>
                <w:noProof/>
                <w:webHidden/>
              </w:rPr>
              <w:tab/>
            </w:r>
            <w:r w:rsidR="001A058B">
              <w:rPr>
                <w:noProof/>
                <w:webHidden/>
              </w:rPr>
              <w:fldChar w:fldCharType="begin"/>
            </w:r>
            <w:r w:rsidR="001A058B">
              <w:rPr>
                <w:noProof/>
                <w:webHidden/>
              </w:rPr>
              <w:instrText xml:space="preserve"> PAGEREF _Toc63015973 \h </w:instrText>
            </w:r>
            <w:r w:rsidR="001A058B">
              <w:rPr>
                <w:noProof/>
                <w:webHidden/>
              </w:rPr>
            </w:r>
            <w:r w:rsidR="001A058B">
              <w:rPr>
                <w:noProof/>
                <w:webHidden/>
              </w:rPr>
              <w:fldChar w:fldCharType="separate"/>
            </w:r>
            <w:r w:rsidR="001A058B">
              <w:rPr>
                <w:noProof/>
                <w:webHidden/>
              </w:rPr>
              <w:t>20</w:t>
            </w:r>
            <w:r w:rsidR="001A058B">
              <w:rPr>
                <w:noProof/>
                <w:webHidden/>
              </w:rPr>
              <w:fldChar w:fldCharType="end"/>
            </w:r>
          </w:hyperlink>
        </w:p>
        <w:p w:rsidR="001A058B" w:rsidRDefault="00811243" w14:paraId="296F859D" w14:textId="235D36A3">
          <w:pPr>
            <w:pStyle w:val="TOC2"/>
            <w:tabs>
              <w:tab w:val="right" w:leader="dot" w:pos="9350"/>
            </w:tabs>
            <w:rPr>
              <w:rFonts w:asciiTheme="minorHAnsi" w:hAnsiTheme="minorHAnsi" w:eastAsiaTheme="minorEastAsia" w:cstheme="minorBidi"/>
              <w:noProof/>
              <w:lang w:val="en-US"/>
            </w:rPr>
          </w:pPr>
          <w:hyperlink w:history="1" w:anchor="_Toc63015974">
            <w:r w:rsidRPr="0046630D" w:rsidR="001A058B">
              <w:rPr>
                <w:rStyle w:val="Hyperlink"/>
                <w:noProof/>
              </w:rPr>
              <w:t>Project Scope</w:t>
            </w:r>
            <w:r w:rsidR="001A058B">
              <w:rPr>
                <w:noProof/>
                <w:webHidden/>
              </w:rPr>
              <w:tab/>
            </w:r>
            <w:r w:rsidR="001A058B">
              <w:rPr>
                <w:noProof/>
                <w:webHidden/>
              </w:rPr>
              <w:fldChar w:fldCharType="begin"/>
            </w:r>
            <w:r w:rsidR="001A058B">
              <w:rPr>
                <w:noProof/>
                <w:webHidden/>
              </w:rPr>
              <w:instrText xml:space="preserve"> PAGEREF _Toc63015974 \h </w:instrText>
            </w:r>
            <w:r w:rsidR="001A058B">
              <w:rPr>
                <w:noProof/>
                <w:webHidden/>
              </w:rPr>
            </w:r>
            <w:r w:rsidR="001A058B">
              <w:rPr>
                <w:noProof/>
                <w:webHidden/>
              </w:rPr>
              <w:fldChar w:fldCharType="separate"/>
            </w:r>
            <w:r w:rsidR="001A058B">
              <w:rPr>
                <w:noProof/>
                <w:webHidden/>
              </w:rPr>
              <w:t>20</w:t>
            </w:r>
            <w:r w:rsidR="001A058B">
              <w:rPr>
                <w:noProof/>
                <w:webHidden/>
              </w:rPr>
              <w:fldChar w:fldCharType="end"/>
            </w:r>
          </w:hyperlink>
        </w:p>
        <w:p w:rsidR="001A058B" w:rsidRDefault="00811243" w14:paraId="36659C4C" w14:textId="3964AF54">
          <w:pPr>
            <w:pStyle w:val="TOC2"/>
            <w:tabs>
              <w:tab w:val="right" w:leader="dot" w:pos="9350"/>
            </w:tabs>
            <w:rPr>
              <w:rFonts w:asciiTheme="minorHAnsi" w:hAnsiTheme="minorHAnsi" w:eastAsiaTheme="minorEastAsia" w:cstheme="minorBidi"/>
              <w:noProof/>
              <w:lang w:val="en-US"/>
            </w:rPr>
          </w:pPr>
          <w:hyperlink w:history="1" w:anchor="_Toc63015975">
            <w:r w:rsidRPr="0046630D" w:rsidR="001A058B">
              <w:rPr>
                <w:rStyle w:val="Hyperlink"/>
                <w:noProof/>
              </w:rPr>
              <w:t>System Environment</w:t>
            </w:r>
            <w:r w:rsidR="001A058B">
              <w:rPr>
                <w:noProof/>
                <w:webHidden/>
              </w:rPr>
              <w:tab/>
            </w:r>
            <w:r w:rsidR="001A058B">
              <w:rPr>
                <w:noProof/>
                <w:webHidden/>
              </w:rPr>
              <w:fldChar w:fldCharType="begin"/>
            </w:r>
            <w:r w:rsidR="001A058B">
              <w:rPr>
                <w:noProof/>
                <w:webHidden/>
              </w:rPr>
              <w:instrText xml:space="preserve"> PAGEREF _Toc63015975 \h </w:instrText>
            </w:r>
            <w:r w:rsidR="001A058B">
              <w:rPr>
                <w:noProof/>
                <w:webHidden/>
              </w:rPr>
            </w:r>
            <w:r w:rsidR="001A058B">
              <w:rPr>
                <w:noProof/>
                <w:webHidden/>
              </w:rPr>
              <w:fldChar w:fldCharType="separate"/>
            </w:r>
            <w:r w:rsidR="001A058B">
              <w:rPr>
                <w:noProof/>
                <w:webHidden/>
              </w:rPr>
              <w:t>21</w:t>
            </w:r>
            <w:r w:rsidR="001A058B">
              <w:rPr>
                <w:noProof/>
                <w:webHidden/>
              </w:rPr>
              <w:fldChar w:fldCharType="end"/>
            </w:r>
          </w:hyperlink>
        </w:p>
        <w:p w:rsidR="001A058B" w:rsidRDefault="00811243" w14:paraId="7329D54A" w14:textId="0F61BD6F">
          <w:pPr>
            <w:pStyle w:val="TOC2"/>
            <w:tabs>
              <w:tab w:val="right" w:leader="dot" w:pos="9350"/>
            </w:tabs>
            <w:rPr>
              <w:rFonts w:asciiTheme="minorHAnsi" w:hAnsiTheme="minorHAnsi" w:eastAsiaTheme="minorEastAsia" w:cstheme="minorBidi"/>
              <w:noProof/>
              <w:lang w:val="en-US"/>
            </w:rPr>
          </w:pPr>
          <w:hyperlink w:history="1" w:anchor="_Toc63015976">
            <w:r w:rsidRPr="0046630D" w:rsidR="001A058B">
              <w:rPr>
                <w:rStyle w:val="Hyperlink"/>
                <w:noProof/>
              </w:rPr>
              <w:t>Current System</w:t>
            </w:r>
            <w:r w:rsidR="001A058B">
              <w:rPr>
                <w:noProof/>
                <w:webHidden/>
              </w:rPr>
              <w:tab/>
            </w:r>
            <w:r w:rsidR="001A058B">
              <w:rPr>
                <w:noProof/>
                <w:webHidden/>
              </w:rPr>
              <w:fldChar w:fldCharType="begin"/>
            </w:r>
            <w:r w:rsidR="001A058B">
              <w:rPr>
                <w:noProof/>
                <w:webHidden/>
              </w:rPr>
              <w:instrText xml:space="preserve"> PAGEREF _Toc63015976 \h </w:instrText>
            </w:r>
            <w:r w:rsidR="001A058B">
              <w:rPr>
                <w:noProof/>
                <w:webHidden/>
              </w:rPr>
            </w:r>
            <w:r w:rsidR="001A058B">
              <w:rPr>
                <w:noProof/>
                <w:webHidden/>
              </w:rPr>
              <w:fldChar w:fldCharType="separate"/>
            </w:r>
            <w:r w:rsidR="001A058B">
              <w:rPr>
                <w:noProof/>
                <w:webHidden/>
              </w:rPr>
              <w:t>21</w:t>
            </w:r>
            <w:r w:rsidR="001A058B">
              <w:rPr>
                <w:noProof/>
                <w:webHidden/>
              </w:rPr>
              <w:fldChar w:fldCharType="end"/>
            </w:r>
          </w:hyperlink>
        </w:p>
        <w:p w:rsidR="001A058B" w:rsidRDefault="00811243" w14:paraId="26E8753D" w14:textId="3B6FC2D9">
          <w:pPr>
            <w:pStyle w:val="TOC1"/>
            <w:tabs>
              <w:tab w:val="right" w:leader="dot" w:pos="9350"/>
            </w:tabs>
            <w:rPr>
              <w:rFonts w:asciiTheme="minorHAnsi" w:hAnsiTheme="minorHAnsi" w:eastAsiaTheme="minorEastAsia" w:cstheme="minorBidi"/>
              <w:noProof/>
              <w:lang w:val="en-US"/>
            </w:rPr>
          </w:pPr>
          <w:hyperlink w:history="1" w:anchor="_Toc63015977">
            <w:r w:rsidRPr="0046630D" w:rsidR="001A058B">
              <w:rPr>
                <w:rStyle w:val="Hyperlink"/>
                <w:noProof/>
              </w:rPr>
              <w:t>System Requirements</w:t>
            </w:r>
            <w:r w:rsidR="001A058B">
              <w:rPr>
                <w:noProof/>
                <w:webHidden/>
              </w:rPr>
              <w:tab/>
            </w:r>
            <w:r w:rsidR="001A058B">
              <w:rPr>
                <w:noProof/>
                <w:webHidden/>
              </w:rPr>
              <w:fldChar w:fldCharType="begin"/>
            </w:r>
            <w:r w:rsidR="001A058B">
              <w:rPr>
                <w:noProof/>
                <w:webHidden/>
              </w:rPr>
              <w:instrText xml:space="preserve"> PAGEREF _Toc63015977 \h </w:instrText>
            </w:r>
            <w:r w:rsidR="001A058B">
              <w:rPr>
                <w:noProof/>
                <w:webHidden/>
              </w:rPr>
            </w:r>
            <w:r w:rsidR="001A058B">
              <w:rPr>
                <w:noProof/>
                <w:webHidden/>
              </w:rPr>
              <w:fldChar w:fldCharType="separate"/>
            </w:r>
            <w:r w:rsidR="001A058B">
              <w:rPr>
                <w:noProof/>
                <w:webHidden/>
              </w:rPr>
              <w:t>22</w:t>
            </w:r>
            <w:r w:rsidR="001A058B">
              <w:rPr>
                <w:noProof/>
                <w:webHidden/>
              </w:rPr>
              <w:fldChar w:fldCharType="end"/>
            </w:r>
          </w:hyperlink>
        </w:p>
        <w:p w:rsidR="001A058B" w:rsidRDefault="00811243" w14:paraId="3EE67AA7" w14:textId="7B48ABFE">
          <w:pPr>
            <w:pStyle w:val="TOC2"/>
            <w:tabs>
              <w:tab w:val="right" w:leader="dot" w:pos="9350"/>
            </w:tabs>
            <w:rPr>
              <w:rFonts w:asciiTheme="minorHAnsi" w:hAnsiTheme="minorHAnsi" w:eastAsiaTheme="minorEastAsia" w:cstheme="minorBidi"/>
              <w:noProof/>
              <w:lang w:val="en-US"/>
            </w:rPr>
          </w:pPr>
          <w:hyperlink w:history="1" w:anchor="_Toc63015978">
            <w:r w:rsidRPr="0046630D" w:rsidR="001A058B">
              <w:rPr>
                <w:rStyle w:val="Hyperlink"/>
                <w:noProof/>
              </w:rPr>
              <w:t>Use Case Diagrams</w:t>
            </w:r>
            <w:r w:rsidR="001A058B">
              <w:rPr>
                <w:noProof/>
                <w:webHidden/>
              </w:rPr>
              <w:tab/>
            </w:r>
            <w:r w:rsidR="001A058B">
              <w:rPr>
                <w:noProof/>
                <w:webHidden/>
              </w:rPr>
              <w:fldChar w:fldCharType="begin"/>
            </w:r>
            <w:r w:rsidR="001A058B">
              <w:rPr>
                <w:noProof/>
                <w:webHidden/>
              </w:rPr>
              <w:instrText xml:space="preserve"> PAGEREF _Toc63015978 \h </w:instrText>
            </w:r>
            <w:r w:rsidR="001A058B">
              <w:rPr>
                <w:noProof/>
                <w:webHidden/>
              </w:rPr>
            </w:r>
            <w:r w:rsidR="001A058B">
              <w:rPr>
                <w:noProof/>
                <w:webHidden/>
              </w:rPr>
              <w:fldChar w:fldCharType="separate"/>
            </w:r>
            <w:r w:rsidR="001A058B">
              <w:rPr>
                <w:noProof/>
                <w:webHidden/>
              </w:rPr>
              <w:t>22</w:t>
            </w:r>
            <w:r w:rsidR="001A058B">
              <w:rPr>
                <w:noProof/>
                <w:webHidden/>
              </w:rPr>
              <w:fldChar w:fldCharType="end"/>
            </w:r>
          </w:hyperlink>
        </w:p>
        <w:p w:rsidR="001A058B" w:rsidRDefault="00811243" w14:paraId="2AFC3C2D" w14:textId="3E4CCDD0">
          <w:pPr>
            <w:pStyle w:val="TOC1"/>
            <w:tabs>
              <w:tab w:val="right" w:leader="dot" w:pos="9350"/>
            </w:tabs>
            <w:rPr>
              <w:rFonts w:asciiTheme="minorHAnsi" w:hAnsiTheme="minorHAnsi" w:eastAsiaTheme="minorEastAsia" w:cstheme="minorBidi"/>
              <w:noProof/>
              <w:lang w:val="en-US"/>
            </w:rPr>
          </w:pPr>
          <w:hyperlink w:history="1" w:anchor="_Toc63015979">
            <w:r w:rsidRPr="0046630D" w:rsidR="001A058B">
              <w:rPr>
                <w:rStyle w:val="Hyperlink"/>
                <w:noProof/>
              </w:rPr>
              <w:t>Use Case Descriptions and Scenarios</w:t>
            </w:r>
            <w:r w:rsidR="001A058B">
              <w:rPr>
                <w:noProof/>
                <w:webHidden/>
              </w:rPr>
              <w:tab/>
            </w:r>
            <w:r w:rsidR="001A058B">
              <w:rPr>
                <w:noProof/>
                <w:webHidden/>
              </w:rPr>
              <w:fldChar w:fldCharType="begin"/>
            </w:r>
            <w:r w:rsidR="001A058B">
              <w:rPr>
                <w:noProof/>
                <w:webHidden/>
              </w:rPr>
              <w:instrText xml:space="preserve"> PAGEREF _Toc63015979 \h </w:instrText>
            </w:r>
            <w:r w:rsidR="001A058B">
              <w:rPr>
                <w:noProof/>
                <w:webHidden/>
              </w:rPr>
            </w:r>
            <w:r w:rsidR="001A058B">
              <w:rPr>
                <w:noProof/>
                <w:webHidden/>
              </w:rPr>
              <w:fldChar w:fldCharType="separate"/>
            </w:r>
            <w:r w:rsidR="001A058B">
              <w:rPr>
                <w:noProof/>
                <w:webHidden/>
              </w:rPr>
              <w:t>24</w:t>
            </w:r>
            <w:r w:rsidR="001A058B">
              <w:rPr>
                <w:noProof/>
                <w:webHidden/>
              </w:rPr>
              <w:fldChar w:fldCharType="end"/>
            </w:r>
          </w:hyperlink>
        </w:p>
        <w:p w:rsidR="001A058B" w:rsidRDefault="00811243" w14:paraId="299D4638" w14:textId="5CF3944F">
          <w:pPr>
            <w:pStyle w:val="TOC2"/>
            <w:tabs>
              <w:tab w:val="right" w:leader="dot" w:pos="9350"/>
            </w:tabs>
            <w:rPr>
              <w:rFonts w:asciiTheme="minorHAnsi" w:hAnsiTheme="minorHAnsi" w:eastAsiaTheme="minorEastAsia" w:cstheme="minorBidi"/>
              <w:noProof/>
              <w:lang w:val="en-US"/>
            </w:rPr>
          </w:pPr>
          <w:hyperlink w:history="1" w:anchor="_Toc63015980">
            <w:r w:rsidRPr="0046630D" w:rsidR="001A058B">
              <w:rPr>
                <w:rStyle w:val="Hyperlink"/>
                <w:noProof/>
                <w:lang w:val="en-CA"/>
              </w:rPr>
              <w:t>Use Case 1: Login</w:t>
            </w:r>
            <w:r w:rsidR="001A058B">
              <w:rPr>
                <w:noProof/>
                <w:webHidden/>
              </w:rPr>
              <w:tab/>
            </w:r>
            <w:r w:rsidR="001A058B">
              <w:rPr>
                <w:noProof/>
                <w:webHidden/>
              </w:rPr>
              <w:fldChar w:fldCharType="begin"/>
            </w:r>
            <w:r w:rsidR="001A058B">
              <w:rPr>
                <w:noProof/>
                <w:webHidden/>
              </w:rPr>
              <w:instrText xml:space="preserve"> PAGEREF _Toc63015980 \h </w:instrText>
            </w:r>
            <w:r w:rsidR="001A058B">
              <w:rPr>
                <w:noProof/>
                <w:webHidden/>
              </w:rPr>
            </w:r>
            <w:r w:rsidR="001A058B">
              <w:rPr>
                <w:noProof/>
                <w:webHidden/>
              </w:rPr>
              <w:fldChar w:fldCharType="separate"/>
            </w:r>
            <w:r w:rsidR="001A058B">
              <w:rPr>
                <w:noProof/>
                <w:webHidden/>
              </w:rPr>
              <w:t>24</w:t>
            </w:r>
            <w:r w:rsidR="001A058B">
              <w:rPr>
                <w:noProof/>
                <w:webHidden/>
              </w:rPr>
              <w:fldChar w:fldCharType="end"/>
            </w:r>
          </w:hyperlink>
        </w:p>
        <w:p w:rsidR="001A058B" w:rsidRDefault="00811243" w14:paraId="119B8AD8" w14:textId="6A270324">
          <w:pPr>
            <w:pStyle w:val="TOC2"/>
            <w:tabs>
              <w:tab w:val="right" w:leader="dot" w:pos="9350"/>
            </w:tabs>
            <w:rPr>
              <w:rFonts w:asciiTheme="minorHAnsi" w:hAnsiTheme="minorHAnsi" w:eastAsiaTheme="minorEastAsia" w:cstheme="minorBidi"/>
              <w:noProof/>
              <w:lang w:val="en-US"/>
            </w:rPr>
          </w:pPr>
          <w:hyperlink w:history="1" w:anchor="_Toc63015981">
            <w:r w:rsidRPr="0046630D" w:rsidR="001A058B">
              <w:rPr>
                <w:rStyle w:val="Hyperlink"/>
                <w:noProof/>
                <w:lang w:val="en-CA"/>
              </w:rPr>
              <w:t>Use Case 2: Create an Account</w:t>
            </w:r>
            <w:r w:rsidR="001A058B">
              <w:rPr>
                <w:noProof/>
                <w:webHidden/>
              </w:rPr>
              <w:tab/>
            </w:r>
            <w:r w:rsidR="001A058B">
              <w:rPr>
                <w:noProof/>
                <w:webHidden/>
              </w:rPr>
              <w:fldChar w:fldCharType="begin"/>
            </w:r>
            <w:r w:rsidR="001A058B">
              <w:rPr>
                <w:noProof/>
                <w:webHidden/>
              </w:rPr>
              <w:instrText xml:space="preserve"> PAGEREF _Toc63015981 \h </w:instrText>
            </w:r>
            <w:r w:rsidR="001A058B">
              <w:rPr>
                <w:noProof/>
                <w:webHidden/>
              </w:rPr>
            </w:r>
            <w:r w:rsidR="001A058B">
              <w:rPr>
                <w:noProof/>
                <w:webHidden/>
              </w:rPr>
              <w:fldChar w:fldCharType="separate"/>
            </w:r>
            <w:r w:rsidR="001A058B">
              <w:rPr>
                <w:noProof/>
                <w:webHidden/>
              </w:rPr>
              <w:t>25</w:t>
            </w:r>
            <w:r w:rsidR="001A058B">
              <w:rPr>
                <w:noProof/>
                <w:webHidden/>
              </w:rPr>
              <w:fldChar w:fldCharType="end"/>
            </w:r>
          </w:hyperlink>
        </w:p>
        <w:p w:rsidR="001A058B" w:rsidRDefault="00811243" w14:paraId="172A324D" w14:textId="287FBC73">
          <w:pPr>
            <w:pStyle w:val="TOC2"/>
            <w:tabs>
              <w:tab w:val="right" w:leader="dot" w:pos="9350"/>
            </w:tabs>
            <w:rPr>
              <w:rFonts w:asciiTheme="minorHAnsi" w:hAnsiTheme="minorHAnsi" w:eastAsiaTheme="minorEastAsia" w:cstheme="minorBidi"/>
              <w:noProof/>
              <w:lang w:val="en-US"/>
            </w:rPr>
          </w:pPr>
          <w:hyperlink w:history="1" w:anchor="_Toc63015982">
            <w:r w:rsidRPr="0046630D" w:rsidR="001A058B">
              <w:rPr>
                <w:rStyle w:val="Hyperlink"/>
                <w:noProof/>
                <w:lang w:val="en-CA"/>
              </w:rPr>
              <w:t>Use Case 3: Reset Password</w:t>
            </w:r>
            <w:r w:rsidR="001A058B">
              <w:rPr>
                <w:noProof/>
                <w:webHidden/>
              </w:rPr>
              <w:tab/>
            </w:r>
            <w:r w:rsidR="001A058B">
              <w:rPr>
                <w:noProof/>
                <w:webHidden/>
              </w:rPr>
              <w:fldChar w:fldCharType="begin"/>
            </w:r>
            <w:r w:rsidR="001A058B">
              <w:rPr>
                <w:noProof/>
                <w:webHidden/>
              </w:rPr>
              <w:instrText xml:space="preserve"> PAGEREF _Toc63015982 \h </w:instrText>
            </w:r>
            <w:r w:rsidR="001A058B">
              <w:rPr>
                <w:noProof/>
                <w:webHidden/>
              </w:rPr>
            </w:r>
            <w:r w:rsidR="001A058B">
              <w:rPr>
                <w:noProof/>
                <w:webHidden/>
              </w:rPr>
              <w:fldChar w:fldCharType="separate"/>
            </w:r>
            <w:r w:rsidR="001A058B">
              <w:rPr>
                <w:noProof/>
                <w:webHidden/>
              </w:rPr>
              <w:t>26</w:t>
            </w:r>
            <w:r w:rsidR="001A058B">
              <w:rPr>
                <w:noProof/>
                <w:webHidden/>
              </w:rPr>
              <w:fldChar w:fldCharType="end"/>
            </w:r>
          </w:hyperlink>
        </w:p>
        <w:p w:rsidR="001A058B" w:rsidRDefault="00811243" w14:paraId="48D85F6E" w14:textId="4932DA3F">
          <w:pPr>
            <w:pStyle w:val="TOC2"/>
            <w:tabs>
              <w:tab w:val="right" w:leader="dot" w:pos="9350"/>
            </w:tabs>
            <w:rPr>
              <w:rFonts w:asciiTheme="minorHAnsi" w:hAnsiTheme="minorHAnsi" w:eastAsiaTheme="minorEastAsia" w:cstheme="minorBidi"/>
              <w:noProof/>
              <w:lang w:val="en-US"/>
            </w:rPr>
          </w:pPr>
          <w:hyperlink w:history="1" w:anchor="_Toc63015983">
            <w:r w:rsidRPr="0046630D" w:rsidR="001A058B">
              <w:rPr>
                <w:rStyle w:val="Hyperlink"/>
                <w:noProof/>
                <w:lang w:val="en-CA"/>
              </w:rPr>
              <w:t>Use Case 4:  Update Account Information</w:t>
            </w:r>
            <w:r w:rsidR="001A058B">
              <w:rPr>
                <w:noProof/>
                <w:webHidden/>
              </w:rPr>
              <w:tab/>
            </w:r>
            <w:r w:rsidR="001A058B">
              <w:rPr>
                <w:noProof/>
                <w:webHidden/>
              </w:rPr>
              <w:fldChar w:fldCharType="begin"/>
            </w:r>
            <w:r w:rsidR="001A058B">
              <w:rPr>
                <w:noProof/>
                <w:webHidden/>
              </w:rPr>
              <w:instrText xml:space="preserve"> PAGEREF _Toc63015983 \h </w:instrText>
            </w:r>
            <w:r w:rsidR="001A058B">
              <w:rPr>
                <w:noProof/>
                <w:webHidden/>
              </w:rPr>
            </w:r>
            <w:r w:rsidR="001A058B">
              <w:rPr>
                <w:noProof/>
                <w:webHidden/>
              </w:rPr>
              <w:fldChar w:fldCharType="separate"/>
            </w:r>
            <w:r w:rsidR="001A058B">
              <w:rPr>
                <w:noProof/>
                <w:webHidden/>
              </w:rPr>
              <w:t>27</w:t>
            </w:r>
            <w:r w:rsidR="001A058B">
              <w:rPr>
                <w:noProof/>
                <w:webHidden/>
              </w:rPr>
              <w:fldChar w:fldCharType="end"/>
            </w:r>
          </w:hyperlink>
        </w:p>
        <w:p w:rsidR="001A058B" w:rsidRDefault="00811243" w14:paraId="2FD1E64A" w14:textId="5C0F3227">
          <w:pPr>
            <w:pStyle w:val="TOC2"/>
            <w:tabs>
              <w:tab w:val="right" w:leader="dot" w:pos="9350"/>
            </w:tabs>
            <w:rPr>
              <w:rFonts w:asciiTheme="minorHAnsi" w:hAnsiTheme="minorHAnsi" w:eastAsiaTheme="minorEastAsia" w:cstheme="minorBidi"/>
              <w:noProof/>
              <w:lang w:val="en-US"/>
            </w:rPr>
          </w:pPr>
          <w:hyperlink w:history="1" w:anchor="_Toc63015984">
            <w:r w:rsidRPr="0046630D" w:rsidR="001A058B">
              <w:rPr>
                <w:rStyle w:val="Hyperlink"/>
                <w:noProof/>
                <w:lang w:val="en-CA"/>
              </w:rPr>
              <w:t>Use Case 5: Change Password</w:t>
            </w:r>
            <w:r w:rsidR="001A058B">
              <w:rPr>
                <w:noProof/>
                <w:webHidden/>
              </w:rPr>
              <w:tab/>
            </w:r>
            <w:r w:rsidR="001A058B">
              <w:rPr>
                <w:noProof/>
                <w:webHidden/>
              </w:rPr>
              <w:fldChar w:fldCharType="begin"/>
            </w:r>
            <w:r w:rsidR="001A058B">
              <w:rPr>
                <w:noProof/>
                <w:webHidden/>
              </w:rPr>
              <w:instrText xml:space="preserve"> PAGEREF _Toc63015984 \h </w:instrText>
            </w:r>
            <w:r w:rsidR="001A058B">
              <w:rPr>
                <w:noProof/>
                <w:webHidden/>
              </w:rPr>
            </w:r>
            <w:r w:rsidR="001A058B">
              <w:rPr>
                <w:noProof/>
                <w:webHidden/>
              </w:rPr>
              <w:fldChar w:fldCharType="separate"/>
            </w:r>
            <w:r w:rsidR="001A058B">
              <w:rPr>
                <w:noProof/>
                <w:webHidden/>
              </w:rPr>
              <w:t>28</w:t>
            </w:r>
            <w:r w:rsidR="001A058B">
              <w:rPr>
                <w:noProof/>
                <w:webHidden/>
              </w:rPr>
              <w:fldChar w:fldCharType="end"/>
            </w:r>
          </w:hyperlink>
        </w:p>
        <w:p w:rsidR="001A058B" w:rsidRDefault="00811243" w14:paraId="227C6ADE" w14:textId="11921C8A">
          <w:pPr>
            <w:pStyle w:val="TOC2"/>
            <w:tabs>
              <w:tab w:val="right" w:leader="dot" w:pos="9350"/>
            </w:tabs>
            <w:rPr>
              <w:rFonts w:asciiTheme="minorHAnsi" w:hAnsiTheme="minorHAnsi" w:eastAsiaTheme="minorEastAsia" w:cstheme="minorBidi"/>
              <w:noProof/>
              <w:lang w:val="en-US"/>
            </w:rPr>
          </w:pPr>
          <w:hyperlink w:history="1" w:anchor="_Toc63015985">
            <w:r w:rsidRPr="0046630D" w:rsidR="001A058B">
              <w:rPr>
                <w:rStyle w:val="Hyperlink"/>
                <w:noProof/>
                <w:lang w:val="en-CA"/>
              </w:rPr>
              <w:t>Use Case 6:  Client Delete Account</w:t>
            </w:r>
            <w:r w:rsidR="001A058B">
              <w:rPr>
                <w:noProof/>
                <w:webHidden/>
              </w:rPr>
              <w:tab/>
            </w:r>
            <w:r w:rsidR="001A058B">
              <w:rPr>
                <w:noProof/>
                <w:webHidden/>
              </w:rPr>
              <w:fldChar w:fldCharType="begin"/>
            </w:r>
            <w:r w:rsidR="001A058B">
              <w:rPr>
                <w:noProof/>
                <w:webHidden/>
              </w:rPr>
              <w:instrText xml:space="preserve"> PAGEREF _Toc63015985 \h </w:instrText>
            </w:r>
            <w:r w:rsidR="001A058B">
              <w:rPr>
                <w:noProof/>
                <w:webHidden/>
              </w:rPr>
            </w:r>
            <w:r w:rsidR="001A058B">
              <w:rPr>
                <w:noProof/>
                <w:webHidden/>
              </w:rPr>
              <w:fldChar w:fldCharType="separate"/>
            </w:r>
            <w:r w:rsidR="001A058B">
              <w:rPr>
                <w:noProof/>
                <w:webHidden/>
              </w:rPr>
              <w:t>29</w:t>
            </w:r>
            <w:r w:rsidR="001A058B">
              <w:rPr>
                <w:noProof/>
                <w:webHidden/>
              </w:rPr>
              <w:fldChar w:fldCharType="end"/>
            </w:r>
          </w:hyperlink>
        </w:p>
        <w:p w:rsidR="001A058B" w:rsidRDefault="00811243" w14:paraId="1A1C9327" w14:textId="57A2AC1D">
          <w:pPr>
            <w:pStyle w:val="TOC2"/>
            <w:tabs>
              <w:tab w:val="right" w:leader="dot" w:pos="9350"/>
            </w:tabs>
            <w:rPr>
              <w:rFonts w:asciiTheme="minorHAnsi" w:hAnsiTheme="minorHAnsi" w:eastAsiaTheme="minorEastAsia" w:cstheme="minorBidi"/>
              <w:noProof/>
              <w:lang w:val="en-US"/>
            </w:rPr>
          </w:pPr>
          <w:hyperlink w:history="1" w:anchor="_Toc63015986">
            <w:r w:rsidRPr="0046630D" w:rsidR="001A058B">
              <w:rPr>
                <w:rStyle w:val="Hyperlink"/>
                <w:noProof/>
                <w:lang w:val="en-CA"/>
              </w:rPr>
              <w:t>Use Case 7: Client Adds Pet Profile</w:t>
            </w:r>
            <w:r w:rsidR="001A058B">
              <w:rPr>
                <w:noProof/>
                <w:webHidden/>
              </w:rPr>
              <w:tab/>
            </w:r>
            <w:r w:rsidR="001A058B">
              <w:rPr>
                <w:noProof/>
                <w:webHidden/>
              </w:rPr>
              <w:fldChar w:fldCharType="begin"/>
            </w:r>
            <w:r w:rsidR="001A058B">
              <w:rPr>
                <w:noProof/>
                <w:webHidden/>
              </w:rPr>
              <w:instrText xml:space="preserve"> PAGEREF _Toc63015986 \h </w:instrText>
            </w:r>
            <w:r w:rsidR="001A058B">
              <w:rPr>
                <w:noProof/>
                <w:webHidden/>
              </w:rPr>
            </w:r>
            <w:r w:rsidR="001A058B">
              <w:rPr>
                <w:noProof/>
                <w:webHidden/>
              </w:rPr>
              <w:fldChar w:fldCharType="separate"/>
            </w:r>
            <w:r w:rsidR="001A058B">
              <w:rPr>
                <w:noProof/>
                <w:webHidden/>
              </w:rPr>
              <w:t>30</w:t>
            </w:r>
            <w:r w:rsidR="001A058B">
              <w:rPr>
                <w:noProof/>
                <w:webHidden/>
              </w:rPr>
              <w:fldChar w:fldCharType="end"/>
            </w:r>
          </w:hyperlink>
        </w:p>
        <w:p w:rsidR="001A058B" w:rsidRDefault="00811243" w14:paraId="5546041A" w14:textId="6497E25E">
          <w:pPr>
            <w:pStyle w:val="TOC2"/>
            <w:tabs>
              <w:tab w:val="right" w:leader="dot" w:pos="9350"/>
            </w:tabs>
            <w:rPr>
              <w:rFonts w:asciiTheme="minorHAnsi" w:hAnsiTheme="minorHAnsi" w:eastAsiaTheme="minorEastAsia" w:cstheme="minorBidi"/>
              <w:noProof/>
              <w:lang w:val="en-US"/>
            </w:rPr>
          </w:pPr>
          <w:hyperlink w:history="1" w:anchor="_Toc63015987">
            <w:r w:rsidRPr="0046630D" w:rsidR="001A058B">
              <w:rPr>
                <w:rStyle w:val="Hyperlink"/>
                <w:noProof/>
                <w:lang w:val="en-CA"/>
              </w:rPr>
              <w:t xml:space="preserve">Use Case 8: </w:t>
            </w:r>
            <w:r w:rsidRPr="0046630D" w:rsidR="001A058B">
              <w:rPr>
                <w:rStyle w:val="Hyperlink"/>
                <w:noProof/>
                <w:lang w:val="en-US"/>
              </w:rPr>
              <w:t>Client Views Pet Profile List</w:t>
            </w:r>
            <w:r w:rsidR="001A058B">
              <w:rPr>
                <w:noProof/>
                <w:webHidden/>
              </w:rPr>
              <w:tab/>
            </w:r>
            <w:r w:rsidR="001A058B">
              <w:rPr>
                <w:noProof/>
                <w:webHidden/>
              </w:rPr>
              <w:fldChar w:fldCharType="begin"/>
            </w:r>
            <w:r w:rsidR="001A058B">
              <w:rPr>
                <w:noProof/>
                <w:webHidden/>
              </w:rPr>
              <w:instrText xml:space="preserve"> PAGEREF _Toc63015987 \h </w:instrText>
            </w:r>
            <w:r w:rsidR="001A058B">
              <w:rPr>
                <w:noProof/>
                <w:webHidden/>
              </w:rPr>
            </w:r>
            <w:r w:rsidR="001A058B">
              <w:rPr>
                <w:noProof/>
                <w:webHidden/>
              </w:rPr>
              <w:fldChar w:fldCharType="separate"/>
            </w:r>
            <w:r w:rsidR="001A058B">
              <w:rPr>
                <w:noProof/>
                <w:webHidden/>
              </w:rPr>
              <w:t>31</w:t>
            </w:r>
            <w:r w:rsidR="001A058B">
              <w:rPr>
                <w:noProof/>
                <w:webHidden/>
              </w:rPr>
              <w:fldChar w:fldCharType="end"/>
            </w:r>
          </w:hyperlink>
        </w:p>
        <w:p w:rsidR="001A058B" w:rsidRDefault="00811243" w14:paraId="7A18377A" w14:textId="54F19C1E">
          <w:pPr>
            <w:pStyle w:val="TOC2"/>
            <w:tabs>
              <w:tab w:val="right" w:leader="dot" w:pos="9350"/>
            </w:tabs>
            <w:rPr>
              <w:rFonts w:asciiTheme="minorHAnsi" w:hAnsiTheme="minorHAnsi" w:eastAsiaTheme="minorEastAsia" w:cstheme="minorBidi"/>
              <w:noProof/>
              <w:lang w:val="en-US"/>
            </w:rPr>
          </w:pPr>
          <w:hyperlink w:history="1" w:anchor="_Toc63015988">
            <w:r w:rsidRPr="0046630D" w:rsidR="001A058B">
              <w:rPr>
                <w:rStyle w:val="Hyperlink"/>
                <w:noProof/>
                <w:lang w:val="en-CA"/>
              </w:rPr>
              <w:t xml:space="preserve">Use Case 9: </w:t>
            </w:r>
            <w:r w:rsidRPr="0046630D" w:rsidR="001A058B">
              <w:rPr>
                <w:rStyle w:val="Hyperlink"/>
                <w:noProof/>
                <w:lang w:val="en-US"/>
              </w:rPr>
              <w:t>Client views a pet’s profile</w:t>
            </w:r>
            <w:r w:rsidR="001A058B">
              <w:rPr>
                <w:noProof/>
                <w:webHidden/>
              </w:rPr>
              <w:tab/>
            </w:r>
            <w:r w:rsidR="001A058B">
              <w:rPr>
                <w:noProof/>
                <w:webHidden/>
              </w:rPr>
              <w:fldChar w:fldCharType="begin"/>
            </w:r>
            <w:r w:rsidR="001A058B">
              <w:rPr>
                <w:noProof/>
                <w:webHidden/>
              </w:rPr>
              <w:instrText xml:space="preserve"> PAGEREF _Toc63015988 \h </w:instrText>
            </w:r>
            <w:r w:rsidR="001A058B">
              <w:rPr>
                <w:noProof/>
                <w:webHidden/>
              </w:rPr>
            </w:r>
            <w:r w:rsidR="001A058B">
              <w:rPr>
                <w:noProof/>
                <w:webHidden/>
              </w:rPr>
              <w:fldChar w:fldCharType="separate"/>
            </w:r>
            <w:r w:rsidR="001A058B">
              <w:rPr>
                <w:noProof/>
                <w:webHidden/>
              </w:rPr>
              <w:t>32</w:t>
            </w:r>
            <w:r w:rsidR="001A058B">
              <w:rPr>
                <w:noProof/>
                <w:webHidden/>
              </w:rPr>
              <w:fldChar w:fldCharType="end"/>
            </w:r>
          </w:hyperlink>
        </w:p>
        <w:p w:rsidR="001A058B" w:rsidRDefault="00811243" w14:paraId="0E1541F4" w14:textId="1234EBB7">
          <w:pPr>
            <w:pStyle w:val="TOC2"/>
            <w:tabs>
              <w:tab w:val="right" w:leader="dot" w:pos="9350"/>
            </w:tabs>
            <w:rPr>
              <w:rFonts w:asciiTheme="minorHAnsi" w:hAnsiTheme="minorHAnsi" w:eastAsiaTheme="minorEastAsia" w:cstheme="minorBidi"/>
              <w:noProof/>
              <w:lang w:val="en-US"/>
            </w:rPr>
          </w:pPr>
          <w:hyperlink w:history="1" w:anchor="_Toc63015989">
            <w:r w:rsidRPr="0046630D" w:rsidR="001A058B">
              <w:rPr>
                <w:rStyle w:val="Hyperlink"/>
                <w:noProof/>
                <w:lang w:val="en-US"/>
              </w:rPr>
              <w:t>Use Case 10: Client Updates a pet’s information</w:t>
            </w:r>
            <w:r w:rsidR="001A058B">
              <w:rPr>
                <w:noProof/>
                <w:webHidden/>
              </w:rPr>
              <w:tab/>
            </w:r>
            <w:r w:rsidR="001A058B">
              <w:rPr>
                <w:noProof/>
                <w:webHidden/>
              </w:rPr>
              <w:fldChar w:fldCharType="begin"/>
            </w:r>
            <w:r w:rsidR="001A058B">
              <w:rPr>
                <w:noProof/>
                <w:webHidden/>
              </w:rPr>
              <w:instrText xml:space="preserve"> PAGEREF _Toc63015989 \h </w:instrText>
            </w:r>
            <w:r w:rsidR="001A058B">
              <w:rPr>
                <w:noProof/>
                <w:webHidden/>
              </w:rPr>
            </w:r>
            <w:r w:rsidR="001A058B">
              <w:rPr>
                <w:noProof/>
                <w:webHidden/>
              </w:rPr>
              <w:fldChar w:fldCharType="separate"/>
            </w:r>
            <w:r w:rsidR="001A058B">
              <w:rPr>
                <w:noProof/>
                <w:webHidden/>
              </w:rPr>
              <w:t>33</w:t>
            </w:r>
            <w:r w:rsidR="001A058B">
              <w:rPr>
                <w:noProof/>
                <w:webHidden/>
              </w:rPr>
              <w:fldChar w:fldCharType="end"/>
            </w:r>
          </w:hyperlink>
        </w:p>
        <w:p w:rsidR="001A058B" w:rsidRDefault="00811243" w14:paraId="608FE037" w14:textId="1859A7D9">
          <w:pPr>
            <w:pStyle w:val="TOC2"/>
            <w:tabs>
              <w:tab w:val="right" w:leader="dot" w:pos="9350"/>
            </w:tabs>
            <w:rPr>
              <w:rFonts w:asciiTheme="minorHAnsi" w:hAnsiTheme="minorHAnsi" w:eastAsiaTheme="minorEastAsia" w:cstheme="minorBidi"/>
              <w:noProof/>
              <w:lang w:val="en-US"/>
            </w:rPr>
          </w:pPr>
          <w:hyperlink w:history="1" w:anchor="_Toc63015990">
            <w:r w:rsidRPr="0046630D" w:rsidR="001A058B">
              <w:rPr>
                <w:rStyle w:val="Hyperlink"/>
                <w:noProof/>
                <w:lang w:val="en-US"/>
              </w:rPr>
              <w:t>Use Case 11: Client view’s the available schedule</w:t>
            </w:r>
            <w:r w:rsidR="001A058B">
              <w:rPr>
                <w:noProof/>
                <w:webHidden/>
              </w:rPr>
              <w:tab/>
            </w:r>
            <w:r w:rsidR="001A058B">
              <w:rPr>
                <w:noProof/>
                <w:webHidden/>
              </w:rPr>
              <w:fldChar w:fldCharType="begin"/>
            </w:r>
            <w:r w:rsidR="001A058B">
              <w:rPr>
                <w:noProof/>
                <w:webHidden/>
              </w:rPr>
              <w:instrText xml:space="preserve"> PAGEREF _Toc63015990 \h </w:instrText>
            </w:r>
            <w:r w:rsidR="001A058B">
              <w:rPr>
                <w:noProof/>
                <w:webHidden/>
              </w:rPr>
            </w:r>
            <w:r w:rsidR="001A058B">
              <w:rPr>
                <w:noProof/>
                <w:webHidden/>
              </w:rPr>
              <w:fldChar w:fldCharType="separate"/>
            </w:r>
            <w:r w:rsidR="001A058B">
              <w:rPr>
                <w:noProof/>
                <w:webHidden/>
              </w:rPr>
              <w:t>34</w:t>
            </w:r>
            <w:r w:rsidR="001A058B">
              <w:rPr>
                <w:noProof/>
                <w:webHidden/>
              </w:rPr>
              <w:fldChar w:fldCharType="end"/>
            </w:r>
          </w:hyperlink>
        </w:p>
        <w:p w:rsidR="001A058B" w:rsidRDefault="00811243" w14:paraId="0A998F20" w14:textId="23007AD5">
          <w:pPr>
            <w:pStyle w:val="TOC2"/>
            <w:tabs>
              <w:tab w:val="right" w:leader="dot" w:pos="9350"/>
            </w:tabs>
            <w:rPr>
              <w:rFonts w:asciiTheme="minorHAnsi" w:hAnsiTheme="minorHAnsi" w:eastAsiaTheme="minorEastAsia" w:cstheme="minorBidi"/>
              <w:noProof/>
              <w:lang w:val="en-US"/>
            </w:rPr>
          </w:pPr>
          <w:hyperlink w:history="1" w:anchor="_Toc63015991">
            <w:r w:rsidRPr="0046630D" w:rsidR="001A058B">
              <w:rPr>
                <w:rStyle w:val="Hyperlink"/>
                <w:noProof/>
                <w:lang w:val="en-US"/>
              </w:rPr>
              <w:t>Use Case 12: Client books an appointment</w:t>
            </w:r>
            <w:r w:rsidR="001A058B">
              <w:rPr>
                <w:noProof/>
                <w:webHidden/>
              </w:rPr>
              <w:tab/>
            </w:r>
            <w:r w:rsidR="001A058B">
              <w:rPr>
                <w:noProof/>
                <w:webHidden/>
              </w:rPr>
              <w:fldChar w:fldCharType="begin"/>
            </w:r>
            <w:r w:rsidR="001A058B">
              <w:rPr>
                <w:noProof/>
                <w:webHidden/>
              </w:rPr>
              <w:instrText xml:space="preserve"> PAGEREF _Toc63015991 \h </w:instrText>
            </w:r>
            <w:r w:rsidR="001A058B">
              <w:rPr>
                <w:noProof/>
                <w:webHidden/>
              </w:rPr>
            </w:r>
            <w:r w:rsidR="001A058B">
              <w:rPr>
                <w:noProof/>
                <w:webHidden/>
              </w:rPr>
              <w:fldChar w:fldCharType="separate"/>
            </w:r>
            <w:r w:rsidR="001A058B">
              <w:rPr>
                <w:noProof/>
                <w:webHidden/>
              </w:rPr>
              <w:t>35</w:t>
            </w:r>
            <w:r w:rsidR="001A058B">
              <w:rPr>
                <w:noProof/>
                <w:webHidden/>
              </w:rPr>
              <w:fldChar w:fldCharType="end"/>
            </w:r>
          </w:hyperlink>
        </w:p>
        <w:p w:rsidR="001A058B" w:rsidRDefault="00811243" w14:paraId="40147CBE" w14:textId="18C869FC">
          <w:pPr>
            <w:pStyle w:val="TOC2"/>
            <w:tabs>
              <w:tab w:val="right" w:leader="dot" w:pos="9350"/>
            </w:tabs>
            <w:rPr>
              <w:rFonts w:asciiTheme="minorHAnsi" w:hAnsiTheme="minorHAnsi" w:eastAsiaTheme="minorEastAsia" w:cstheme="minorBidi"/>
              <w:noProof/>
              <w:lang w:val="en-US"/>
            </w:rPr>
          </w:pPr>
          <w:hyperlink w:history="1" w:anchor="_Toc63015992">
            <w:r w:rsidRPr="0046630D" w:rsidR="001A058B">
              <w:rPr>
                <w:rStyle w:val="Hyperlink"/>
                <w:noProof/>
                <w:lang w:val="en-US"/>
              </w:rPr>
              <w:t>Use Case 13: Client views their upcoming appointments</w:t>
            </w:r>
            <w:r w:rsidR="001A058B">
              <w:rPr>
                <w:noProof/>
                <w:webHidden/>
              </w:rPr>
              <w:tab/>
            </w:r>
            <w:r w:rsidR="001A058B">
              <w:rPr>
                <w:noProof/>
                <w:webHidden/>
              </w:rPr>
              <w:fldChar w:fldCharType="begin"/>
            </w:r>
            <w:r w:rsidR="001A058B">
              <w:rPr>
                <w:noProof/>
                <w:webHidden/>
              </w:rPr>
              <w:instrText xml:space="preserve"> PAGEREF _Toc63015992 \h </w:instrText>
            </w:r>
            <w:r w:rsidR="001A058B">
              <w:rPr>
                <w:noProof/>
                <w:webHidden/>
              </w:rPr>
            </w:r>
            <w:r w:rsidR="001A058B">
              <w:rPr>
                <w:noProof/>
                <w:webHidden/>
              </w:rPr>
              <w:fldChar w:fldCharType="separate"/>
            </w:r>
            <w:r w:rsidR="001A058B">
              <w:rPr>
                <w:noProof/>
                <w:webHidden/>
              </w:rPr>
              <w:t>36</w:t>
            </w:r>
            <w:r w:rsidR="001A058B">
              <w:rPr>
                <w:noProof/>
                <w:webHidden/>
              </w:rPr>
              <w:fldChar w:fldCharType="end"/>
            </w:r>
          </w:hyperlink>
        </w:p>
        <w:p w:rsidR="001A058B" w:rsidRDefault="00811243" w14:paraId="6D024EC0" w14:textId="40078FFE">
          <w:pPr>
            <w:pStyle w:val="TOC2"/>
            <w:tabs>
              <w:tab w:val="right" w:leader="dot" w:pos="9350"/>
            </w:tabs>
            <w:rPr>
              <w:rFonts w:asciiTheme="minorHAnsi" w:hAnsiTheme="minorHAnsi" w:eastAsiaTheme="minorEastAsia" w:cstheme="minorBidi"/>
              <w:noProof/>
              <w:lang w:val="en-US"/>
            </w:rPr>
          </w:pPr>
          <w:hyperlink w:history="1" w:anchor="_Toc63015993">
            <w:r w:rsidRPr="0046630D" w:rsidR="001A058B">
              <w:rPr>
                <w:rStyle w:val="Hyperlink"/>
                <w:noProof/>
                <w:lang w:val="en-US"/>
              </w:rPr>
              <w:t>Use Case 14: Client updates an appointment</w:t>
            </w:r>
            <w:r w:rsidR="001A058B">
              <w:rPr>
                <w:noProof/>
                <w:webHidden/>
              </w:rPr>
              <w:tab/>
            </w:r>
            <w:r w:rsidR="001A058B">
              <w:rPr>
                <w:noProof/>
                <w:webHidden/>
              </w:rPr>
              <w:fldChar w:fldCharType="begin"/>
            </w:r>
            <w:r w:rsidR="001A058B">
              <w:rPr>
                <w:noProof/>
                <w:webHidden/>
              </w:rPr>
              <w:instrText xml:space="preserve"> PAGEREF _Toc63015993 \h </w:instrText>
            </w:r>
            <w:r w:rsidR="001A058B">
              <w:rPr>
                <w:noProof/>
                <w:webHidden/>
              </w:rPr>
            </w:r>
            <w:r w:rsidR="001A058B">
              <w:rPr>
                <w:noProof/>
                <w:webHidden/>
              </w:rPr>
              <w:fldChar w:fldCharType="separate"/>
            </w:r>
            <w:r w:rsidR="001A058B">
              <w:rPr>
                <w:noProof/>
                <w:webHidden/>
              </w:rPr>
              <w:t>37</w:t>
            </w:r>
            <w:r w:rsidR="001A058B">
              <w:rPr>
                <w:noProof/>
                <w:webHidden/>
              </w:rPr>
              <w:fldChar w:fldCharType="end"/>
            </w:r>
          </w:hyperlink>
        </w:p>
        <w:p w:rsidR="001A058B" w:rsidRDefault="00811243" w14:paraId="0C9411C4" w14:textId="4C9A567B">
          <w:pPr>
            <w:pStyle w:val="TOC2"/>
            <w:tabs>
              <w:tab w:val="right" w:leader="dot" w:pos="9350"/>
            </w:tabs>
            <w:rPr>
              <w:rFonts w:asciiTheme="minorHAnsi" w:hAnsiTheme="minorHAnsi" w:eastAsiaTheme="minorEastAsia" w:cstheme="minorBidi"/>
              <w:noProof/>
              <w:lang w:val="en-US"/>
            </w:rPr>
          </w:pPr>
          <w:hyperlink w:history="1" w:anchor="_Toc63015994">
            <w:r w:rsidRPr="0046630D" w:rsidR="001A058B">
              <w:rPr>
                <w:rStyle w:val="Hyperlink"/>
                <w:noProof/>
              </w:rPr>
              <w:t>User Case 15: Client Cancels Appointment</w:t>
            </w:r>
            <w:r w:rsidR="001A058B">
              <w:rPr>
                <w:noProof/>
                <w:webHidden/>
              </w:rPr>
              <w:tab/>
            </w:r>
            <w:r w:rsidR="001A058B">
              <w:rPr>
                <w:noProof/>
                <w:webHidden/>
              </w:rPr>
              <w:fldChar w:fldCharType="begin"/>
            </w:r>
            <w:r w:rsidR="001A058B">
              <w:rPr>
                <w:noProof/>
                <w:webHidden/>
              </w:rPr>
              <w:instrText xml:space="preserve"> PAGEREF _Toc63015994 \h </w:instrText>
            </w:r>
            <w:r w:rsidR="001A058B">
              <w:rPr>
                <w:noProof/>
                <w:webHidden/>
              </w:rPr>
            </w:r>
            <w:r w:rsidR="001A058B">
              <w:rPr>
                <w:noProof/>
                <w:webHidden/>
              </w:rPr>
              <w:fldChar w:fldCharType="separate"/>
            </w:r>
            <w:r w:rsidR="001A058B">
              <w:rPr>
                <w:noProof/>
                <w:webHidden/>
              </w:rPr>
              <w:t>38</w:t>
            </w:r>
            <w:r w:rsidR="001A058B">
              <w:rPr>
                <w:noProof/>
                <w:webHidden/>
              </w:rPr>
              <w:fldChar w:fldCharType="end"/>
            </w:r>
          </w:hyperlink>
        </w:p>
        <w:p w:rsidR="001A058B" w:rsidRDefault="00811243" w14:paraId="277A42FA" w14:textId="3FF3462A">
          <w:pPr>
            <w:pStyle w:val="TOC2"/>
            <w:tabs>
              <w:tab w:val="right" w:leader="dot" w:pos="9350"/>
            </w:tabs>
            <w:rPr>
              <w:rFonts w:asciiTheme="minorHAnsi" w:hAnsiTheme="minorHAnsi" w:eastAsiaTheme="minorEastAsia" w:cstheme="minorBidi"/>
              <w:noProof/>
              <w:lang w:val="en-US"/>
            </w:rPr>
          </w:pPr>
          <w:hyperlink w:history="1" w:anchor="_Toc63015995">
            <w:r w:rsidRPr="0046630D" w:rsidR="001A058B">
              <w:rPr>
                <w:rStyle w:val="Hyperlink"/>
                <w:noProof/>
              </w:rPr>
              <w:t>User Case 16: Client Views Client Contract</w:t>
            </w:r>
            <w:r w:rsidR="001A058B">
              <w:rPr>
                <w:noProof/>
                <w:webHidden/>
              </w:rPr>
              <w:tab/>
            </w:r>
            <w:r w:rsidR="001A058B">
              <w:rPr>
                <w:noProof/>
                <w:webHidden/>
              </w:rPr>
              <w:fldChar w:fldCharType="begin"/>
            </w:r>
            <w:r w:rsidR="001A058B">
              <w:rPr>
                <w:noProof/>
                <w:webHidden/>
              </w:rPr>
              <w:instrText xml:space="preserve"> PAGEREF _Toc63015995 \h </w:instrText>
            </w:r>
            <w:r w:rsidR="001A058B">
              <w:rPr>
                <w:noProof/>
                <w:webHidden/>
              </w:rPr>
            </w:r>
            <w:r w:rsidR="001A058B">
              <w:rPr>
                <w:noProof/>
                <w:webHidden/>
              </w:rPr>
              <w:fldChar w:fldCharType="separate"/>
            </w:r>
            <w:r w:rsidR="001A058B">
              <w:rPr>
                <w:noProof/>
                <w:webHidden/>
              </w:rPr>
              <w:t>39</w:t>
            </w:r>
            <w:r w:rsidR="001A058B">
              <w:rPr>
                <w:noProof/>
                <w:webHidden/>
              </w:rPr>
              <w:fldChar w:fldCharType="end"/>
            </w:r>
          </w:hyperlink>
        </w:p>
        <w:p w:rsidR="001A058B" w:rsidRDefault="00811243" w14:paraId="18684232" w14:textId="58A1D2FC">
          <w:pPr>
            <w:pStyle w:val="TOC2"/>
            <w:tabs>
              <w:tab w:val="right" w:leader="dot" w:pos="9350"/>
            </w:tabs>
            <w:rPr>
              <w:rFonts w:asciiTheme="minorHAnsi" w:hAnsiTheme="minorHAnsi" w:eastAsiaTheme="minorEastAsia" w:cstheme="minorBidi"/>
              <w:noProof/>
              <w:lang w:val="en-US"/>
            </w:rPr>
          </w:pPr>
          <w:hyperlink w:history="1" w:anchor="_Toc63015996">
            <w:r w:rsidRPr="0046630D" w:rsidR="001A058B">
              <w:rPr>
                <w:rStyle w:val="Hyperlink"/>
                <w:noProof/>
              </w:rPr>
              <w:t>User Case 17: Client Prints Client Contract</w:t>
            </w:r>
            <w:r w:rsidR="001A058B">
              <w:rPr>
                <w:noProof/>
                <w:webHidden/>
              </w:rPr>
              <w:tab/>
            </w:r>
            <w:r w:rsidR="001A058B">
              <w:rPr>
                <w:noProof/>
                <w:webHidden/>
              </w:rPr>
              <w:fldChar w:fldCharType="begin"/>
            </w:r>
            <w:r w:rsidR="001A058B">
              <w:rPr>
                <w:noProof/>
                <w:webHidden/>
              </w:rPr>
              <w:instrText xml:space="preserve"> PAGEREF _Toc63015996 \h </w:instrText>
            </w:r>
            <w:r w:rsidR="001A058B">
              <w:rPr>
                <w:noProof/>
                <w:webHidden/>
              </w:rPr>
            </w:r>
            <w:r w:rsidR="001A058B">
              <w:rPr>
                <w:noProof/>
                <w:webHidden/>
              </w:rPr>
              <w:fldChar w:fldCharType="separate"/>
            </w:r>
            <w:r w:rsidR="001A058B">
              <w:rPr>
                <w:noProof/>
                <w:webHidden/>
              </w:rPr>
              <w:t>40</w:t>
            </w:r>
            <w:r w:rsidR="001A058B">
              <w:rPr>
                <w:noProof/>
                <w:webHidden/>
              </w:rPr>
              <w:fldChar w:fldCharType="end"/>
            </w:r>
          </w:hyperlink>
        </w:p>
        <w:p w:rsidR="001A058B" w:rsidRDefault="00811243" w14:paraId="72C035AD" w14:textId="06B88D2A">
          <w:pPr>
            <w:pStyle w:val="TOC2"/>
            <w:tabs>
              <w:tab w:val="right" w:leader="dot" w:pos="9350"/>
            </w:tabs>
            <w:rPr>
              <w:rFonts w:asciiTheme="minorHAnsi" w:hAnsiTheme="minorHAnsi" w:eastAsiaTheme="minorEastAsia" w:cstheme="minorBidi"/>
              <w:noProof/>
              <w:lang w:val="en-US"/>
            </w:rPr>
          </w:pPr>
          <w:hyperlink w:history="1" w:anchor="_Toc63015997">
            <w:r w:rsidRPr="0046630D" w:rsidR="001A058B">
              <w:rPr>
                <w:rStyle w:val="Hyperlink"/>
                <w:noProof/>
              </w:rPr>
              <w:t>User Case 18: Staff Sets Work Preferences</w:t>
            </w:r>
            <w:r w:rsidR="001A058B">
              <w:rPr>
                <w:noProof/>
                <w:webHidden/>
              </w:rPr>
              <w:tab/>
            </w:r>
            <w:r w:rsidR="001A058B">
              <w:rPr>
                <w:noProof/>
                <w:webHidden/>
              </w:rPr>
              <w:fldChar w:fldCharType="begin"/>
            </w:r>
            <w:r w:rsidR="001A058B">
              <w:rPr>
                <w:noProof/>
                <w:webHidden/>
              </w:rPr>
              <w:instrText xml:space="preserve"> PAGEREF _Toc63015997 \h </w:instrText>
            </w:r>
            <w:r w:rsidR="001A058B">
              <w:rPr>
                <w:noProof/>
                <w:webHidden/>
              </w:rPr>
            </w:r>
            <w:r w:rsidR="001A058B">
              <w:rPr>
                <w:noProof/>
                <w:webHidden/>
              </w:rPr>
              <w:fldChar w:fldCharType="separate"/>
            </w:r>
            <w:r w:rsidR="001A058B">
              <w:rPr>
                <w:noProof/>
                <w:webHidden/>
              </w:rPr>
              <w:t>41</w:t>
            </w:r>
            <w:r w:rsidR="001A058B">
              <w:rPr>
                <w:noProof/>
                <w:webHidden/>
              </w:rPr>
              <w:fldChar w:fldCharType="end"/>
            </w:r>
          </w:hyperlink>
        </w:p>
        <w:p w:rsidR="001A058B" w:rsidRDefault="00811243" w14:paraId="52D832EB" w14:textId="34A6132F">
          <w:pPr>
            <w:pStyle w:val="TOC2"/>
            <w:tabs>
              <w:tab w:val="right" w:leader="dot" w:pos="9350"/>
            </w:tabs>
            <w:rPr>
              <w:rFonts w:asciiTheme="minorHAnsi" w:hAnsiTheme="minorHAnsi" w:eastAsiaTheme="minorEastAsia" w:cstheme="minorBidi"/>
              <w:noProof/>
              <w:lang w:val="en-US"/>
            </w:rPr>
          </w:pPr>
          <w:hyperlink w:history="1" w:anchor="_Toc63015998">
            <w:r w:rsidRPr="0046630D" w:rsidR="001A058B">
              <w:rPr>
                <w:rStyle w:val="Hyperlink"/>
                <w:noProof/>
              </w:rPr>
              <w:t>User Case 19: Staff Views Available Appointments</w:t>
            </w:r>
            <w:r w:rsidR="001A058B">
              <w:rPr>
                <w:noProof/>
                <w:webHidden/>
              </w:rPr>
              <w:tab/>
            </w:r>
            <w:r w:rsidR="001A058B">
              <w:rPr>
                <w:noProof/>
                <w:webHidden/>
              </w:rPr>
              <w:fldChar w:fldCharType="begin"/>
            </w:r>
            <w:r w:rsidR="001A058B">
              <w:rPr>
                <w:noProof/>
                <w:webHidden/>
              </w:rPr>
              <w:instrText xml:space="preserve"> PAGEREF _Toc63015998 \h </w:instrText>
            </w:r>
            <w:r w:rsidR="001A058B">
              <w:rPr>
                <w:noProof/>
                <w:webHidden/>
              </w:rPr>
            </w:r>
            <w:r w:rsidR="001A058B">
              <w:rPr>
                <w:noProof/>
                <w:webHidden/>
              </w:rPr>
              <w:fldChar w:fldCharType="separate"/>
            </w:r>
            <w:r w:rsidR="001A058B">
              <w:rPr>
                <w:noProof/>
                <w:webHidden/>
              </w:rPr>
              <w:t>42</w:t>
            </w:r>
            <w:r w:rsidR="001A058B">
              <w:rPr>
                <w:noProof/>
                <w:webHidden/>
              </w:rPr>
              <w:fldChar w:fldCharType="end"/>
            </w:r>
          </w:hyperlink>
        </w:p>
        <w:p w:rsidR="001A058B" w:rsidRDefault="00811243" w14:paraId="4B2651FD" w14:textId="51BB25D5">
          <w:pPr>
            <w:pStyle w:val="TOC2"/>
            <w:tabs>
              <w:tab w:val="right" w:leader="dot" w:pos="9350"/>
            </w:tabs>
            <w:rPr>
              <w:rFonts w:asciiTheme="minorHAnsi" w:hAnsiTheme="minorHAnsi" w:eastAsiaTheme="minorEastAsia" w:cstheme="minorBidi"/>
              <w:noProof/>
              <w:lang w:val="en-US"/>
            </w:rPr>
          </w:pPr>
          <w:hyperlink w:history="1" w:anchor="_Toc63015999">
            <w:r w:rsidRPr="0046630D" w:rsidR="001A058B">
              <w:rPr>
                <w:rStyle w:val="Hyperlink"/>
                <w:noProof/>
              </w:rPr>
              <w:t>User Case 20: Staff Views Client and Pet Information</w:t>
            </w:r>
            <w:r w:rsidR="001A058B">
              <w:rPr>
                <w:noProof/>
                <w:webHidden/>
              </w:rPr>
              <w:tab/>
            </w:r>
            <w:r w:rsidR="001A058B">
              <w:rPr>
                <w:noProof/>
                <w:webHidden/>
              </w:rPr>
              <w:fldChar w:fldCharType="begin"/>
            </w:r>
            <w:r w:rsidR="001A058B">
              <w:rPr>
                <w:noProof/>
                <w:webHidden/>
              </w:rPr>
              <w:instrText xml:space="preserve"> PAGEREF _Toc63015999 \h </w:instrText>
            </w:r>
            <w:r w:rsidR="001A058B">
              <w:rPr>
                <w:noProof/>
                <w:webHidden/>
              </w:rPr>
            </w:r>
            <w:r w:rsidR="001A058B">
              <w:rPr>
                <w:noProof/>
                <w:webHidden/>
              </w:rPr>
              <w:fldChar w:fldCharType="separate"/>
            </w:r>
            <w:r w:rsidR="001A058B">
              <w:rPr>
                <w:noProof/>
                <w:webHidden/>
              </w:rPr>
              <w:t>43</w:t>
            </w:r>
            <w:r w:rsidR="001A058B">
              <w:rPr>
                <w:noProof/>
                <w:webHidden/>
              </w:rPr>
              <w:fldChar w:fldCharType="end"/>
            </w:r>
          </w:hyperlink>
        </w:p>
        <w:p w:rsidR="001A058B" w:rsidRDefault="00811243" w14:paraId="182430FA" w14:textId="06099150">
          <w:pPr>
            <w:pStyle w:val="TOC2"/>
            <w:tabs>
              <w:tab w:val="right" w:leader="dot" w:pos="9350"/>
            </w:tabs>
            <w:rPr>
              <w:rFonts w:asciiTheme="minorHAnsi" w:hAnsiTheme="minorHAnsi" w:eastAsiaTheme="minorEastAsia" w:cstheme="minorBidi"/>
              <w:noProof/>
              <w:lang w:val="en-US"/>
            </w:rPr>
          </w:pPr>
          <w:hyperlink w:history="1" w:anchor="_Toc63016000">
            <w:r w:rsidRPr="0046630D" w:rsidR="001A058B">
              <w:rPr>
                <w:rStyle w:val="Hyperlink"/>
                <w:noProof/>
              </w:rPr>
              <w:t>User</w:t>
            </w:r>
            <w:r w:rsidRPr="0046630D" w:rsidR="001A058B">
              <w:rPr>
                <w:rStyle w:val="Hyperlink"/>
                <w:b/>
                <w:bCs/>
                <w:noProof/>
              </w:rPr>
              <w:t xml:space="preserve"> </w:t>
            </w:r>
            <w:r w:rsidRPr="0046630D" w:rsidR="001A058B">
              <w:rPr>
                <w:rStyle w:val="Hyperlink"/>
                <w:noProof/>
              </w:rPr>
              <w:t>Case 21: Staff Accepts Available Appointment</w:t>
            </w:r>
            <w:r w:rsidR="001A058B">
              <w:rPr>
                <w:noProof/>
                <w:webHidden/>
              </w:rPr>
              <w:tab/>
            </w:r>
            <w:r w:rsidR="001A058B">
              <w:rPr>
                <w:noProof/>
                <w:webHidden/>
              </w:rPr>
              <w:fldChar w:fldCharType="begin"/>
            </w:r>
            <w:r w:rsidR="001A058B">
              <w:rPr>
                <w:noProof/>
                <w:webHidden/>
              </w:rPr>
              <w:instrText xml:space="preserve"> PAGEREF _Toc63016000 \h </w:instrText>
            </w:r>
            <w:r w:rsidR="001A058B">
              <w:rPr>
                <w:noProof/>
                <w:webHidden/>
              </w:rPr>
            </w:r>
            <w:r w:rsidR="001A058B">
              <w:rPr>
                <w:noProof/>
                <w:webHidden/>
              </w:rPr>
              <w:fldChar w:fldCharType="separate"/>
            </w:r>
            <w:r w:rsidR="001A058B">
              <w:rPr>
                <w:noProof/>
                <w:webHidden/>
              </w:rPr>
              <w:t>44</w:t>
            </w:r>
            <w:r w:rsidR="001A058B">
              <w:rPr>
                <w:noProof/>
                <w:webHidden/>
              </w:rPr>
              <w:fldChar w:fldCharType="end"/>
            </w:r>
          </w:hyperlink>
        </w:p>
        <w:p w:rsidR="001A058B" w:rsidRDefault="00811243" w14:paraId="3F77A709" w14:textId="0F771D6F">
          <w:pPr>
            <w:pStyle w:val="TOC2"/>
            <w:tabs>
              <w:tab w:val="right" w:leader="dot" w:pos="9350"/>
            </w:tabs>
            <w:rPr>
              <w:rFonts w:asciiTheme="minorHAnsi" w:hAnsiTheme="minorHAnsi" w:eastAsiaTheme="minorEastAsia" w:cstheme="minorBidi"/>
              <w:noProof/>
              <w:lang w:val="en-US"/>
            </w:rPr>
          </w:pPr>
          <w:hyperlink w:history="1" w:anchor="_Toc63016001">
            <w:r w:rsidRPr="0046630D" w:rsidR="001A058B">
              <w:rPr>
                <w:rStyle w:val="Hyperlink"/>
                <w:noProof/>
              </w:rPr>
              <w:t>User Case 22: Send Confirmation Notice and Client Contract</w:t>
            </w:r>
            <w:r w:rsidR="001A058B">
              <w:rPr>
                <w:noProof/>
                <w:webHidden/>
              </w:rPr>
              <w:tab/>
            </w:r>
            <w:r w:rsidR="001A058B">
              <w:rPr>
                <w:noProof/>
                <w:webHidden/>
              </w:rPr>
              <w:fldChar w:fldCharType="begin"/>
            </w:r>
            <w:r w:rsidR="001A058B">
              <w:rPr>
                <w:noProof/>
                <w:webHidden/>
              </w:rPr>
              <w:instrText xml:space="preserve"> PAGEREF _Toc63016001 \h </w:instrText>
            </w:r>
            <w:r w:rsidR="001A058B">
              <w:rPr>
                <w:noProof/>
                <w:webHidden/>
              </w:rPr>
            </w:r>
            <w:r w:rsidR="001A058B">
              <w:rPr>
                <w:noProof/>
                <w:webHidden/>
              </w:rPr>
              <w:fldChar w:fldCharType="separate"/>
            </w:r>
            <w:r w:rsidR="001A058B">
              <w:rPr>
                <w:noProof/>
                <w:webHidden/>
              </w:rPr>
              <w:t>45</w:t>
            </w:r>
            <w:r w:rsidR="001A058B">
              <w:rPr>
                <w:noProof/>
                <w:webHidden/>
              </w:rPr>
              <w:fldChar w:fldCharType="end"/>
            </w:r>
          </w:hyperlink>
        </w:p>
        <w:p w:rsidR="001A058B" w:rsidRDefault="00811243" w14:paraId="6C4FD14B" w14:textId="66B3B8AB">
          <w:pPr>
            <w:pStyle w:val="TOC2"/>
            <w:tabs>
              <w:tab w:val="right" w:leader="dot" w:pos="9350"/>
            </w:tabs>
            <w:rPr>
              <w:rFonts w:asciiTheme="minorHAnsi" w:hAnsiTheme="minorHAnsi" w:eastAsiaTheme="minorEastAsia" w:cstheme="minorBidi"/>
              <w:noProof/>
              <w:lang w:val="en-US"/>
            </w:rPr>
          </w:pPr>
          <w:hyperlink w:history="1" w:anchor="_Toc63016002">
            <w:r w:rsidRPr="0046630D" w:rsidR="001A058B">
              <w:rPr>
                <w:rStyle w:val="Hyperlink"/>
                <w:noProof/>
              </w:rPr>
              <w:t>User Case 23: Staff Views Appointment Updates</w:t>
            </w:r>
            <w:r w:rsidR="001A058B">
              <w:rPr>
                <w:noProof/>
                <w:webHidden/>
              </w:rPr>
              <w:tab/>
            </w:r>
            <w:r w:rsidR="001A058B">
              <w:rPr>
                <w:noProof/>
                <w:webHidden/>
              </w:rPr>
              <w:fldChar w:fldCharType="begin"/>
            </w:r>
            <w:r w:rsidR="001A058B">
              <w:rPr>
                <w:noProof/>
                <w:webHidden/>
              </w:rPr>
              <w:instrText xml:space="preserve"> PAGEREF _Toc63016002 \h </w:instrText>
            </w:r>
            <w:r w:rsidR="001A058B">
              <w:rPr>
                <w:noProof/>
                <w:webHidden/>
              </w:rPr>
            </w:r>
            <w:r w:rsidR="001A058B">
              <w:rPr>
                <w:noProof/>
                <w:webHidden/>
              </w:rPr>
              <w:fldChar w:fldCharType="separate"/>
            </w:r>
            <w:r w:rsidR="001A058B">
              <w:rPr>
                <w:noProof/>
                <w:webHidden/>
              </w:rPr>
              <w:t>46</w:t>
            </w:r>
            <w:r w:rsidR="001A058B">
              <w:rPr>
                <w:noProof/>
                <w:webHidden/>
              </w:rPr>
              <w:fldChar w:fldCharType="end"/>
            </w:r>
          </w:hyperlink>
        </w:p>
        <w:p w:rsidR="001A058B" w:rsidRDefault="00811243" w14:paraId="4D1D1FF5" w14:textId="57470A26">
          <w:pPr>
            <w:pStyle w:val="TOC2"/>
            <w:tabs>
              <w:tab w:val="right" w:leader="dot" w:pos="9350"/>
            </w:tabs>
            <w:rPr>
              <w:rFonts w:asciiTheme="minorHAnsi" w:hAnsiTheme="minorHAnsi" w:eastAsiaTheme="minorEastAsia" w:cstheme="minorBidi"/>
              <w:noProof/>
              <w:lang w:val="en-US"/>
            </w:rPr>
          </w:pPr>
          <w:hyperlink w:history="1" w:anchor="_Toc63016003">
            <w:r w:rsidRPr="0046630D" w:rsidR="001A058B">
              <w:rPr>
                <w:rStyle w:val="Hyperlink"/>
                <w:noProof/>
              </w:rPr>
              <w:t>User Case 24: Staff Add Client Notes</w:t>
            </w:r>
            <w:r w:rsidR="001A058B">
              <w:rPr>
                <w:noProof/>
                <w:webHidden/>
              </w:rPr>
              <w:tab/>
            </w:r>
            <w:r w:rsidR="001A058B">
              <w:rPr>
                <w:noProof/>
                <w:webHidden/>
              </w:rPr>
              <w:fldChar w:fldCharType="begin"/>
            </w:r>
            <w:r w:rsidR="001A058B">
              <w:rPr>
                <w:noProof/>
                <w:webHidden/>
              </w:rPr>
              <w:instrText xml:space="preserve"> PAGEREF _Toc63016003 \h </w:instrText>
            </w:r>
            <w:r w:rsidR="001A058B">
              <w:rPr>
                <w:noProof/>
                <w:webHidden/>
              </w:rPr>
            </w:r>
            <w:r w:rsidR="001A058B">
              <w:rPr>
                <w:noProof/>
                <w:webHidden/>
              </w:rPr>
              <w:fldChar w:fldCharType="separate"/>
            </w:r>
            <w:r w:rsidR="001A058B">
              <w:rPr>
                <w:noProof/>
                <w:webHidden/>
              </w:rPr>
              <w:t>47</w:t>
            </w:r>
            <w:r w:rsidR="001A058B">
              <w:rPr>
                <w:noProof/>
                <w:webHidden/>
              </w:rPr>
              <w:fldChar w:fldCharType="end"/>
            </w:r>
          </w:hyperlink>
        </w:p>
        <w:p w:rsidR="001A058B" w:rsidRDefault="00811243" w14:paraId="715FE1A1" w14:textId="39565F97">
          <w:pPr>
            <w:pStyle w:val="TOC2"/>
            <w:tabs>
              <w:tab w:val="right" w:leader="dot" w:pos="9350"/>
            </w:tabs>
            <w:rPr>
              <w:rFonts w:asciiTheme="minorHAnsi" w:hAnsiTheme="minorHAnsi" w:eastAsiaTheme="minorEastAsia" w:cstheme="minorBidi"/>
              <w:noProof/>
              <w:lang w:val="en-US"/>
            </w:rPr>
          </w:pPr>
          <w:hyperlink w:history="1" w:anchor="_Toc63016004">
            <w:r w:rsidRPr="0046630D" w:rsidR="001A058B">
              <w:rPr>
                <w:rStyle w:val="Hyperlink"/>
                <w:noProof/>
              </w:rPr>
              <w:t>User Case 25: Staff View Scheduled Appointments</w:t>
            </w:r>
            <w:r w:rsidR="001A058B">
              <w:rPr>
                <w:noProof/>
                <w:webHidden/>
              </w:rPr>
              <w:tab/>
            </w:r>
            <w:r w:rsidR="001A058B">
              <w:rPr>
                <w:noProof/>
                <w:webHidden/>
              </w:rPr>
              <w:fldChar w:fldCharType="begin"/>
            </w:r>
            <w:r w:rsidR="001A058B">
              <w:rPr>
                <w:noProof/>
                <w:webHidden/>
              </w:rPr>
              <w:instrText xml:space="preserve"> PAGEREF _Toc63016004 \h </w:instrText>
            </w:r>
            <w:r w:rsidR="001A058B">
              <w:rPr>
                <w:noProof/>
                <w:webHidden/>
              </w:rPr>
            </w:r>
            <w:r w:rsidR="001A058B">
              <w:rPr>
                <w:noProof/>
                <w:webHidden/>
              </w:rPr>
              <w:fldChar w:fldCharType="separate"/>
            </w:r>
            <w:r w:rsidR="001A058B">
              <w:rPr>
                <w:noProof/>
                <w:webHidden/>
              </w:rPr>
              <w:t>48</w:t>
            </w:r>
            <w:r w:rsidR="001A058B">
              <w:rPr>
                <w:noProof/>
                <w:webHidden/>
              </w:rPr>
              <w:fldChar w:fldCharType="end"/>
            </w:r>
          </w:hyperlink>
        </w:p>
        <w:p w:rsidR="001A058B" w:rsidRDefault="00811243" w14:paraId="065FBF59" w14:textId="195336E7">
          <w:pPr>
            <w:pStyle w:val="TOC2"/>
            <w:tabs>
              <w:tab w:val="right" w:leader="dot" w:pos="9350"/>
            </w:tabs>
            <w:rPr>
              <w:rFonts w:asciiTheme="minorHAnsi" w:hAnsiTheme="minorHAnsi" w:eastAsiaTheme="minorEastAsia" w:cstheme="minorBidi"/>
              <w:noProof/>
              <w:lang w:val="en-US"/>
            </w:rPr>
          </w:pPr>
          <w:hyperlink w:history="1" w:anchor="_Toc63016005">
            <w:r w:rsidRPr="0046630D" w:rsidR="001A058B">
              <w:rPr>
                <w:rStyle w:val="Hyperlink"/>
                <w:noProof/>
                <w:lang w:val="en-CA"/>
              </w:rPr>
              <w:t>Use Case 26:</w:t>
            </w:r>
            <w:r w:rsidRPr="0046630D" w:rsidR="001A058B">
              <w:rPr>
                <w:rStyle w:val="Hyperlink"/>
                <w:rFonts w:ascii="Calibri" w:hAnsi="Calibri" w:eastAsia="Calibri" w:cs="Calibri"/>
                <w:noProof/>
                <w:lang w:val="en-CA"/>
              </w:rPr>
              <w:t xml:space="preserve"> </w:t>
            </w:r>
            <w:r w:rsidRPr="0046630D" w:rsidR="001A058B">
              <w:rPr>
                <w:rStyle w:val="Hyperlink"/>
                <w:noProof/>
              </w:rPr>
              <w:t>Admin adds a new staff member</w:t>
            </w:r>
            <w:r w:rsidR="001A058B">
              <w:rPr>
                <w:noProof/>
                <w:webHidden/>
              </w:rPr>
              <w:tab/>
            </w:r>
            <w:r w:rsidR="001A058B">
              <w:rPr>
                <w:noProof/>
                <w:webHidden/>
              </w:rPr>
              <w:fldChar w:fldCharType="begin"/>
            </w:r>
            <w:r w:rsidR="001A058B">
              <w:rPr>
                <w:noProof/>
                <w:webHidden/>
              </w:rPr>
              <w:instrText xml:space="preserve"> PAGEREF _Toc63016005 \h </w:instrText>
            </w:r>
            <w:r w:rsidR="001A058B">
              <w:rPr>
                <w:noProof/>
                <w:webHidden/>
              </w:rPr>
            </w:r>
            <w:r w:rsidR="001A058B">
              <w:rPr>
                <w:noProof/>
                <w:webHidden/>
              </w:rPr>
              <w:fldChar w:fldCharType="separate"/>
            </w:r>
            <w:r w:rsidR="001A058B">
              <w:rPr>
                <w:noProof/>
                <w:webHidden/>
              </w:rPr>
              <w:t>49</w:t>
            </w:r>
            <w:r w:rsidR="001A058B">
              <w:rPr>
                <w:noProof/>
                <w:webHidden/>
              </w:rPr>
              <w:fldChar w:fldCharType="end"/>
            </w:r>
          </w:hyperlink>
        </w:p>
        <w:p w:rsidR="001A058B" w:rsidRDefault="00811243" w14:paraId="223C7580" w14:textId="0E98F53C">
          <w:pPr>
            <w:pStyle w:val="TOC2"/>
            <w:tabs>
              <w:tab w:val="right" w:leader="dot" w:pos="9350"/>
            </w:tabs>
            <w:rPr>
              <w:rFonts w:asciiTheme="minorHAnsi" w:hAnsiTheme="minorHAnsi" w:eastAsiaTheme="minorEastAsia" w:cstheme="minorBidi"/>
              <w:noProof/>
              <w:lang w:val="en-US"/>
            </w:rPr>
          </w:pPr>
          <w:hyperlink w:history="1" w:anchor="_Toc63016006">
            <w:r w:rsidRPr="0046630D" w:rsidR="001A058B">
              <w:rPr>
                <w:rStyle w:val="Hyperlink"/>
                <w:noProof/>
                <w:lang w:val="en-CA"/>
              </w:rPr>
              <w:t>Use Case 27:</w:t>
            </w:r>
            <w:r w:rsidRPr="0046630D" w:rsidR="001A058B">
              <w:rPr>
                <w:rStyle w:val="Hyperlink"/>
                <w:rFonts w:ascii="Calibri" w:hAnsi="Calibri" w:eastAsia="Calibri" w:cs="Calibri"/>
                <w:noProof/>
                <w:lang w:val="en-CA"/>
              </w:rPr>
              <w:t xml:space="preserve"> </w:t>
            </w:r>
            <w:r w:rsidRPr="0046630D" w:rsidR="001A058B">
              <w:rPr>
                <w:rStyle w:val="Hyperlink"/>
                <w:noProof/>
              </w:rPr>
              <w:t>Admin removes a staff member</w:t>
            </w:r>
            <w:r w:rsidR="001A058B">
              <w:rPr>
                <w:noProof/>
                <w:webHidden/>
              </w:rPr>
              <w:tab/>
            </w:r>
            <w:r w:rsidR="001A058B">
              <w:rPr>
                <w:noProof/>
                <w:webHidden/>
              </w:rPr>
              <w:fldChar w:fldCharType="begin"/>
            </w:r>
            <w:r w:rsidR="001A058B">
              <w:rPr>
                <w:noProof/>
                <w:webHidden/>
              </w:rPr>
              <w:instrText xml:space="preserve"> PAGEREF _Toc63016006 \h </w:instrText>
            </w:r>
            <w:r w:rsidR="001A058B">
              <w:rPr>
                <w:noProof/>
                <w:webHidden/>
              </w:rPr>
            </w:r>
            <w:r w:rsidR="001A058B">
              <w:rPr>
                <w:noProof/>
                <w:webHidden/>
              </w:rPr>
              <w:fldChar w:fldCharType="separate"/>
            </w:r>
            <w:r w:rsidR="001A058B">
              <w:rPr>
                <w:noProof/>
                <w:webHidden/>
              </w:rPr>
              <w:t>50</w:t>
            </w:r>
            <w:r w:rsidR="001A058B">
              <w:rPr>
                <w:noProof/>
                <w:webHidden/>
              </w:rPr>
              <w:fldChar w:fldCharType="end"/>
            </w:r>
          </w:hyperlink>
        </w:p>
        <w:p w:rsidR="001A058B" w:rsidRDefault="00811243" w14:paraId="047483E0" w14:textId="73AA0F51">
          <w:pPr>
            <w:pStyle w:val="TOC2"/>
            <w:tabs>
              <w:tab w:val="right" w:leader="dot" w:pos="9350"/>
            </w:tabs>
            <w:rPr>
              <w:rFonts w:asciiTheme="minorHAnsi" w:hAnsiTheme="minorHAnsi" w:eastAsiaTheme="minorEastAsia" w:cstheme="minorBidi"/>
              <w:noProof/>
              <w:lang w:val="en-US"/>
            </w:rPr>
          </w:pPr>
          <w:hyperlink w:history="1" w:anchor="_Toc63016007">
            <w:r w:rsidRPr="0046630D" w:rsidR="001A058B">
              <w:rPr>
                <w:rStyle w:val="Hyperlink"/>
                <w:noProof/>
                <w:lang w:val="en-CA"/>
              </w:rPr>
              <w:t>Use Case 28/29:</w:t>
            </w:r>
            <w:r w:rsidRPr="0046630D" w:rsidR="001A058B">
              <w:rPr>
                <w:rStyle w:val="Hyperlink"/>
                <w:rFonts w:ascii="Calibri" w:hAnsi="Calibri" w:eastAsia="Calibri" w:cs="Calibri"/>
                <w:noProof/>
                <w:lang w:val="en-CA"/>
              </w:rPr>
              <w:t xml:space="preserve"> </w:t>
            </w:r>
            <w:r w:rsidRPr="0046630D" w:rsidR="001A058B">
              <w:rPr>
                <w:rStyle w:val="Hyperlink"/>
                <w:noProof/>
              </w:rPr>
              <w:t>Admin updates a staff member’s qualifications</w:t>
            </w:r>
            <w:r w:rsidR="001A058B">
              <w:rPr>
                <w:noProof/>
                <w:webHidden/>
              </w:rPr>
              <w:tab/>
            </w:r>
            <w:r w:rsidR="001A058B">
              <w:rPr>
                <w:noProof/>
                <w:webHidden/>
              </w:rPr>
              <w:fldChar w:fldCharType="begin"/>
            </w:r>
            <w:r w:rsidR="001A058B">
              <w:rPr>
                <w:noProof/>
                <w:webHidden/>
              </w:rPr>
              <w:instrText xml:space="preserve"> PAGEREF _Toc63016007 \h </w:instrText>
            </w:r>
            <w:r w:rsidR="001A058B">
              <w:rPr>
                <w:noProof/>
                <w:webHidden/>
              </w:rPr>
            </w:r>
            <w:r w:rsidR="001A058B">
              <w:rPr>
                <w:noProof/>
                <w:webHidden/>
              </w:rPr>
              <w:fldChar w:fldCharType="separate"/>
            </w:r>
            <w:r w:rsidR="001A058B">
              <w:rPr>
                <w:noProof/>
                <w:webHidden/>
              </w:rPr>
              <w:t>51</w:t>
            </w:r>
            <w:r w:rsidR="001A058B">
              <w:rPr>
                <w:noProof/>
                <w:webHidden/>
              </w:rPr>
              <w:fldChar w:fldCharType="end"/>
            </w:r>
          </w:hyperlink>
        </w:p>
        <w:p w:rsidR="001A058B" w:rsidRDefault="00811243" w14:paraId="04F3C9B9" w14:textId="77F2160E">
          <w:pPr>
            <w:pStyle w:val="TOC2"/>
            <w:tabs>
              <w:tab w:val="right" w:leader="dot" w:pos="9350"/>
            </w:tabs>
            <w:rPr>
              <w:rFonts w:asciiTheme="minorHAnsi" w:hAnsiTheme="minorHAnsi" w:eastAsiaTheme="minorEastAsia" w:cstheme="minorBidi"/>
              <w:noProof/>
              <w:lang w:val="en-US"/>
            </w:rPr>
          </w:pPr>
          <w:hyperlink w:history="1" w:anchor="_Toc63016008">
            <w:r w:rsidRPr="0046630D" w:rsidR="001A058B">
              <w:rPr>
                <w:rStyle w:val="Hyperlink"/>
                <w:noProof/>
                <w:lang w:val="en-CA"/>
              </w:rPr>
              <w:t xml:space="preserve">Use Case 30: </w:t>
            </w:r>
            <w:r w:rsidRPr="0046630D" w:rsidR="001A058B">
              <w:rPr>
                <w:rStyle w:val="Hyperlink"/>
                <w:noProof/>
              </w:rPr>
              <w:t xml:space="preserve"> Admin updates the current promotions</w:t>
            </w:r>
            <w:r w:rsidR="001A058B">
              <w:rPr>
                <w:noProof/>
                <w:webHidden/>
              </w:rPr>
              <w:tab/>
            </w:r>
            <w:r w:rsidR="001A058B">
              <w:rPr>
                <w:noProof/>
                <w:webHidden/>
              </w:rPr>
              <w:fldChar w:fldCharType="begin"/>
            </w:r>
            <w:r w:rsidR="001A058B">
              <w:rPr>
                <w:noProof/>
                <w:webHidden/>
              </w:rPr>
              <w:instrText xml:space="preserve"> PAGEREF _Toc63016008 \h </w:instrText>
            </w:r>
            <w:r w:rsidR="001A058B">
              <w:rPr>
                <w:noProof/>
                <w:webHidden/>
              </w:rPr>
            </w:r>
            <w:r w:rsidR="001A058B">
              <w:rPr>
                <w:noProof/>
                <w:webHidden/>
              </w:rPr>
              <w:fldChar w:fldCharType="separate"/>
            </w:r>
            <w:r w:rsidR="001A058B">
              <w:rPr>
                <w:noProof/>
                <w:webHidden/>
              </w:rPr>
              <w:t>52</w:t>
            </w:r>
            <w:r w:rsidR="001A058B">
              <w:rPr>
                <w:noProof/>
                <w:webHidden/>
              </w:rPr>
              <w:fldChar w:fldCharType="end"/>
            </w:r>
          </w:hyperlink>
        </w:p>
        <w:p w:rsidR="001A058B" w:rsidRDefault="00811243" w14:paraId="178E6B2B" w14:textId="45FAADEB">
          <w:pPr>
            <w:pStyle w:val="TOC2"/>
            <w:tabs>
              <w:tab w:val="right" w:leader="dot" w:pos="9350"/>
            </w:tabs>
            <w:rPr>
              <w:rFonts w:asciiTheme="minorHAnsi" w:hAnsiTheme="minorHAnsi" w:eastAsiaTheme="minorEastAsia" w:cstheme="minorBidi"/>
              <w:noProof/>
              <w:lang w:val="en-US"/>
            </w:rPr>
          </w:pPr>
          <w:hyperlink w:history="1" w:anchor="_Toc63016009">
            <w:r w:rsidRPr="0046630D" w:rsidR="001A058B">
              <w:rPr>
                <w:rStyle w:val="Hyperlink"/>
                <w:noProof/>
                <w:lang w:val="en-CA"/>
              </w:rPr>
              <w:t xml:space="preserve">Use Case 31: </w:t>
            </w:r>
            <w:r w:rsidRPr="0046630D" w:rsidR="001A058B">
              <w:rPr>
                <w:rStyle w:val="Hyperlink"/>
                <w:noProof/>
              </w:rPr>
              <w:t xml:space="preserve"> Admin emails the current promotions to the email list.</w:t>
            </w:r>
            <w:r w:rsidR="001A058B">
              <w:rPr>
                <w:noProof/>
                <w:webHidden/>
              </w:rPr>
              <w:tab/>
            </w:r>
            <w:r w:rsidR="001A058B">
              <w:rPr>
                <w:noProof/>
                <w:webHidden/>
              </w:rPr>
              <w:fldChar w:fldCharType="begin"/>
            </w:r>
            <w:r w:rsidR="001A058B">
              <w:rPr>
                <w:noProof/>
                <w:webHidden/>
              </w:rPr>
              <w:instrText xml:space="preserve"> PAGEREF _Toc63016009 \h </w:instrText>
            </w:r>
            <w:r w:rsidR="001A058B">
              <w:rPr>
                <w:noProof/>
                <w:webHidden/>
              </w:rPr>
            </w:r>
            <w:r w:rsidR="001A058B">
              <w:rPr>
                <w:noProof/>
                <w:webHidden/>
              </w:rPr>
              <w:fldChar w:fldCharType="separate"/>
            </w:r>
            <w:r w:rsidR="001A058B">
              <w:rPr>
                <w:noProof/>
                <w:webHidden/>
              </w:rPr>
              <w:t>53</w:t>
            </w:r>
            <w:r w:rsidR="001A058B">
              <w:rPr>
                <w:noProof/>
                <w:webHidden/>
              </w:rPr>
              <w:fldChar w:fldCharType="end"/>
            </w:r>
          </w:hyperlink>
        </w:p>
        <w:p w:rsidR="001A058B" w:rsidRDefault="00811243" w14:paraId="4DB2037F" w14:textId="175F1D65">
          <w:pPr>
            <w:pStyle w:val="TOC2"/>
            <w:tabs>
              <w:tab w:val="right" w:leader="dot" w:pos="9350"/>
            </w:tabs>
            <w:rPr>
              <w:rFonts w:asciiTheme="minorHAnsi" w:hAnsiTheme="minorHAnsi" w:eastAsiaTheme="minorEastAsia" w:cstheme="minorBidi"/>
              <w:noProof/>
              <w:lang w:val="en-US"/>
            </w:rPr>
          </w:pPr>
          <w:hyperlink w:history="1" w:anchor="_Toc63016010">
            <w:r w:rsidRPr="0046630D" w:rsidR="001A058B">
              <w:rPr>
                <w:rStyle w:val="Hyperlink"/>
                <w:noProof/>
                <w:lang w:val="en-CA"/>
              </w:rPr>
              <w:t>Use Case 32:</w:t>
            </w:r>
            <w:r w:rsidRPr="0046630D" w:rsidR="001A058B">
              <w:rPr>
                <w:rStyle w:val="Hyperlink"/>
                <w:rFonts w:ascii="Calibri" w:hAnsi="Calibri" w:eastAsia="Calibri" w:cs="Calibri"/>
                <w:noProof/>
                <w:lang w:val="en-CA"/>
              </w:rPr>
              <w:t xml:space="preserve"> </w:t>
            </w:r>
            <w:r w:rsidRPr="0046630D" w:rsidR="001A058B">
              <w:rPr>
                <w:rStyle w:val="Hyperlink"/>
                <w:noProof/>
              </w:rPr>
              <w:t>Admin adds a service to the system.</w:t>
            </w:r>
            <w:r w:rsidR="001A058B">
              <w:rPr>
                <w:noProof/>
                <w:webHidden/>
              </w:rPr>
              <w:tab/>
            </w:r>
            <w:r w:rsidR="001A058B">
              <w:rPr>
                <w:noProof/>
                <w:webHidden/>
              </w:rPr>
              <w:fldChar w:fldCharType="begin"/>
            </w:r>
            <w:r w:rsidR="001A058B">
              <w:rPr>
                <w:noProof/>
                <w:webHidden/>
              </w:rPr>
              <w:instrText xml:space="preserve"> PAGEREF _Toc63016010 \h </w:instrText>
            </w:r>
            <w:r w:rsidR="001A058B">
              <w:rPr>
                <w:noProof/>
                <w:webHidden/>
              </w:rPr>
            </w:r>
            <w:r w:rsidR="001A058B">
              <w:rPr>
                <w:noProof/>
                <w:webHidden/>
              </w:rPr>
              <w:fldChar w:fldCharType="separate"/>
            </w:r>
            <w:r w:rsidR="001A058B">
              <w:rPr>
                <w:noProof/>
                <w:webHidden/>
              </w:rPr>
              <w:t>54</w:t>
            </w:r>
            <w:r w:rsidR="001A058B">
              <w:rPr>
                <w:noProof/>
                <w:webHidden/>
              </w:rPr>
              <w:fldChar w:fldCharType="end"/>
            </w:r>
          </w:hyperlink>
        </w:p>
        <w:p w:rsidR="001A058B" w:rsidRDefault="00811243" w14:paraId="413D05CA" w14:textId="538083E2">
          <w:pPr>
            <w:pStyle w:val="TOC2"/>
            <w:tabs>
              <w:tab w:val="right" w:leader="dot" w:pos="9350"/>
            </w:tabs>
            <w:rPr>
              <w:rFonts w:asciiTheme="minorHAnsi" w:hAnsiTheme="minorHAnsi" w:eastAsiaTheme="minorEastAsia" w:cstheme="minorBidi"/>
              <w:noProof/>
              <w:lang w:val="en-US"/>
            </w:rPr>
          </w:pPr>
          <w:hyperlink w:history="1" w:anchor="_Toc63016011">
            <w:r w:rsidRPr="0046630D" w:rsidR="001A058B">
              <w:rPr>
                <w:rStyle w:val="Hyperlink"/>
                <w:noProof/>
                <w:lang w:val="en-CA"/>
              </w:rPr>
              <w:t xml:space="preserve">Use Case 33: </w:t>
            </w:r>
            <w:r w:rsidRPr="0046630D" w:rsidR="001A058B">
              <w:rPr>
                <w:rStyle w:val="Hyperlink"/>
                <w:noProof/>
              </w:rPr>
              <w:t xml:space="preserve"> Admin removes a service from the system.</w:t>
            </w:r>
            <w:r w:rsidR="001A058B">
              <w:rPr>
                <w:noProof/>
                <w:webHidden/>
              </w:rPr>
              <w:tab/>
            </w:r>
            <w:r w:rsidR="001A058B">
              <w:rPr>
                <w:noProof/>
                <w:webHidden/>
              </w:rPr>
              <w:fldChar w:fldCharType="begin"/>
            </w:r>
            <w:r w:rsidR="001A058B">
              <w:rPr>
                <w:noProof/>
                <w:webHidden/>
              </w:rPr>
              <w:instrText xml:space="preserve"> PAGEREF _Toc63016011 \h </w:instrText>
            </w:r>
            <w:r w:rsidR="001A058B">
              <w:rPr>
                <w:noProof/>
                <w:webHidden/>
              </w:rPr>
            </w:r>
            <w:r w:rsidR="001A058B">
              <w:rPr>
                <w:noProof/>
                <w:webHidden/>
              </w:rPr>
              <w:fldChar w:fldCharType="separate"/>
            </w:r>
            <w:r w:rsidR="001A058B">
              <w:rPr>
                <w:noProof/>
                <w:webHidden/>
              </w:rPr>
              <w:t>55</w:t>
            </w:r>
            <w:r w:rsidR="001A058B">
              <w:rPr>
                <w:noProof/>
                <w:webHidden/>
              </w:rPr>
              <w:fldChar w:fldCharType="end"/>
            </w:r>
          </w:hyperlink>
        </w:p>
        <w:p w:rsidR="001A058B" w:rsidRDefault="00811243" w14:paraId="5D13EA60" w14:textId="4241ECE1">
          <w:pPr>
            <w:pStyle w:val="TOC2"/>
            <w:tabs>
              <w:tab w:val="right" w:leader="dot" w:pos="9350"/>
            </w:tabs>
            <w:rPr>
              <w:rFonts w:asciiTheme="minorHAnsi" w:hAnsiTheme="minorHAnsi" w:eastAsiaTheme="minorEastAsia" w:cstheme="minorBidi"/>
              <w:noProof/>
              <w:lang w:val="en-US"/>
            </w:rPr>
          </w:pPr>
          <w:hyperlink w:history="1" w:anchor="_Toc63016012">
            <w:r w:rsidRPr="0046630D" w:rsidR="001A058B">
              <w:rPr>
                <w:rStyle w:val="Hyperlink"/>
                <w:noProof/>
                <w:lang w:val="en-CA"/>
              </w:rPr>
              <w:t xml:space="preserve">Use Case 34: </w:t>
            </w:r>
            <w:r w:rsidRPr="0046630D" w:rsidR="001A058B">
              <w:rPr>
                <w:rStyle w:val="Hyperlink"/>
                <w:noProof/>
              </w:rPr>
              <w:t xml:space="preserve"> Admin updates or changes a service in the system.</w:t>
            </w:r>
            <w:r w:rsidR="001A058B">
              <w:rPr>
                <w:noProof/>
                <w:webHidden/>
              </w:rPr>
              <w:tab/>
            </w:r>
            <w:r w:rsidR="001A058B">
              <w:rPr>
                <w:noProof/>
                <w:webHidden/>
              </w:rPr>
              <w:fldChar w:fldCharType="begin"/>
            </w:r>
            <w:r w:rsidR="001A058B">
              <w:rPr>
                <w:noProof/>
                <w:webHidden/>
              </w:rPr>
              <w:instrText xml:space="preserve"> PAGEREF _Toc63016012 \h </w:instrText>
            </w:r>
            <w:r w:rsidR="001A058B">
              <w:rPr>
                <w:noProof/>
                <w:webHidden/>
              </w:rPr>
            </w:r>
            <w:r w:rsidR="001A058B">
              <w:rPr>
                <w:noProof/>
                <w:webHidden/>
              </w:rPr>
              <w:fldChar w:fldCharType="separate"/>
            </w:r>
            <w:r w:rsidR="001A058B">
              <w:rPr>
                <w:noProof/>
                <w:webHidden/>
              </w:rPr>
              <w:t>56</w:t>
            </w:r>
            <w:r w:rsidR="001A058B">
              <w:rPr>
                <w:noProof/>
                <w:webHidden/>
              </w:rPr>
              <w:fldChar w:fldCharType="end"/>
            </w:r>
          </w:hyperlink>
        </w:p>
        <w:p w:rsidR="001A058B" w:rsidRDefault="00811243" w14:paraId="60135677" w14:textId="72FF40E2">
          <w:pPr>
            <w:pStyle w:val="TOC2"/>
            <w:tabs>
              <w:tab w:val="right" w:leader="dot" w:pos="9350"/>
            </w:tabs>
            <w:rPr>
              <w:rFonts w:asciiTheme="minorHAnsi" w:hAnsiTheme="minorHAnsi" w:eastAsiaTheme="minorEastAsia" w:cstheme="minorBidi"/>
              <w:noProof/>
              <w:lang w:val="en-US"/>
            </w:rPr>
          </w:pPr>
          <w:hyperlink w:history="1" w:anchor="_Toc63016013">
            <w:r w:rsidRPr="0046630D" w:rsidR="001A058B">
              <w:rPr>
                <w:rStyle w:val="Hyperlink"/>
                <w:noProof/>
                <w:lang w:val="en-CA"/>
              </w:rPr>
              <w:t xml:space="preserve">Use Case 35: </w:t>
            </w:r>
            <w:r w:rsidRPr="0046630D" w:rsidR="001A058B">
              <w:rPr>
                <w:rStyle w:val="Hyperlink"/>
                <w:noProof/>
              </w:rPr>
              <w:t xml:space="preserve"> Admin changes the hours of operation or schedule time</w:t>
            </w:r>
            <w:r w:rsidR="001A058B">
              <w:rPr>
                <w:noProof/>
                <w:webHidden/>
              </w:rPr>
              <w:tab/>
            </w:r>
            <w:r w:rsidR="001A058B">
              <w:rPr>
                <w:noProof/>
                <w:webHidden/>
              </w:rPr>
              <w:fldChar w:fldCharType="begin"/>
            </w:r>
            <w:r w:rsidR="001A058B">
              <w:rPr>
                <w:noProof/>
                <w:webHidden/>
              </w:rPr>
              <w:instrText xml:space="preserve"> PAGEREF _Toc63016013 \h </w:instrText>
            </w:r>
            <w:r w:rsidR="001A058B">
              <w:rPr>
                <w:noProof/>
                <w:webHidden/>
              </w:rPr>
            </w:r>
            <w:r w:rsidR="001A058B">
              <w:rPr>
                <w:noProof/>
                <w:webHidden/>
              </w:rPr>
              <w:fldChar w:fldCharType="separate"/>
            </w:r>
            <w:r w:rsidR="001A058B">
              <w:rPr>
                <w:noProof/>
                <w:webHidden/>
              </w:rPr>
              <w:t>57</w:t>
            </w:r>
            <w:r w:rsidR="001A058B">
              <w:rPr>
                <w:noProof/>
                <w:webHidden/>
              </w:rPr>
              <w:fldChar w:fldCharType="end"/>
            </w:r>
          </w:hyperlink>
        </w:p>
        <w:p w:rsidR="001A058B" w:rsidRDefault="00811243" w14:paraId="60E8FB28" w14:textId="0267C227">
          <w:pPr>
            <w:pStyle w:val="TOC2"/>
            <w:tabs>
              <w:tab w:val="right" w:leader="dot" w:pos="9350"/>
            </w:tabs>
            <w:rPr>
              <w:rFonts w:asciiTheme="minorHAnsi" w:hAnsiTheme="minorHAnsi" w:eastAsiaTheme="minorEastAsia" w:cstheme="minorBidi"/>
              <w:noProof/>
              <w:lang w:val="en-US"/>
            </w:rPr>
          </w:pPr>
          <w:hyperlink w:history="1" w:anchor="_Toc63016014">
            <w:r w:rsidRPr="0046630D" w:rsidR="001A058B">
              <w:rPr>
                <w:rStyle w:val="Hyperlink"/>
                <w:noProof/>
                <w:lang w:val="en-CA"/>
              </w:rPr>
              <w:t xml:space="preserve">Use Case 36: </w:t>
            </w:r>
            <w:r w:rsidRPr="0046630D" w:rsidR="001A058B">
              <w:rPr>
                <w:rStyle w:val="Hyperlink"/>
                <w:noProof/>
              </w:rPr>
              <w:t xml:space="preserve"> Admin is notified of an unaccepted appointment after 24 hours of the appointment being submitted.</w:t>
            </w:r>
            <w:r w:rsidR="001A058B">
              <w:rPr>
                <w:noProof/>
                <w:webHidden/>
              </w:rPr>
              <w:tab/>
            </w:r>
            <w:r w:rsidR="001A058B">
              <w:rPr>
                <w:noProof/>
                <w:webHidden/>
              </w:rPr>
              <w:fldChar w:fldCharType="begin"/>
            </w:r>
            <w:r w:rsidR="001A058B">
              <w:rPr>
                <w:noProof/>
                <w:webHidden/>
              </w:rPr>
              <w:instrText xml:space="preserve"> PAGEREF _Toc63016014 \h </w:instrText>
            </w:r>
            <w:r w:rsidR="001A058B">
              <w:rPr>
                <w:noProof/>
                <w:webHidden/>
              </w:rPr>
            </w:r>
            <w:r w:rsidR="001A058B">
              <w:rPr>
                <w:noProof/>
                <w:webHidden/>
              </w:rPr>
              <w:fldChar w:fldCharType="separate"/>
            </w:r>
            <w:r w:rsidR="001A058B">
              <w:rPr>
                <w:noProof/>
                <w:webHidden/>
              </w:rPr>
              <w:t>58</w:t>
            </w:r>
            <w:r w:rsidR="001A058B">
              <w:rPr>
                <w:noProof/>
                <w:webHidden/>
              </w:rPr>
              <w:fldChar w:fldCharType="end"/>
            </w:r>
          </w:hyperlink>
        </w:p>
        <w:p w:rsidR="001A058B" w:rsidRDefault="00811243" w14:paraId="64F804E5" w14:textId="3D27BB82">
          <w:pPr>
            <w:pStyle w:val="TOC2"/>
            <w:tabs>
              <w:tab w:val="right" w:leader="dot" w:pos="9350"/>
            </w:tabs>
            <w:rPr>
              <w:rFonts w:asciiTheme="minorHAnsi" w:hAnsiTheme="minorHAnsi" w:eastAsiaTheme="minorEastAsia" w:cstheme="minorBidi"/>
              <w:noProof/>
              <w:lang w:val="en-US"/>
            </w:rPr>
          </w:pPr>
          <w:hyperlink w:history="1" w:anchor="_Toc63016015">
            <w:r w:rsidRPr="0046630D" w:rsidR="001A058B">
              <w:rPr>
                <w:rStyle w:val="Hyperlink"/>
                <w:noProof/>
                <w:lang w:val="en-CA"/>
              </w:rPr>
              <w:t xml:space="preserve">Use Case 37: </w:t>
            </w:r>
            <w:r w:rsidRPr="0046630D" w:rsidR="001A058B">
              <w:rPr>
                <w:rStyle w:val="Hyperlink"/>
                <w:noProof/>
              </w:rPr>
              <w:t xml:space="preserve"> Generate a report.</w:t>
            </w:r>
            <w:r w:rsidR="001A058B">
              <w:rPr>
                <w:noProof/>
                <w:webHidden/>
              </w:rPr>
              <w:tab/>
            </w:r>
            <w:r w:rsidR="001A058B">
              <w:rPr>
                <w:noProof/>
                <w:webHidden/>
              </w:rPr>
              <w:fldChar w:fldCharType="begin"/>
            </w:r>
            <w:r w:rsidR="001A058B">
              <w:rPr>
                <w:noProof/>
                <w:webHidden/>
              </w:rPr>
              <w:instrText xml:space="preserve"> PAGEREF _Toc63016015 \h </w:instrText>
            </w:r>
            <w:r w:rsidR="001A058B">
              <w:rPr>
                <w:noProof/>
                <w:webHidden/>
              </w:rPr>
            </w:r>
            <w:r w:rsidR="001A058B">
              <w:rPr>
                <w:noProof/>
                <w:webHidden/>
              </w:rPr>
              <w:fldChar w:fldCharType="separate"/>
            </w:r>
            <w:r w:rsidR="001A058B">
              <w:rPr>
                <w:noProof/>
                <w:webHidden/>
              </w:rPr>
              <w:t>59</w:t>
            </w:r>
            <w:r w:rsidR="001A058B">
              <w:rPr>
                <w:noProof/>
                <w:webHidden/>
              </w:rPr>
              <w:fldChar w:fldCharType="end"/>
            </w:r>
          </w:hyperlink>
        </w:p>
        <w:p w:rsidR="001A058B" w:rsidRDefault="00811243" w14:paraId="19E0BD74" w14:textId="23641053">
          <w:pPr>
            <w:pStyle w:val="TOC2"/>
            <w:tabs>
              <w:tab w:val="right" w:leader="dot" w:pos="9350"/>
            </w:tabs>
            <w:rPr>
              <w:rFonts w:asciiTheme="minorHAnsi" w:hAnsiTheme="minorHAnsi" w:eastAsiaTheme="minorEastAsia" w:cstheme="minorBidi"/>
              <w:noProof/>
              <w:lang w:val="en-US"/>
            </w:rPr>
          </w:pPr>
          <w:hyperlink w:history="1" w:anchor="_Toc63016016">
            <w:r w:rsidRPr="0046630D" w:rsidR="001A058B">
              <w:rPr>
                <w:rStyle w:val="Hyperlink"/>
                <w:noProof/>
                <w:lang w:val="en-CA"/>
              </w:rPr>
              <w:t xml:space="preserve">Use Case 38: </w:t>
            </w:r>
            <w:r w:rsidRPr="0046630D" w:rsidR="001A058B">
              <w:rPr>
                <w:rStyle w:val="Hyperlink"/>
                <w:noProof/>
              </w:rPr>
              <w:t xml:space="preserve"> Export generated report.</w:t>
            </w:r>
            <w:r w:rsidR="001A058B">
              <w:rPr>
                <w:noProof/>
                <w:webHidden/>
              </w:rPr>
              <w:tab/>
            </w:r>
            <w:r w:rsidR="001A058B">
              <w:rPr>
                <w:noProof/>
                <w:webHidden/>
              </w:rPr>
              <w:fldChar w:fldCharType="begin"/>
            </w:r>
            <w:r w:rsidR="001A058B">
              <w:rPr>
                <w:noProof/>
                <w:webHidden/>
              </w:rPr>
              <w:instrText xml:space="preserve"> PAGEREF _Toc63016016 \h </w:instrText>
            </w:r>
            <w:r w:rsidR="001A058B">
              <w:rPr>
                <w:noProof/>
                <w:webHidden/>
              </w:rPr>
            </w:r>
            <w:r w:rsidR="001A058B">
              <w:rPr>
                <w:noProof/>
                <w:webHidden/>
              </w:rPr>
              <w:fldChar w:fldCharType="separate"/>
            </w:r>
            <w:r w:rsidR="001A058B">
              <w:rPr>
                <w:noProof/>
                <w:webHidden/>
              </w:rPr>
              <w:t>60</w:t>
            </w:r>
            <w:r w:rsidR="001A058B">
              <w:rPr>
                <w:noProof/>
                <w:webHidden/>
              </w:rPr>
              <w:fldChar w:fldCharType="end"/>
            </w:r>
          </w:hyperlink>
        </w:p>
        <w:p w:rsidR="001A058B" w:rsidRDefault="00811243" w14:paraId="5DD0D312" w14:textId="702B120E">
          <w:pPr>
            <w:pStyle w:val="TOC2"/>
            <w:tabs>
              <w:tab w:val="right" w:leader="dot" w:pos="9350"/>
            </w:tabs>
            <w:rPr>
              <w:rFonts w:asciiTheme="minorHAnsi" w:hAnsiTheme="minorHAnsi" w:eastAsiaTheme="minorEastAsia" w:cstheme="minorBidi"/>
              <w:noProof/>
              <w:lang w:val="en-US"/>
            </w:rPr>
          </w:pPr>
          <w:hyperlink w:history="1" w:anchor="_Toc63016017">
            <w:r w:rsidRPr="0046630D" w:rsidR="001A058B">
              <w:rPr>
                <w:rStyle w:val="Hyperlink"/>
                <w:noProof/>
                <w:lang w:val="en-CA"/>
              </w:rPr>
              <w:t xml:space="preserve">Use Case 39: </w:t>
            </w:r>
            <w:r w:rsidRPr="0046630D" w:rsidR="001A058B">
              <w:rPr>
                <w:rStyle w:val="Hyperlink"/>
                <w:noProof/>
              </w:rPr>
              <w:t xml:space="preserve"> Print generated report.</w:t>
            </w:r>
            <w:r w:rsidR="001A058B">
              <w:rPr>
                <w:noProof/>
                <w:webHidden/>
              </w:rPr>
              <w:tab/>
            </w:r>
            <w:r w:rsidR="001A058B">
              <w:rPr>
                <w:noProof/>
                <w:webHidden/>
              </w:rPr>
              <w:fldChar w:fldCharType="begin"/>
            </w:r>
            <w:r w:rsidR="001A058B">
              <w:rPr>
                <w:noProof/>
                <w:webHidden/>
              </w:rPr>
              <w:instrText xml:space="preserve"> PAGEREF _Toc63016017 \h </w:instrText>
            </w:r>
            <w:r w:rsidR="001A058B">
              <w:rPr>
                <w:noProof/>
                <w:webHidden/>
              </w:rPr>
            </w:r>
            <w:r w:rsidR="001A058B">
              <w:rPr>
                <w:noProof/>
                <w:webHidden/>
              </w:rPr>
              <w:fldChar w:fldCharType="separate"/>
            </w:r>
            <w:r w:rsidR="001A058B">
              <w:rPr>
                <w:noProof/>
                <w:webHidden/>
              </w:rPr>
              <w:t>61</w:t>
            </w:r>
            <w:r w:rsidR="001A058B">
              <w:rPr>
                <w:noProof/>
                <w:webHidden/>
              </w:rPr>
              <w:fldChar w:fldCharType="end"/>
            </w:r>
          </w:hyperlink>
        </w:p>
        <w:p w:rsidR="001A058B" w:rsidRDefault="00811243" w14:paraId="2F3E41C4" w14:textId="3CEDA0AD">
          <w:pPr>
            <w:pStyle w:val="TOC2"/>
            <w:tabs>
              <w:tab w:val="right" w:leader="dot" w:pos="9350"/>
            </w:tabs>
            <w:rPr>
              <w:rFonts w:asciiTheme="minorHAnsi" w:hAnsiTheme="minorHAnsi" w:eastAsiaTheme="minorEastAsia" w:cstheme="minorBidi"/>
              <w:noProof/>
              <w:lang w:val="en-US"/>
            </w:rPr>
          </w:pPr>
          <w:hyperlink w:history="1" w:anchor="_Toc63016018">
            <w:r w:rsidRPr="0046630D" w:rsidR="001A058B">
              <w:rPr>
                <w:rStyle w:val="Hyperlink"/>
                <w:noProof/>
                <w:lang w:val="en-CA"/>
              </w:rPr>
              <w:t xml:space="preserve">Use Case 40: </w:t>
            </w:r>
            <w:r w:rsidRPr="0046630D" w:rsidR="001A058B">
              <w:rPr>
                <w:rStyle w:val="Hyperlink"/>
                <w:noProof/>
              </w:rPr>
              <w:t xml:space="preserve"> Pay for Appointments.</w:t>
            </w:r>
            <w:r w:rsidR="001A058B">
              <w:rPr>
                <w:noProof/>
                <w:webHidden/>
              </w:rPr>
              <w:tab/>
            </w:r>
            <w:r w:rsidR="001A058B">
              <w:rPr>
                <w:noProof/>
                <w:webHidden/>
              </w:rPr>
              <w:fldChar w:fldCharType="begin"/>
            </w:r>
            <w:r w:rsidR="001A058B">
              <w:rPr>
                <w:noProof/>
                <w:webHidden/>
              </w:rPr>
              <w:instrText xml:space="preserve"> PAGEREF _Toc63016018 \h </w:instrText>
            </w:r>
            <w:r w:rsidR="001A058B">
              <w:rPr>
                <w:noProof/>
                <w:webHidden/>
              </w:rPr>
            </w:r>
            <w:r w:rsidR="001A058B">
              <w:rPr>
                <w:noProof/>
                <w:webHidden/>
              </w:rPr>
              <w:fldChar w:fldCharType="separate"/>
            </w:r>
            <w:r w:rsidR="001A058B">
              <w:rPr>
                <w:noProof/>
                <w:webHidden/>
              </w:rPr>
              <w:t>62</w:t>
            </w:r>
            <w:r w:rsidR="001A058B">
              <w:rPr>
                <w:noProof/>
                <w:webHidden/>
              </w:rPr>
              <w:fldChar w:fldCharType="end"/>
            </w:r>
          </w:hyperlink>
        </w:p>
        <w:p w:rsidR="001A058B" w:rsidRDefault="00811243" w14:paraId="026DC915" w14:textId="3BBCE4B4">
          <w:pPr>
            <w:pStyle w:val="TOC2"/>
            <w:tabs>
              <w:tab w:val="right" w:leader="dot" w:pos="9350"/>
            </w:tabs>
            <w:rPr>
              <w:rFonts w:asciiTheme="minorHAnsi" w:hAnsiTheme="minorHAnsi" w:eastAsiaTheme="minorEastAsia" w:cstheme="minorBidi"/>
              <w:noProof/>
              <w:lang w:val="en-US"/>
            </w:rPr>
          </w:pPr>
          <w:hyperlink w:history="1" w:anchor="_Toc63016019">
            <w:r w:rsidRPr="0046630D" w:rsidR="001A058B">
              <w:rPr>
                <w:rStyle w:val="Hyperlink"/>
                <w:noProof/>
              </w:rPr>
              <w:t>Functional Requirements</w:t>
            </w:r>
            <w:r w:rsidR="001A058B">
              <w:rPr>
                <w:noProof/>
                <w:webHidden/>
              </w:rPr>
              <w:tab/>
            </w:r>
            <w:r w:rsidR="001A058B">
              <w:rPr>
                <w:noProof/>
                <w:webHidden/>
              </w:rPr>
              <w:fldChar w:fldCharType="begin"/>
            </w:r>
            <w:r w:rsidR="001A058B">
              <w:rPr>
                <w:noProof/>
                <w:webHidden/>
              </w:rPr>
              <w:instrText xml:space="preserve"> PAGEREF _Toc63016019 \h </w:instrText>
            </w:r>
            <w:r w:rsidR="001A058B">
              <w:rPr>
                <w:noProof/>
                <w:webHidden/>
              </w:rPr>
            </w:r>
            <w:r w:rsidR="001A058B">
              <w:rPr>
                <w:noProof/>
                <w:webHidden/>
              </w:rPr>
              <w:fldChar w:fldCharType="separate"/>
            </w:r>
            <w:r w:rsidR="001A058B">
              <w:rPr>
                <w:noProof/>
                <w:webHidden/>
              </w:rPr>
              <w:t>63</w:t>
            </w:r>
            <w:r w:rsidR="001A058B">
              <w:rPr>
                <w:noProof/>
                <w:webHidden/>
              </w:rPr>
              <w:fldChar w:fldCharType="end"/>
            </w:r>
          </w:hyperlink>
        </w:p>
        <w:p w:rsidR="001A058B" w:rsidRDefault="00811243" w14:paraId="48C7EC0B" w14:textId="20F37059">
          <w:pPr>
            <w:pStyle w:val="TOC3"/>
            <w:tabs>
              <w:tab w:val="right" w:leader="dot" w:pos="9350"/>
            </w:tabs>
            <w:rPr>
              <w:rFonts w:asciiTheme="minorHAnsi" w:hAnsiTheme="minorHAnsi" w:eastAsiaTheme="minorEastAsia" w:cstheme="minorBidi"/>
              <w:noProof/>
              <w:lang w:val="en-US"/>
            </w:rPr>
          </w:pPr>
          <w:hyperlink w:history="1" w:anchor="_Toc63016020">
            <w:r w:rsidRPr="0046630D" w:rsidR="001A058B">
              <w:rPr>
                <w:rStyle w:val="Hyperlink"/>
                <w:noProof/>
              </w:rPr>
              <w:t>Client</w:t>
            </w:r>
            <w:r w:rsidR="001A058B">
              <w:rPr>
                <w:noProof/>
                <w:webHidden/>
              </w:rPr>
              <w:tab/>
            </w:r>
            <w:r w:rsidR="001A058B">
              <w:rPr>
                <w:noProof/>
                <w:webHidden/>
              </w:rPr>
              <w:fldChar w:fldCharType="begin"/>
            </w:r>
            <w:r w:rsidR="001A058B">
              <w:rPr>
                <w:noProof/>
                <w:webHidden/>
              </w:rPr>
              <w:instrText xml:space="preserve"> PAGEREF _Toc63016020 \h </w:instrText>
            </w:r>
            <w:r w:rsidR="001A058B">
              <w:rPr>
                <w:noProof/>
                <w:webHidden/>
              </w:rPr>
            </w:r>
            <w:r w:rsidR="001A058B">
              <w:rPr>
                <w:noProof/>
                <w:webHidden/>
              </w:rPr>
              <w:fldChar w:fldCharType="separate"/>
            </w:r>
            <w:r w:rsidR="001A058B">
              <w:rPr>
                <w:noProof/>
                <w:webHidden/>
              </w:rPr>
              <w:t>63</w:t>
            </w:r>
            <w:r w:rsidR="001A058B">
              <w:rPr>
                <w:noProof/>
                <w:webHidden/>
              </w:rPr>
              <w:fldChar w:fldCharType="end"/>
            </w:r>
          </w:hyperlink>
        </w:p>
        <w:p w:rsidR="001A058B" w:rsidRDefault="00811243" w14:paraId="38B72B6E" w14:textId="7F81C342">
          <w:pPr>
            <w:pStyle w:val="TOC3"/>
            <w:tabs>
              <w:tab w:val="right" w:leader="dot" w:pos="9350"/>
            </w:tabs>
            <w:rPr>
              <w:rFonts w:asciiTheme="minorHAnsi" w:hAnsiTheme="minorHAnsi" w:eastAsiaTheme="minorEastAsia" w:cstheme="minorBidi"/>
              <w:noProof/>
              <w:lang w:val="en-US"/>
            </w:rPr>
          </w:pPr>
          <w:hyperlink w:history="1" w:anchor="_Toc63016021">
            <w:r w:rsidRPr="0046630D" w:rsidR="001A058B">
              <w:rPr>
                <w:rStyle w:val="Hyperlink"/>
                <w:noProof/>
              </w:rPr>
              <w:t>Staff</w:t>
            </w:r>
            <w:r w:rsidR="001A058B">
              <w:rPr>
                <w:noProof/>
                <w:webHidden/>
              </w:rPr>
              <w:tab/>
            </w:r>
            <w:r w:rsidR="001A058B">
              <w:rPr>
                <w:noProof/>
                <w:webHidden/>
              </w:rPr>
              <w:fldChar w:fldCharType="begin"/>
            </w:r>
            <w:r w:rsidR="001A058B">
              <w:rPr>
                <w:noProof/>
                <w:webHidden/>
              </w:rPr>
              <w:instrText xml:space="preserve"> PAGEREF _Toc63016021 \h </w:instrText>
            </w:r>
            <w:r w:rsidR="001A058B">
              <w:rPr>
                <w:noProof/>
                <w:webHidden/>
              </w:rPr>
            </w:r>
            <w:r w:rsidR="001A058B">
              <w:rPr>
                <w:noProof/>
                <w:webHidden/>
              </w:rPr>
              <w:fldChar w:fldCharType="separate"/>
            </w:r>
            <w:r w:rsidR="001A058B">
              <w:rPr>
                <w:noProof/>
                <w:webHidden/>
              </w:rPr>
              <w:t>63</w:t>
            </w:r>
            <w:r w:rsidR="001A058B">
              <w:rPr>
                <w:noProof/>
                <w:webHidden/>
              </w:rPr>
              <w:fldChar w:fldCharType="end"/>
            </w:r>
          </w:hyperlink>
        </w:p>
        <w:p w:rsidR="001A058B" w:rsidRDefault="00811243" w14:paraId="6609E5BD" w14:textId="3AA27F4B">
          <w:pPr>
            <w:pStyle w:val="TOC2"/>
            <w:tabs>
              <w:tab w:val="right" w:leader="dot" w:pos="9350"/>
            </w:tabs>
            <w:rPr>
              <w:rFonts w:asciiTheme="minorHAnsi" w:hAnsiTheme="minorHAnsi" w:eastAsiaTheme="minorEastAsia" w:cstheme="minorBidi"/>
              <w:noProof/>
              <w:lang w:val="en-US"/>
            </w:rPr>
          </w:pPr>
          <w:hyperlink w:history="1" w:anchor="_Toc63016022">
            <w:r w:rsidRPr="0046630D" w:rsidR="001A058B">
              <w:rPr>
                <w:rStyle w:val="Hyperlink"/>
                <w:noProof/>
              </w:rPr>
              <w:t>Non-Functional Requirements</w:t>
            </w:r>
            <w:r w:rsidR="001A058B">
              <w:rPr>
                <w:noProof/>
                <w:webHidden/>
              </w:rPr>
              <w:tab/>
            </w:r>
            <w:r w:rsidR="001A058B">
              <w:rPr>
                <w:noProof/>
                <w:webHidden/>
              </w:rPr>
              <w:fldChar w:fldCharType="begin"/>
            </w:r>
            <w:r w:rsidR="001A058B">
              <w:rPr>
                <w:noProof/>
                <w:webHidden/>
              </w:rPr>
              <w:instrText xml:space="preserve"> PAGEREF _Toc63016022 \h </w:instrText>
            </w:r>
            <w:r w:rsidR="001A058B">
              <w:rPr>
                <w:noProof/>
                <w:webHidden/>
              </w:rPr>
            </w:r>
            <w:r w:rsidR="001A058B">
              <w:rPr>
                <w:noProof/>
                <w:webHidden/>
              </w:rPr>
              <w:fldChar w:fldCharType="separate"/>
            </w:r>
            <w:r w:rsidR="001A058B">
              <w:rPr>
                <w:noProof/>
                <w:webHidden/>
              </w:rPr>
              <w:t>63</w:t>
            </w:r>
            <w:r w:rsidR="001A058B">
              <w:rPr>
                <w:noProof/>
                <w:webHidden/>
              </w:rPr>
              <w:fldChar w:fldCharType="end"/>
            </w:r>
          </w:hyperlink>
        </w:p>
        <w:p w:rsidR="001A058B" w:rsidRDefault="00811243" w14:paraId="24BF6824" w14:textId="4CCBA958">
          <w:pPr>
            <w:pStyle w:val="TOC3"/>
            <w:tabs>
              <w:tab w:val="right" w:leader="dot" w:pos="9350"/>
            </w:tabs>
            <w:rPr>
              <w:rFonts w:asciiTheme="minorHAnsi" w:hAnsiTheme="minorHAnsi" w:eastAsiaTheme="minorEastAsia" w:cstheme="minorBidi"/>
              <w:noProof/>
              <w:lang w:val="en-US"/>
            </w:rPr>
          </w:pPr>
          <w:hyperlink w:history="1" w:anchor="_Toc63016023">
            <w:r w:rsidRPr="0046630D" w:rsidR="001A058B">
              <w:rPr>
                <w:rStyle w:val="Hyperlink"/>
                <w:noProof/>
              </w:rPr>
              <w:t>Client</w:t>
            </w:r>
            <w:r w:rsidR="001A058B">
              <w:rPr>
                <w:noProof/>
                <w:webHidden/>
              </w:rPr>
              <w:tab/>
            </w:r>
            <w:r w:rsidR="001A058B">
              <w:rPr>
                <w:noProof/>
                <w:webHidden/>
              </w:rPr>
              <w:fldChar w:fldCharType="begin"/>
            </w:r>
            <w:r w:rsidR="001A058B">
              <w:rPr>
                <w:noProof/>
                <w:webHidden/>
              </w:rPr>
              <w:instrText xml:space="preserve"> PAGEREF _Toc63016023 \h </w:instrText>
            </w:r>
            <w:r w:rsidR="001A058B">
              <w:rPr>
                <w:noProof/>
                <w:webHidden/>
              </w:rPr>
            </w:r>
            <w:r w:rsidR="001A058B">
              <w:rPr>
                <w:noProof/>
                <w:webHidden/>
              </w:rPr>
              <w:fldChar w:fldCharType="separate"/>
            </w:r>
            <w:r w:rsidR="001A058B">
              <w:rPr>
                <w:noProof/>
                <w:webHidden/>
              </w:rPr>
              <w:t>63</w:t>
            </w:r>
            <w:r w:rsidR="001A058B">
              <w:rPr>
                <w:noProof/>
                <w:webHidden/>
              </w:rPr>
              <w:fldChar w:fldCharType="end"/>
            </w:r>
          </w:hyperlink>
        </w:p>
        <w:p w:rsidR="001A058B" w:rsidRDefault="00811243" w14:paraId="5E0AF6CE" w14:textId="48F0D61B">
          <w:pPr>
            <w:pStyle w:val="TOC2"/>
            <w:tabs>
              <w:tab w:val="right" w:leader="dot" w:pos="9350"/>
            </w:tabs>
            <w:rPr>
              <w:rFonts w:asciiTheme="minorHAnsi" w:hAnsiTheme="minorHAnsi" w:eastAsiaTheme="minorEastAsia" w:cstheme="minorBidi"/>
              <w:noProof/>
              <w:lang w:val="en-US"/>
            </w:rPr>
          </w:pPr>
          <w:hyperlink w:history="1" w:anchor="_Toc63016024">
            <w:r w:rsidRPr="0046630D" w:rsidR="001A058B">
              <w:rPr>
                <w:rStyle w:val="Hyperlink"/>
                <w:noProof/>
              </w:rPr>
              <w:t>System Interface Requirements</w:t>
            </w:r>
            <w:r w:rsidR="001A058B">
              <w:rPr>
                <w:noProof/>
                <w:webHidden/>
              </w:rPr>
              <w:tab/>
            </w:r>
            <w:r w:rsidR="001A058B">
              <w:rPr>
                <w:noProof/>
                <w:webHidden/>
              </w:rPr>
              <w:fldChar w:fldCharType="begin"/>
            </w:r>
            <w:r w:rsidR="001A058B">
              <w:rPr>
                <w:noProof/>
                <w:webHidden/>
              </w:rPr>
              <w:instrText xml:space="preserve"> PAGEREF _Toc63016024 \h </w:instrText>
            </w:r>
            <w:r w:rsidR="001A058B">
              <w:rPr>
                <w:noProof/>
                <w:webHidden/>
              </w:rPr>
            </w:r>
            <w:r w:rsidR="001A058B">
              <w:rPr>
                <w:noProof/>
                <w:webHidden/>
              </w:rPr>
              <w:fldChar w:fldCharType="separate"/>
            </w:r>
            <w:r w:rsidR="001A058B">
              <w:rPr>
                <w:noProof/>
                <w:webHidden/>
              </w:rPr>
              <w:t>65</w:t>
            </w:r>
            <w:r w:rsidR="001A058B">
              <w:rPr>
                <w:noProof/>
                <w:webHidden/>
              </w:rPr>
              <w:fldChar w:fldCharType="end"/>
            </w:r>
          </w:hyperlink>
        </w:p>
        <w:p w:rsidR="001A058B" w:rsidRDefault="00811243" w14:paraId="65AB32D9" w14:textId="2FDCD85C">
          <w:pPr>
            <w:pStyle w:val="TOC2"/>
            <w:tabs>
              <w:tab w:val="right" w:leader="dot" w:pos="9350"/>
            </w:tabs>
            <w:rPr>
              <w:rFonts w:asciiTheme="minorHAnsi" w:hAnsiTheme="minorHAnsi" w:eastAsiaTheme="minorEastAsia" w:cstheme="minorBidi"/>
              <w:noProof/>
              <w:lang w:val="en-US"/>
            </w:rPr>
          </w:pPr>
          <w:hyperlink w:history="1" w:anchor="_Toc63016025">
            <w:r w:rsidRPr="0046630D" w:rsidR="001A058B">
              <w:rPr>
                <w:rStyle w:val="Hyperlink"/>
                <w:noProof/>
              </w:rPr>
              <w:t>Maintainability and Administration Requirements</w:t>
            </w:r>
            <w:r w:rsidR="001A058B">
              <w:rPr>
                <w:noProof/>
                <w:webHidden/>
              </w:rPr>
              <w:tab/>
            </w:r>
            <w:r w:rsidR="001A058B">
              <w:rPr>
                <w:noProof/>
                <w:webHidden/>
              </w:rPr>
              <w:fldChar w:fldCharType="begin"/>
            </w:r>
            <w:r w:rsidR="001A058B">
              <w:rPr>
                <w:noProof/>
                <w:webHidden/>
              </w:rPr>
              <w:instrText xml:space="preserve"> PAGEREF _Toc63016025 \h </w:instrText>
            </w:r>
            <w:r w:rsidR="001A058B">
              <w:rPr>
                <w:noProof/>
                <w:webHidden/>
              </w:rPr>
            </w:r>
            <w:r w:rsidR="001A058B">
              <w:rPr>
                <w:noProof/>
                <w:webHidden/>
              </w:rPr>
              <w:fldChar w:fldCharType="separate"/>
            </w:r>
            <w:r w:rsidR="001A058B">
              <w:rPr>
                <w:noProof/>
                <w:webHidden/>
              </w:rPr>
              <w:t>65</w:t>
            </w:r>
            <w:r w:rsidR="001A058B">
              <w:rPr>
                <w:noProof/>
                <w:webHidden/>
              </w:rPr>
              <w:fldChar w:fldCharType="end"/>
            </w:r>
          </w:hyperlink>
        </w:p>
        <w:p w:rsidR="001A058B" w:rsidRDefault="00811243" w14:paraId="73CA8BE4" w14:textId="3FE7D131">
          <w:pPr>
            <w:pStyle w:val="TOC3"/>
            <w:tabs>
              <w:tab w:val="right" w:leader="dot" w:pos="9350"/>
            </w:tabs>
            <w:rPr>
              <w:rFonts w:asciiTheme="minorHAnsi" w:hAnsiTheme="minorHAnsi" w:eastAsiaTheme="minorEastAsia" w:cstheme="minorBidi"/>
              <w:noProof/>
              <w:lang w:val="en-US"/>
            </w:rPr>
          </w:pPr>
          <w:hyperlink w:history="1" w:anchor="_Toc63016026">
            <w:r w:rsidRPr="0046630D" w:rsidR="001A058B">
              <w:rPr>
                <w:rStyle w:val="Hyperlink"/>
                <w:noProof/>
              </w:rPr>
              <w:t>Maintainability</w:t>
            </w:r>
            <w:r w:rsidR="001A058B">
              <w:rPr>
                <w:noProof/>
                <w:webHidden/>
              </w:rPr>
              <w:tab/>
            </w:r>
            <w:r w:rsidR="001A058B">
              <w:rPr>
                <w:noProof/>
                <w:webHidden/>
              </w:rPr>
              <w:fldChar w:fldCharType="begin"/>
            </w:r>
            <w:r w:rsidR="001A058B">
              <w:rPr>
                <w:noProof/>
                <w:webHidden/>
              </w:rPr>
              <w:instrText xml:space="preserve"> PAGEREF _Toc63016026 \h </w:instrText>
            </w:r>
            <w:r w:rsidR="001A058B">
              <w:rPr>
                <w:noProof/>
                <w:webHidden/>
              </w:rPr>
            </w:r>
            <w:r w:rsidR="001A058B">
              <w:rPr>
                <w:noProof/>
                <w:webHidden/>
              </w:rPr>
              <w:fldChar w:fldCharType="separate"/>
            </w:r>
            <w:r w:rsidR="001A058B">
              <w:rPr>
                <w:noProof/>
                <w:webHidden/>
              </w:rPr>
              <w:t>65</w:t>
            </w:r>
            <w:r w:rsidR="001A058B">
              <w:rPr>
                <w:noProof/>
                <w:webHidden/>
              </w:rPr>
              <w:fldChar w:fldCharType="end"/>
            </w:r>
          </w:hyperlink>
        </w:p>
        <w:p w:rsidR="001A058B" w:rsidRDefault="00811243" w14:paraId="3C659A99" w14:textId="0DDA14C5">
          <w:pPr>
            <w:pStyle w:val="TOC3"/>
            <w:tabs>
              <w:tab w:val="right" w:leader="dot" w:pos="9350"/>
            </w:tabs>
            <w:rPr>
              <w:rFonts w:asciiTheme="minorHAnsi" w:hAnsiTheme="minorHAnsi" w:eastAsiaTheme="minorEastAsia" w:cstheme="minorBidi"/>
              <w:noProof/>
              <w:lang w:val="en-US"/>
            </w:rPr>
          </w:pPr>
          <w:hyperlink w:history="1" w:anchor="_Toc63016027">
            <w:r w:rsidRPr="0046630D" w:rsidR="001A058B">
              <w:rPr>
                <w:rStyle w:val="Hyperlink"/>
                <w:noProof/>
              </w:rPr>
              <w:t>Administration</w:t>
            </w:r>
            <w:r w:rsidR="001A058B">
              <w:rPr>
                <w:noProof/>
                <w:webHidden/>
              </w:rPr>
              <w:tab/>
            </w:r>
            <w:r w:rsidR="001A058B">
              <w:rPr>
                <w:noProof/>
                <w:webHidden/>
              </w:rPr>
              <w:fldChar w:fldCharType="begin"/>
            </w:r>
            <w:r w:rsidR="001A058B">
              <w:rPr>
                <w:noProof/>
                <w:webHidden/>
              </w:rPr>
              <w:instrText xml:space="preserve"> PAGEREF _Toc63016027 \h </w:instrText>
            </w:r>
            <w:r w:rsidR="001A058B">
              <w:rPr>
                <w:noProof/>
                <w:webHidden/>
              </w:rPr>
            </w:r>
            <w:r w:rsidR="001A058B">
              <w:rPr>
                <w:noProof/>
                <w:webHidden/>
              </w:rPr>
              <w:fldChar w:fldCharType="separate"/>
            </w:r>
            <w:r w:rsidR="001A058B">
              <w:rPr>
                <w:noProof/>
                <w:webHidden/>
              </w:rPr>
              <w:t>65</w:t>
            </w:r>
            <w:r w:rsidR="001A058B">
              <w:rPr>
                <w:noProof/>
                <w:webHidden/>
              </w:rPr>
              <w:fldChar w:fldCharType="end"/>
            </w:r>
          </w:hyperlink>
        </w:p>
        <w:p w:rsidR="001A058B" w:rsidRDefault="00811243" w14:paraId="20E8A14C" w14:textId="4C1209E7">
          <w:pPr>
            <w:pStyle w:val="TOC2"/>
            <w:tabs>
              <w:tab w:val="right" w:leader="dot" w:pos="9350"/>
            </w:tabs>
            <w:rPr>
              <w:rFonts w:asciiTheme="minorHAnsi" w:hAnsiTheme="minorHAnsi" w:eastAsiaTheme="minorEastAsia" w:cstheme="minorBidi"/>
              <w:noProof/>
              <w:lang w:val="en-US"/>
            </w:rPr>
          </w:pPr>
          <w:hyperlink w:history="1" w:anchor="_Toc63016028">
            <w:r w:rsidRPr="0046630D" w:rsidR="001A058B">
              <w:rPr>
                <w:rStyle w:val="Hyperlink"/>
                <w:noProof/>
              </w:rPr>
              <w:t>Usability Requirements</w:t>
            </w:r>
            <w:r w:rsidR="001A058B">
              <w:rPr>
                <w:noProof/>
                <w:webHidden/>
              </w:rPr>
              <w:tab/>
            </w:r>
            <w:r w:rsidR="001A058B">
              <w:rPr>
                <w:noProof/>
                <w:webHidden/>
              </w:rPr>
              <w:fldChar w:fldCharType="begin"/>
            </w:r>
            <w:r w:rsidR="001A058B">
              <w:rPr>
                <w:noProof/>
                <w:webHidden/>
              </w:rPr>
              <w:instrText xml:space="preserve"> PAGEREF _Toc63016028 \h </w:instrText>
            </w:r>
            <w:r w:rsidR="001A058B">
              <w:rPr>
                <w:noProof/>
                <w:webHidden/>
              </w:rPr>
            </w:r>
            <w:r w:rsidR="001A058B">
              <w:rPr>
                <w:noProof/>
                <w:webHidden/>
              </w:rPr>
              <w:fldChar w:fldCharType="separate"/>
            </w:r>
            <w:r w:rsidR="001A058B">
              <w:rPr>
                <w:noProof/>
                <w:webHidden/>
              </w:rPr>
              <w:t>67</w:t>
            </w:r>
            <w:r w:rsidR="001A058B">
              <w:rPr>
                <w:noProof/>
                <w:webHidden/>
              </w:rPr>
              <w:fldChar w:fldCharType="end"/>
            </w:r>
          </w:hyperlink>
        </w:p>
        <w:p w:rsidR="001A058B" w:rsidRDefault="00811243" w14:paraId="17809F8D" w14:textId="0BD642EF">
          <w:pPr>
            <w:pStyle w:val="TOC3"/>
            <w:tabs>
              <w:tab w:val="right" w:leader="dot" w:pos="9350"/>
            </w:tabs>
            <w:rPr>
              <w:rFonts w:asciiTheme="minorHAnsi" w:hAnsiTheme="minorHAnsi" w:eastAsiaTheme="minorEastAsia" w:cstheme="minorBidi"/>
              <w:noProof/>
              <w:lang w:val="en-US"/>
            </w:rPr>
          </w:pPr>
          <w:hyperlink w:history="1" w:anchor="_Toc63016029">
            <w:r w:rsidRPr="0046630D" w:rsidR="001A058B">
              <w:rPr>
                <w:rStyle w:val="Hyperlink"/>
                <w:noProof/>
              </w:rPr>
              <w:t>Client</w:t>
            </w:r>
            <w:r w:rsidR="001A058B">
              <w:rPr>
                <w:noProof/>
                <w:webHidden/>
              </w:rPr>
              <w:tab/>
            </w:r>
            <w:r w:rsidR="001A058B">
              <w:rPr>
                <w:noProof/>
                <w:webHidden/>
              </w:rPr>
              <w:fldChar w:fldCharType="begin"/>
            </w:r>
            <w:r w:rsidR="001A058B">
              <w:rPr>
                <w:noProof/>
                <w:webHidden/>
              </w:rPr>
              <w:instrText xml:space="preserve"> PAGEREF _Toc63016029 \h </w:instrText>
            </w:r>
            <w:r w:rsidR="001A058B">
              <w:rPr>
                <w:noProof/>
                <w:webHidden/>
              </w:rPr>
            </w:r>
            <w:r w:rsidR="001A058B">
              <w:rPr>
                <w:noProof/>
                <w:webHidden/>
              </w:rPr>
              <w:fldChar w:fldCharType="separate"/>
            </w:r>
            <w:r w:rsidR="001A058B">
              <w:rPr>
                <w:noProof/>
                <w:webHidden/>
              </w:rPr>
              <w:t>67</w:t>
            </w:r>
            <w:r w:rsidR="001A058B">
              <w:rPr>
                <w:noProof/>
                <w:webHidden/>
              </w:rPr>
              <w:fldChar w:fldCharType="end"/>
            </w:r>
          </w:hyperlink>
        </w:p>
        <w:p w:rsidR="001A058B" w:rsidRDefault="00811243" w14:paraId="3C75ADE1" w14:textId="4D8B0518">
          <w:pPr>
            <w:pStyle w:val="TOC3"/>
            <w:tabs>
              <w:tab w:val="right" w:leader="dot" w:pos="9350"/>
            </w:tabs>
            <w:rPr>
              <w:rFonts w:asciiTheme="minorHAnsi" w:hAnsiTheme="minorHAnsi" w:eastAsiaTheme="minorEastAsia" w:cstheme="minorBidi"/>
              <w:noProof/>
              <w:lang w:val="en-US"/>
            </w:rPr>
          </w:pPr>
          <w:hyperlink w:history="1" w:anchor="_Toc63016030">
            <w:r w:rsidRPr="0046630D" w:rsidR="001A058B">
              <w:rPr>
                <w:rStyle w:val="Hyperlink"/>
                <w:noProof/>
              </w:rPr>
              <w:t>Staff</w:t>
            </w:r>
            <w:r w:rsidR="001A058B">
              <w:rPr>
                <w:noProof/>
                <w:webHidden/>
              </w:rPr>
              <w:tab/>
            </w:r>
            <w:r w:rsidR="001A058B">
              <w:rPr>
                <w:noProof/>
                <w:webHidden/>
              </w:rPr>
              <w:fldChar w:fldCharType="begin"/>
            </w:r>
            <w:r w:rsidR="001A058B">
              <w:rPr>
                <w:noProof/>
                <w:webHidden/>
              </w:rPr>
              <w:instrText xml:space="preserve"> PAGEREF _Toc63016030 \h </w:instrText>
            </w:r>
            <w:r w:rsidR="001A058B">
              <w:rPr>
                <w:noProof/>
                <w:webHidden/>
              </w:rPr>
            </w:r>
            <w:r w:rsidR="001A058B">
              <w:rPr>
                <w:noProof/>
                <w:webHidden/>
              </w:rPr>
              <w:fldChar w:fldCharType="separate"/>
            </w:r>
            <w:r w:rsidR="001A058B">
              <w:rPr>
                <w:noProof/>
                <w:webHidden/>
              </w:rPr>
              <w:t>67</w:t>
            </w:r>
            <w:r w:rsidR="001A058B">
              <w:rPr>
                <w:noProof/>
                <w:webHidden/>
              </w:rPr>
              <w:fldChar w:fldCharType="end"/>
            </w:r>
          </w:hyperlink>
        </w:p>
        <w:p w:rsidR="001A058B" w:rsidRDefault="00811243" w14:paraId="099C596C" w14:textId="56D3B367">
          <w:pPr>
            <w:pStyle w:val="TOC3"/>
            <w:tabs>
              <w:tab w:val="right" w:leader="dot" w:pos="9350"/>
            </w:tabs>
            <w:rPr>
              <w:rFonts w:asciiTheme="minorHAnsi" w:hAnsiTheme="minorHAnsi" w:eastAsiaTheme="minorEastAsia" w:cstheme="minorBidi"/>
              <w:noProof/>
              <w:lang w:val="en-US"/>
            </w:rPr>
          </w:pPr>
          <w:hyperlink w:history="1" w:anchor="_Toc63016031">
            <w:r w:rsidRPr="0046630D" w:rsidR="001A058B">
              <w:rPr>
                <w:rStyle w:val="Hyperlink"/>
                <w:noProof/>
              </w:rPr>
              <w:t>User Interface</w:t>
            </w:r>
            <w:r w:rsidR="001A058B">
              <w:rPr>
                <w:noProof/>
                <w:webHidden/>
              </w:rPr>
              <w:tab/>
            </w:r>
            <w:r w:rsidR="001A058B">
              <w:rPr>
                <w:noProof/>
                <w:webHidden/>
              </w:rPr>
              <w:fldChar w:fldCharType="begin"/>
            </w:r>
            <w:r w:rsidR="001A058B">
              <w:rPr>
                <w:noProof/>
                <w:webHidden/>
              </w:rPr>
              <w:instrText xml:space="preserve"> PAGEREF _Toc63016031 \h </w:instrText>
            </w:r>
            <w:r w:rsidR="001A058B">
              <w:rPr>
                <w:noProof/>
                <w:webHidden/>
              </w:rPr>
            </w:r>
            <w:r w:rsidR="001A058B">
              <w:rPr>
                <w:noProof/>
                <w:webHidden/>
              </w:rPr>
              <w:fldChar w:fldCharType="separate"/>
            </w:r>
            <w:r w:rsidR="001A058B">
              <w:rPr>
                <w:noProof/>
                <w:webHidden/>
              </w:rPr>
              <w:t>67</w:t>
            </w:r>
            <w:r w:rsidR="001A058B">
              <w:rPr>
                <w:noProof/>
                <w:webHidden/>
              </w:rPr>
              <w:fldChar w:fldCharType="end"/>
            </w:r>
          </w:hyperlink>
        </w:p>
        <w:p w:rsidR="001A058B" w:rsidRDefault="00811243" w14:paraId="4E1F3F0D" w14:textId="51303F2D">
          <w:pPr>
            <w:pStyle w:val="TOC3"/>
            <w:tabs>
              <w:tab w:val="right" w:leader="dot" w:pos="9350"/>
            </w:tabs>
            <w:rPr>
              <w:rFonts w:asciiTheme="minorHAnsi" w:hAnsiTheme="minorHAnsi" w:eastAsiaTheme="minorEastAsia" w:cstheme="minorBidi"/>
              <w:noProof/>
              <w:lang w:val="en-US"/>
            </w:rPr>
          </w:pPr>
          <w:hyperlink w:history="1" w:anchor="_Toc63016032">
            <w:r w:rsidRPr="0046630D" w:rsidR="001A058B">
              <w:rPr>
                <w:rStyle w:val="Hyperlink"/>
                <w:noProof/>
              </w:rPr>
              <w:t>Administrator/Owner</w:t>
            </w:r>
            <w:r w:rsidR="001A058B">
              <w:rPr>
                <w:noProof/>
                <w:webHidden/>
              </w:rPr>
              <w:tab/>
            </w:r>
            <w:r w:rsidR="001A058B">
              <w:rPr>
                <w:noProof/>
                <w:webHidden/>
              </w:rPr>
              <w:fldChar w:fldCharType="begin"/>
            </w:r>
            <w:r w:rsidR="001A058B">
              <w:rPr>
                <w:noProof/>
                <w:webHidden/>
              </w:rPr>
              <w:instrText xml:space="preserve"> PAGEREF _Toc63016032 \h </w:instrText>
            </w:r>
            <w:r w:rsidR="001A058B">
              <w:rPr>
                <w:noProof/>
                <w:webHidden/>
              </w:rPr>
            </w:r>
            <w:r w:rsidR="001A058B">
              <w:rPr>
                <w:noProof/>
                <w:webHidden/>
              </w:rPr>
              <w:fldChar w:fldCharType="separate"/>
            </w:r>
            <w:r w:rsidR="001A058B">
              <w:rPr>
                <w:noProof/>
                <w:webHidden/>
              </w:rPr>
              <w:t>67</w:t>
            </w:r>
            <w:r w:rsidR="001A058B">
              <w:rPr>
                <w:noProof/>
                <w:webHidden/>
              </w:rPr>
              <w:fldChar w:fldCharType="end"/>
            </w:r>
          </w:hyperlink>
        </w:p>
        <w:p w:rsidR="001A058B" w:rsidRDefault="00811243" w14:paraId="1FC2C61E" w14:textId="64633461">
          <w:pPr>
            <w:pStyle w:val="TOC1"/>
            <w:tabs>
              <w:tab w:val="right" w:leader="dot" w:pos="9350"/>
            </w:tabs>
            <w:rPr>
              <w:rFonts w:asciiTheme="minorHAnsi" w:hAnsiTheme="minorHAnsi" w:eastAsiaTheme="minorEastAsia" w:cstheme="minorBidi"/>
              <w:noProof/>
              <w:lang w:val="en-US"/>
            </w:rPr>
          </w:pPr>
          <w:hyperlink w:history="1" w:anchor="_Toc63016033">
            <w:r w:rsidRPr="0046630D" w:rsidR="001A058B">
              <w:rPr>
                <w:rStyle w:val="Hyperlink"/>
                <w:noProof/>
              </w:rPr>
              <w:t>Problem Domain Class Diagram</w:t>
            </w:r>
            <w:r w:rsidR="001A058B">
              <w:rPr>
                <w:noProof/>
                <w:webHidden/>
              </w:rPr>
              <w:tab/>
            </w:r>
            <w:r w:rsidR="001A058B">
              <w:rPr>
                <w:noProof/>
                <w:webHidden/>
              </w:rPr>
              <w:fldChar w:fldCharType="begin"/>
            </w:r>
            <w:r w:rsidR="001A058B">
              <w:rPr>
                <w:noProof/>
                <w:webHidden/>
              </w:rPr>
              <w:instrText xml:space="preserve"> PAGEREF _Toc63016033 \h </w:instrText>
            </w:r>
            <w:r w:rsidR="001A058B">
              <w:rPr>
                <w:noProof/>
                <w:webHidden/>
              </w:rPr>
            </w:r>
            <w:r w:rsidR="001A058B">
              <w:rPr>
                <w:noProof/>
                <w:webHidden/>
              </w:rPr>
              <w:fldChar w:fldCharType="separate"/>
            </w:r>
            <w:r w:rsidR="001A058B">
              <w:rPr>
                <w:noProof/>
                <w:webHidden/>
              </w:rPr>
              <w:t>68</w:t>
            </w:r>
            <w:r w:rsidR="001A058B">
              <w:rPr>
                <w:noProof/>
                <w:webHidden/>
              </w:rPr>
              <w:fldChar w:fldCharType="end"/>
            </w:r>
          </w:hyperlink>
        </w:p>
        <w:p w:rsidR="001A058B" w:rsidRDefault="00811243" w14:paraId="0E373210" w14:textId="18342A2E">
          <w:pPr>
            <w:pStyle w:val="TOC1"/>
            <w:tabs>
              <w:tab w:val="right" w:leader="dot" w:pos="9350"/>
            </w:tabs>
            <w:rPr>
              <w:rFonts w:asciiTheme="minorHAnsi" w:hAnsiTheme="minorHAnsi" w:eastAsiaTheme="minorEastAsia" w:cstheme="minorBidi"/>
              <w:noProof/>
              <w:lang w:val="en-US"/>
            </w:rPr>
          </w:pPr>
          <w:hyperlink w:history="1" w:anchor="_Toc63016034">
            <w:r w:rsidRPr="0046630D" w:rsidR="001A058B">
              <w:rPr>
                <w:rStyle w:val="Hyperlink"/>
                <w:noProof/>
              </w:rPr>
              <w:t>Sequence Diagrams</w:t>
            </w:r>
            <w:r w:rsidR="001A058B">
              <w:rPr>
                <w:noProof/>
                <w:webHidden/>
              </w:rPr>
              <w:tab/>
            </w:r>
            <w:r w:rsidR="001A058B">
              <w:rPr>
                <w:noProof/>
                <w:webHidden/>
              </w:rPr>
              <w:fldChar w:fldCharType="begin"/>
            </w:r>
            <w:r w:rsidR="001A058B">
              <w:rPr>
                <w:noProof/>
                <w:webHidden/>
              </w:rPr>
              <w:instrText xml:space="preserve"> PAGEREF _Toc63016034 \h </w:instrText>
            </w:r>
            <w:r w:rsidR="001A058B">
              <w:rPr>
                <w:noProof/>
                <w:webHidden/>
              </w:rPr>
            </w:r>
            <w:r w:rsidR="001A058B">
              <w:rPr>
                <w:noProof/>
                <w:webHidden/>
              </w:rPr>
              <w:fldChar w:fldCharType="separate"/>
            </w:r>
            <w:r w:rsidR="001A058B">
              <w:rPr>
                <w:noProof/>
                <w:webHidden/>
              </w:rPr>
              <w:t>69</w:t>
            </w:r>
            <w:r w:rsidR="001A058B">
              <w:rPr>
                <w:noProof/>
                <w:webHidden/>
              </w:rPr>
              <w:fldChar w:fldCharType="end"/>
            </w:r>
          </w:hyperlink>
        </w:p>
        <w:p w:rsidR="001A058B" w:rsidRDefault="00811243" w14:paraId="76883606" w14:textId="2B9C5FE7">
          <w:pPr>
            <w:pStyle w:val="TOC2"/>
            <w:tabs>
              <w:tab w:val="right" w:leader="dot" w:pos="9350"/>
            </w:tabs>
            <w:rPr>
              <w:rFonts w:asciiTheme="minorHAnsi" w:hAnsiTheme="minorHAnsi" w:eastAsiaTheme="minorEastAsia" w:cstheme="minorBidi"/>
              <w:noProof/>
              <w:lang w:val="en-US"/>
            </w:rPr>
          </w:pPr>
          <w:hyperlink w:history="1" w:anchor="_Toc63016035">
            <w:r w:rsidRPr="0046630D" w:rsidR="001A058B">
              <w:rPr>
                <w:rStyle w:val="Hyperlink"/>
                <w:rFonts w:ascii="Calibri" w:hAnsi="Calibri" w:eastAsia="Calibri" w:cs="Calibri"/>
                <w:noProof/>
                <w:lang w:val="en-CA"/>
              </w:rPr>
              <w:t>Use Case 1: Login</w:t>
            </w:r>
            <w:r w:rsidR="001A058B">
              <w:rPr>
                <w:noProof/>
                <w:webHidden/>
              </w:rPr>
              <w:tab/>
            </w:r>
            <w:r w:rsidR="001A058B">
              <w:rPr>
                <w:noProof/>
                <w:webHidden/>
              </w:rPr>
              <w:fldChar w:fldCharType="begin"/>
            </w:r>
            <w:r w:rsidR="001A058B">
              <w:rPr>
                <w:noProof/>
                <w:webHidden/>
              </w:rPr>
              <w:instrText xml:space="preserve"> PAGEREF _Toc63016035 \h </w:instrText>
            </w:r>
            <w:r w:rsidR="001A058B">
              <w:rPr>
                <w:noProof/>
                <w:webHidden/>
              </w:rPr>
            </w:r>
            <w:r w:rsidR="001A058B">
              <w:rPr>
                <w:noProof/>
                <w:webHidden/>
              </w:rPr>
              <w:fldChar w:fldCharType="separate"/>
            </w:r>
            <w:r w:rsidR="001A058B">
              <w:rPr>
                <w:noProof/>
                <w:webHidden/>
              </w:rPr>
              <w:t>69</w:t>
            </w:r>
            <w:r w:rsidR="001A058B">
              <w:rPr>
                <w:noProof/>
                <w:webHidden/>
              </w:rPr>
              <w:fldChar w:fldCharType="end"/>
            </w:r>
          </w:hyperlink>
        </w:p>
        <w:p w:rsidR="001A058B" w:rsidRDefault="00811243" w14:paraId="6805CD67" w14:textId="15CAD903">
          <w:pPr>
            <w:pStyle w:val="TOC2"/>
            <w:tabs>
              <w:tab w:val="right" w:leader="dot" w:pos="9350"/>
            </w:tabs>
            <w:rPr>
              <w:rFonts w:asciiTheme="minorHAnsi" w:hAnsiTheme="minorHAnsi" w:eastAsiaTheme="minorEastAsia" w:cstheme="minorBidi"/>
              <w:noProof/>
              <w:lang w:val="en-US"/>
            </w:rPr>
          </w:pPr>
          <w:hyperlink w:history="1" w:anchor="_Toc63016037">
            <w:r w:rsidRPr="0046630D" w:rsidR="001A058B">
              <w:rPr>
                <w:rStyle w:val="Hyperlink"/>
                <w:noProof/>
              </w:rPr>
              <w:t>Use Case 2: Create an Account</w:t>
            </w:r>
            <w:r w:rsidR="001A058B">
              <w:rPr>
                <w:noProof/>
                <w:webHidden/>
              </w:rPr>
              <w:tab/>
            </w:r>
            <w:r w:rsidR="001A058B">
              <w:rPr>
                <w:noProof/>
                <w:webHidden/>
              </w:rPr>
              <w:fldChar w:fldCharType="begin"/>
            </w:r>
            <w:r w:rsidR="001A058B">
              <w:rPr>
                <w:noProof/>
                <w:webHidden/>
              </w:rPr>
              <w:instrText xml:space="preserve"> PAGEREF _Toc63016037 \h </w:instrText>
            </w:r>
            <w:r w:rsidR="001A058B">
              <w:rPr>
                <w:noProof/>
                <w:webHidden/>
              </w:rPr>
            </w:r>
            <w:r w:rsidR="001A058B">
              <w:rPr>
                <w:noProof/>
                <w:webHidden/>
              </w:rPr>
              <w:fldChar w:fldCharType="separate"/>
            </w:r>
            <w:r w:rsidR="001A058B">
              <w:rPr>
                <w:noProof/>
                <w:webHidden/>
              </w:rPr>
              <w:t>70</w:t>
            </w:r>
            <w:r w:rsidR="001A058B">
              <w:rPr>
                <w:noProof/>
                <w:webHidden/>
              </w:rPr>
              <w:fldChar w:fldCharType="end"/>
            </w:r>
          </w:hyperlink>
        </w:p>
        <w:p w:rsidR="001A058B" w:rsidRDefault="00811243" w14:paraId="41A5C807" w14:textId="25C7B64F">
          <w:pPr>
            <w:pStyle w:val="TOC2"/>
            <w:tabs>
              <w:tab w:val="right" w:leader="dot" w:pos="9350"/>
            </w:tabs>
            <w:rPr>
              <w:rFonts w:asciiTheme="minorHAnsi" w:hAnsiTheme="minorHAnsi" w:eastAsiaTheme="minorEastAsia" w:cstheme="minorBidi"/>
              <w:noProof/>
              <w:lang w:val="en-US"/>
            </w:rPr>
          </w:pPr>
          <w:hyperlink w:history="1" w:anchor="_Toc63016038">
            <w:r w:rsidRPr="0046630D" w:rsidR="001A058B">
              <w:rPr>
                <w:rStyle w:val="Hyperlink"/>
                <w:rFonts w:ascii="Calibri" w:hAnsi="Calibri" w:eastAsia="Calibri" w:cs="Calibri"/>
                <w:noProof/>
                <w:lang w:val="en-CA"/>
              </w:rPr>
              <w:t>Use Case 3: Reset Password</w:t>
            </w:r>
            <w:r w:rsidR="001A058B">
              <w:rPr>
                <w:noProof/>
                <w:webHidden/>
              </w:rPr>
              <w:tab/>
            </w:r>
            <w:r w:rsidR="001A058B">
              <w:rPr>
                <w:noProof/>
                <w:webHidden/>
              </w:rPr>
              <w:fldChar w:fldCharType="begin"/>
            </w:r>
            <w:r w:rsidR="001A058B">
              <w:rPr>
                <w:noProof/>
                <w:webHidden/>
              </w:rPr>
              <w:instrText xml:space="preserve"> PAGEREF _Toc63016038 \h </w:instrText>
            </w:r>
            <w:r w:rsidR="001A058B">
              <w:rPr>
                <w:noProof/>
                <w:webHidden/>
              </w:rPr>
            </w:r>
            <w:r w:rsidR="001A058B">
              <w:rPr>
                <w:noProof/>
                <w:webHidden/>
              </w:rPr>
              <w:fldChar w:fldCharType="separate"/>
            </w:r>
            <w:r w:rsidR="001A058B">
              <w:rPr>
                <w:noProof/>
                <w:webHidden/>
              </w:rPr>
              <w:t>71</w:t>
            </w:r>
            <w:r w:rsidR="001A058B">
              <w:rPr>
                <w:noProof/>
                <w:webHidden/>
              </w:rPr>
              <w:fldChar w:fldCharType="end"/>
            </w:r>
          </w:hyperlink>
        </w:p>
        <w:p w:rsidR="001A058B" w:rsidRDefault="00811243" w14:paraId="0FF785B2" w14:textId="40C6004C">
          <w:pPr>
            <w:pStyle w:val="TOC2"/>
            <w:tabs>
              <w:tab w:val="right" w:leader="dot" w:pos="9350"/>
            </w:tabs>
            <w:rPr>
              <w:rFonts w:asciiTheme="minorHAnsi" w:hAnsiTheme="minorHAnsi" w:eastAsiaTheme="minorEastAsia" w:cstheme="minorBidi"/>
              <w:noProof/>
              <w:lang w:val="en-US"/>
            </w:rPr>
          </w:pPr>
          <w:hyperlink w:history="1" w:anchor="_Toc63016039">
            <w:r w:rsidRPr="0046630D" w:rsidR="001A058B">
              <w:rPr>
                <w:rStyle w:val="Hyperlink"/>
                <w:noProof/>
                <w:lang w:val="en-CA"/>
              </w:rPr>
              <w:t>Use Case 4:  Update Account Information</w:t>
            </w:r>
            <w:r w:rsidR="001A058B">
              <w:rPr>
                <w:noProof/>
                <w:webHidden/>
              </w:rPr>
              <w:tab/>
            </w:r>
            <w:r w:rsidR="001A058B">
              <w:rPr>
                <w:noProof/>
                <w:webHidden/>
              </w:rPr>
              <w:fldChar w:fldCharType="begin"/>
            </w:r>
            <w:r w:rsidR="001A058B">
              <w:rPr>
                <w:noProof/>
                <w:webHidden/>
              </w:rPr>
              <w:instrText xml:space="preserve"> PAGEREF _Toc63016039 \h </w:instrText>
            </w:r>
            <w:r w:rsidR="001A058B">
              <w:rPr>
                <w:noProof/>
                <w:webHidden/>
              </w:rPr>
            </w:r>
            <w:r w:rsidR="001A058B">
              <w:rPr>
                <w:noProof/>
                <w:webHidden/>
              </w:rPr>
              <w:fldChar w:fldCharType="separate"/>
            </w:r>
            <w:r w:rsidR="001A058B">
              <w:rPr>
                <w:noProof/>
                <w:webHidden/>
              </w:rPr>
              <w:t>72</w:t>
            </w:r>
            <w:r w:rsidR="001A058B">
              <w:rPr>
                <w:noProof/>
                <w:webHidden/>
              </w:rPr>
              <w:fldChar w:fldCharType="end"/>
            </w:r>
          </w:hyperlink>
        </w:p>
        <w:p w:rsidR="001A058B" w:rsidRDefault="00811243" w14:paraId="25D0A647" w14:textId="543FC311">
          <w:pPr>
            <w:pStyle w:val="TOC2"/>
            <w:tabs>
              <w:tab w:val="right" w:leader="dot" w:pos="9350"/>
            </w:tabs>
            <w:rPr>
              <w:rFonts w:asciiTheme="minorHAnsi" w:hAnsiTheme="minorHAnsi" w:eastAsiaTheme="minorEastAsia" w:cstheme="minorBidi"/>
              <w:noProof/>
              <w:lang w:val="en-US"/>
            </w:rPr>
          </w:pPr>
          <w:hyperlink w:history="1" w:anchor="_Toc63016040">
            <w:r w:rsidRPr="0046630D" w:rsidR="001A058B">
              <w:rPr>
                <w:rStyle w:val="Hyperlink"/>
                <w:rFonts w:ascii="Calibri" w:hAnsi="Calibri" w:eastAsia="Calibri" w:cs="Calibri"/>
                <w:noProof/>
                <w:lang w:val="en-CA"/>
              </w:rPr>
              <w:t>Use Case 5: Change Password</w:t>
            </w:r>
            <w:r w:rsidR="001A058B">
              <w:rPr>
                <w:noProof/>
                <w:webHidden/>
              </w:rPr>
              <w:tab/>
            </w:r>
            <w:r w:rsidR="001A058B">
              <w:rPr>
                <w:noProof/>
                <w:webHidden/>
              </w:rPr>
              <w:fldChar w:fldCharType="begin"/>
            </w:r>
            <w:r w:rsidR="001A058B">
              <w:rPr>
                <w:noProof/>
                <w:webHidden/>
              </w:rPr>
              <w:instrText xml:space="preserve"> PAGEREF _Toc63016040 \h </w:instrText>
            </w:r>
            <w:r w:rsidR="001A058B">
              <w:rPr>
                <w:noProof/>
                <w:webHidden/>
              </w:rPr>
            </w:r>
            <w:r w:rsidR="001A058B">
              <w:rPr>
                <w:noProof/>
                <w:webHidden/>
              </w:rPr>
              <w:fldChar w:fldCharType="separate"/>
            </w:r>
            <w:r w:rsidR="001A058B">
              <w:rPr>
                <w:noProof/>
                <w:webHidden/>
              </w:rPr>
              <w:t>73</w:t>
            </w:r>
            <w:r w:rsidR="001A058B">
              <w:rPr>
                <w:noProof/>
                <w:webHidden/>
              </w:rPr>
              <w:fldChar w:fldCharType="end"/>
            </w:r>
          </w:hyperlink>
        </w:p>
        <w:p w:rsidR="001A058B" w:rsidRDefault="00811243" w14:paraId="5087B680" w14:textId="22B8F492">
          <w:pPr>
            <w:pStyle w:val="TOC2"/>
            <w:tabs>
              <w:tab w:val="right" w:leader="dot" w:pos="9350"/>
            </w:tabs>
            <w:rPr>
              <w:rFonts w:asciiTheme="minorHAnsi" w:hAnsiTheme="minorHAnsi" w:eastAsiaTheme="minorEastAsia" w:cstheme="minorBidi"/>
              <w:noProof/>
              <w:lang w:val="en-US"/>
            </w:rPr>
          </w:pPr>
          <w:hyperlink w:history="1" w:anchor="_Toc63016041">
            <w:r w:rsidRPr="0046630D" w:rsidR="001A058B">
              <w:rPr>
                <w:rStyle w:val="Hyperlink"/>
                <w:rFonts w:ascii="Calibri" w:hAnsi="Calibri" w:eastAsia="Calibri" w:cs="Calibri"/>
                <w:noProof/>
                <w:lang w:val="en-CA"/>
              </w:rPr>
              <w:t>Use Case 6:  Client Delete Account</w:t>
            </w:r>
            <w:r w:rsidR="001A058B">
              <w:rPr>
                <w:noProof/>
                <w:webHidden/>
              </w:rPr>
              <w:tab/>
            </w:r>
            <w:r w:rsidR="001A058B">
              <w:rPr>
                <w:noProof/>
                <w:webHidden/>
              </w:rPr>
              <w:fldChar w:fldCharType="begin"/>
            </w:r>
            <w:r w:rsidR="001A058B">
              <w:rPr>
                <w:noProof/>
                <w:webHidden/>
              </w:rPr>
              <w:instrText xml:space="preserve"> PAGEREF _Toc63016041 \h </w:instrText>
            </w:r>
            <w:r w:rsidR="001A058B">
              <w:rPr>
                <w:noProof/>
                <w:webHidden/>
              </w:rPr>
            </w:r>
            <w:r w:rsidR="001A058B">
              <w:rPr>
                <w:noProof/>
                <w:webHidden/>
              </w:rPr>
              <w:fldChar w:fldCharType="separate"/>
            </w:r>
            <w:r w:rsidR="001A058B">
              <w:rPr>
                <w:noProof/>
                <w:webHidden/>
              </w:rPr>
              <w:t>74</w:t>
            </w:r>
            <w:r w:rsidR="001A058B">
              <w:rPr>
                <w:noProof/>
                <w:webHidden/>
              </w:rPr>
              <w:fldChar w:fldCharType="end"/>
            </w:r>
          </w:hyperlink>
        </w:p>
        <w:p w:rsidR="001A058B" w:rsidRDefault="00811243" w14:paraId="01713BFF" w14:textId="358FD08A">
          <w:pPr>
            <w:pStyle w:val="TOC2"/>
            <w:tabs>
              <w:tab w:val="right" w:leader="dot" w:pos="9350"/>
            </w:tabs>
            <w:rPr>
              <w:rFonts w:asciiTheme="minorHAnsi" w:hAnsiTheme="minorHAnsi" w:eastAsiaTheme="minorEastAsia" w:cstheme="minorBidi"/>
              <w:noProof/>
              <w:lang w:val="en-US"/>
            </w:rPr>
          </w:pPr>
          <w:hyperlink w:history="1" w:anchor="_Toc63016042">
            <w:r w:rsidRPr="0046630D" w:rsidR="001A058B">
              <w:rPr>
                <w:rStyle w:val="Hyperlink"/>
                <w:rFonts w:ascii="Calibri" w:hAnsi="Calibri" w:eastAsia="Calibri" w:cs="Calibri"/>
                <w:noProof/>
                <w:lang w:val="en-CA"/>
              </w:rPr>
              <w:t xml:space="preserve">Use Case 8: </w:t>
            </w:r>
            <w:r w:rsidRPr="0046630D" w:rsidR="001A058B">
              <w:rPr>
                <w:rStyle w:val="Hyperlink"/>
                <w:rFonts w:ascii="Calibri" w:hAnsi="Calibri" w:eastAsia="Calibri" w:cs="Calibri"/>
                <w:noProof/>
                <w:lang w:val="en-US"/>
              </w:rPr>
              <w:t>Client Views Pet Profile List</w:t>
            </w:r>
            <w:r w:rsidR="001A058B">
              <w:rPr>
                <w:noProof/>
                <w:webHidden/>
              </w:rPr>
              <w:tab/>
            </w:r>
            <w:r w:rsidR="001A058B">
              <w:rPr>
                <w:noProof/>
                <w:webHidden/>
              </w:rPr>
              <w:fldChar w:fldCharType="begin"/>
            </w:r>
            <w:r w:rsidR="001A058B">
              <w:rPr>
                <w:noProof/>
                <w:webHidden/>
              </w:rPr>
              <w:instrText xml:space="preserve"> PAGEREF _Toc63016042 \h </w:instrText>
            </w:r>
            <w:r w:rsidR="001A058B">
              <w:rPr>
                <w:noProof/>
                <w:webHidden/>
              </w:rPr>
            </w:r>
            <w:r w:rsidR="001A058B">
              <w:rPr>
                <w:noProof/>
                <w:webHidden/>
              </w:rPr>
              <w:fldChar w:fldCharType="separate"/>
            </w:r>
            <w:r w:rsidR="001A058B">
              <w:rPr>
                <w:noProof/>
                <w:webHidden/>
              </w:rPr>
              <w:t>76</w:t>
            </w:r>
            <w:r w:rsidR="001A058B">
              <w:rPr>
                <w:noProof/>
                <w:webHidden/>
              </w:rPr>
              <w:fldChar w:fldCharType="end"/>
            </w:r>
          </w:hyperlink>
        </w:p>
        <w:p w:rsidR="001A058B" w:rsidRDefault="00811243" w14:paraId="701763E6" w14:textId="340EB6BE">
          <w:pPr>
            <w:pStyle w:val="TOC2"/>
            <w:tabs>
              <w:tab w:val="right" w:leader="dot" w:pos="9350"/>
            </w:tabs>
            <w:rPr>
              <w:rFonts w:asciiTheme="minorHAnsi" w:hAnsiTheme="minorHAnsi" w:eastAsiaTheme="minorEastAsia" w:cstheme="minorBidi"/>
              <w:noProof/>
              <w:lang w:val="en-US"/>
            </w:rPr>
          </w:pPr>
          <w:hyperlink w:history="1" w:anchor="_Toc63016043">
            <w:r w:rsidRPr="0046630D" w:rsidR="001A058B">
              <w:rPr>
                <w:rStyle w:val="Hyperlink"/>
                <w:rFonts w:ascii="Calibri" w:hAnsi="Calibri" w:eastAsia="Calibri" w:cs="Calibri"/>
                <w:noProof/>
                <w:lang w:val="en-US"/>
              </w:rPr>
              <w:t>Use Case 10: Client Updates a pet’s information</w:t>
            </w:r>
            <w:r w:rsidR="001A058B">
              <w:rPr>
                <w:noProof/>
                <w:webHidden/>
              </w:rPr>
              <w:tab/>
            </w:r>
            <w:r w:rsidR="001A058B">
              <w:rPr>
                <w:noProof/>
                <w:webHidden/>
              </w:rPr>
              <w:fldChar w:fldCharType="begin"/>
            </w:r>
            <w:r w:rsidR="001A058B">
              <w:rPr>
                <w:noProof/>
                <w:webHidden/>
              </w:rPr>
              <w:instrText xml:space="preserve"> PAGEREF _Toc63016043 \h </w:instrText>
            </w:r>
            <w:r w:rsidR="001A058B">
              <w:rPr>
                <w:noProof/>
                <w:webHidden/>
              </w:rPr>
            </w:r>
            <w:r w:rsidR="001A058B">
              <w:rPr>
                <w:noProof/>
                <w:webHidden/>
              </w:rPr>
              <w:fldChar w:fldCharType="separate"/>
            </w:r>
            <w:r w:rsidR="001A058B">
              <w:rPr>
                <w:noProof/>
                <w:webHidden/>
              </w:rPr>
              <w:t>78</w:t>
            </w:r>
            <w:r w:rsidR="001A058B">
              <w:rPr>
                <w:noProof/>
                <w:webHidden/>
              </w:rPr>
              <w:fldChar w:fldCharType="end"/>
            </w:r>
          </w:hyperlink>
        </w:p>
        <w:p w:rsidR="001A058B" w:rsidRDefault="00811243" w14:paraId="4C606C96" w14:textId="2E70D447">
          <w:pPr>
            <w:pStyle w:val="TOC2"/>
            <w:tabs>
              <w:tab w:val="right" w:leader="dot" w:pos="9350"/>
            </w:tabs>
            <w:rPr>
              <w:rFonts w:asciiTheme="minorHAnsi" w:hAnsiTheme="minorHAnsi" w:eastAsiaTheme="minorEastAsia" w:cstheme="minorBidi"/>
              <w:noProof/>
              <w:lang w:val="en-US"/>
            </w:rPr>
          </w:pPr>
          <w:hyperlink w:history="1" w:anchor="_Toc63016044">
            <w:r w:rsidRPr="0046630D" w:rsidR="001A058B">
              <w:rPr>
                <w:rStyle w:val="Hyperlink"/>
                <w:rFonts w:ascii="Calibri" w:hAnsi="Calibri" w:eastAsia="Calibri" w:cs="Calibri"/>
                <w:noProof/>
                <w:lang w:val="en-US"/>
              </w:rPr>
              <w:t>Use Case 11: Client view’s the available schedule</w:t>
            </w:r>
            <w:r w:rsidR="001A058B">
              <w:rPr>
                <w:noProof/>
                <w:webHidden/>
              </w:rPr>
              <w:tab/>
            </w:r>
            <w:r w:rsidR="001A058B">
              <w:rPr>
                <w:noProof/>
                <w:webHidden/>
              </w:rPr>
              <w:fldChar w:fldCharType="begin"/>
            </w:r>
            <w:r w:rsidR="001A058B">
              <w:rPr>
                <w:noProof/>
                <w:webHidden/>
              </w:rPr>
              <w:instrText xml:space="preserve"> PAGEREF _Toc63016044 \h </w:instrText>
            </w:r>
            <w:r w:rsidR="001A058B">
              <w:rPr>
                <w:noProof/>
                <w:webHidden/>
              </w:rPr>
            </w:r>
            <w:r w:rsidR="001A058B">
              <w:rPr>
                <w:noProof/>
                <w:webHidden/>
              </w:rPr>
              <w:fldChar w:fldCharType="separate"/>
            </w:r>
            <w:r w:rsidR="001A058B">
              <w:rPr>
                <w:noProof/>
                <w:webHidden/>
              </w:rPr>
              <w:t>79</w:t>
            </w:r>
            <w:r w:rsidR="001A058B">
              <w:rPr>
                <w:noProof/>
                <w:webHidden/>
              </w:rPr>
              <w:fldChar w:fldCharType="end"/>
            </w:r>
          </w:hyperlink>
        </w:p>
        <w:p w:rsidR="001A058B" w:rsidRDefault="00811243" w14:paraId="2A328971" w14:textId="639E70E1">
          <w:pPr>
            <w:pStyle w:val="TOC2"/>
            <w:tabs>
              <w:tab w:val="right" w:leader="dot" w:pos="9350"/>
            </w:tabs>
            <w:rPr>
              <w:rFonts w:asciiTheme="minorHAnsi" w:hAnsiTheme="minorHAnsi" w:eastAsiaTheme="minorEastAsia" w:cstheme="minorBidi"/>
              <w:noProof/>
              <w:lang w:val="en-US"/>
            </w:rPr>
          </w:pPr>
          <w:hyperlink w:history="1" w:anchor="_Toc63016045">
            <w:r w:rsidRPr="0046630D" w:rsidR="001A058B">
              <w:rPr>
                <w:rStyle w:val="Hyperlink"/>
                <w:noProof/>
                <w:lang w:val="en-US"/>
              </w:rPr>
              <w:t>Use Case 12: Client books an appointment</w:t>
            </w:r>
            <w:r w:rsidR="001A058B">
              <w:rPr>
                <w:noProof/>
                <w:webHidden/>
              </w:rPr>
              <w:tab/>
            </w:r>
            <w:r w:rsidR="001A058B">
              <w:rPr>
                <w:noProof/>
                <w:webHidden/>
              </w:rPr>
              <w:fldChar w:fldCharType="begin"/>
            </w:r>
            <w:r w:rsidR="001A058B">
              <w:rPr>
                <w:noProof/>
                <w:webHidden/>
              </w:rPr>
              <w:instrText xml:space="preserve"> PAGEREF _Toc63016045 \h </w:instrText>
            </w:r>
            <w:r w:rsidR="001A058B">
              <w:rPr>
                <w:noProof/>
                <w:webHidden/>
              </w:rPr>
            </w:r>
            <w:r w:rsidR="001A058B">
              <w:rPr>
                <w:noProof/>
                <w:webHidden/>
              </w:rPr>
              <w:fldChar w:fldCharType="separate"/>
            </w:r>
            <w:r w:rsidR="001A058B">
              <w:rPr>
                <w:noProof/>
                <w:webHidden/>
              </w:rPr>
              <w:t>80</w:t>
            </w:r>
            <w:r w:rsidR="001A058B">
              <w:rPr>
                <w:noProof/>
                <w:webHidden/>
              </w:rPr>
              <w:fldChar w:fldCharType="end"/>
            </w:r>
          </w:hyperlink>
        </w:p>
        <w:p w:rsidR="001A058B" w:rsidRDefault="00811243" w14:paraId="6FCF6A72" w14:textId="01E9F816">
          <w:pPr>
            <w:pStyle w:val="TOC2"/>
            <w:tabs>
              <w:tab w:val="right" w:leader="dot" w:pos="9350"/>
            </w:tabs>
            <w:rPr>
              <w:rFonts w:asciiTheme="minorHAnsi" w:hAnsiTheme="minorHAnsi" w:eastAsiaTheme="minorEastAsia" w:cstheme="minorBidi"/>
              <w:noProof/>
              <w:lang w:val="en-US"/>
            </w:rPr>
          </w:pPr>
          <w:hyperlink w:history="1" w:anchor="_Toc63016046">
            <w:r w:rsidRPr="0046630D" w:rsidR="001A058B">
              <w:rPr>
                <w:rStyle w:val="Hyperlink"/>
                <w:rFonts w:ascii="Calibri" w:hAnsi="Calibri" w:eastAsia="Calibri" w:cs="Calibri"/>
                <w:noProof/>
                <w:lang w:val="en-US"/>
              </w:rPr>
              <w:t>Use Case 13: Client views their upcoming appointments</w:t>
            </w:r>
            <w:r w:rsidR="001A058B">
              <w:rPr>
                <w:noProof/>
                <w:webHidden/>
              </w:rPr>
              <w:tab/>
            </w:r>
            <w:r w:rsidR="001A058B">
              <w:rPr>
                <w:noProof/>
                <w:webHidden/>
              </w:rPr>
              <w:fldChar w:fldCharType="begin"/>
            </w:r>
            <w:r w:rsidR="001A058B">
              <w:rPr>
                <w:noProof/>
                <w:webHidden/>
              </w:rPr>
              <w:instrText xml:space="preserve"> PAGEREF _Toc63016046 \h </w:instrText>
            </w:r>
            <w:r w:rsidR="001A058B">
              <w:rPr>
                <w:noProof/>
                <w:webHidden/>
              </w:rPr>
            </w:r>
            <w:r w:rsidR="001A058B">
              <w:rPr>
                <w:noProof/>
                <w:webHidden/>
              </w:rPr>
              <w:fldChar w:fldCharType="separate"/>
            </w:r>
            <w:r w:rsidR="001A058B">
              <w:rPr>
                <w:noProof/>
                <w:webHidden/>
              </w:rPr>
              <w:t>81</w:t>
            </w:r>
            <w:r w:rsidR="001A058B">
              <w:rPr>
                <w:noProof/>
                <w:webHidden/>
              </w:rPr>
              <w:fldChar w:fldCharType="end"/>
            </w:r>
          </w:hyperlink>
        </w:p>
        <w:p w:rsidR="001A058B" w:rsidRDefault="00811243" w14:paraId="033392AD" w14:textId="586B6686">
          <w:pPr>
            <w:pStyle w:val="TOC2"/>
            <w:tabs>
              <w:tab w:val="right" w:leader="dot" w:pos="9350"/>
            </w:tabs>
            <w:rPr>
              <w:rFonts w:asciiTheme="minorHAnsi" w:hAnsiTheme="minorHAnsi" w:eastAsiaTheme="minorEastAsia" w:cstheme="minorBidi"/>
              <w:noProof/>
              <w:lang w:val="en-US"/>
            </w:rPr>
          </w:pPr>
          <w:hyperlink w:history="1" w:anchor="_Toc63016047">
            <w:r w:rsidRPr="0046630D" w:rsidR="001A058B">
              <w:rPr>
                <w:rStyle w:val="Hyperlink"/>
                <w:rFonts w:ascii="Calibri" w:hAnsi="Calibri" w:eastAsia="Calibri" w:cs="Calibri"/>
                <w:noProof/>
                <w:lang w:val="en-US"/>
              </w:rPr>
              <w:t>Use Case 14: Client updates an appointment</w:t>
            </w:r>
            <w:r w:rsidR="001A058B">
              <w:rPr>
                <w:noProof/>
                <w:webHidden/>
              </w:rPr>
              <w:tab/>
            </w:r>
            <w:r w:rsidR="001A058B">
              <w:rPr>
                <w:noProof/>
                <w:webHidden/>
              </w:rPr>
              <w:fldChar w:fldCharType="begin"/>
            </w:r>
            <w:r w:rsidR="001A058B">
              <w:rPr>
                <w:noProof/>
                <w:webHidden/>
              </w:rPr>
              <w:instrText xml:space="preserve"> PAGEREF _Toc63016047 \h </w:instrText>
            </w:r>
            <w:r w:rsidR="001A058B">
              <w:rPr>
                <w:noProof/>
                <w:webHidden/>
              </w:rPr>
            </w:r>
            <w:r w:rsidR="001A058B">
              <w:rPr>
                <w:noProof/>
                <w:webHidden/>
              </w:rPr>
              <w:fldChar w:fldCharType="separate"/>
            </w:r>
            <w:r w:rsidR="001A058B">
              <w:rPr>
                <w:noProof/>
                <w:webHidden/>
              </w:rPr>
              <w:t>82</w:t>
            </w:r>
            <w:r w:rsidR="001A058B">
              <w:rPr>
                <w:noProof/>
                <w:webHidden/>
              </w:rPr>
              <w:fldChar w:fldCharType="end"/>
            </w:r>
          </w:hyperlink>
        </w:p>
        <w:p w:rsidR="001A058B" w:rsidRDefault="00811243" w14:paraId="6C8EA2AE" w14:textId="38F8EA92">
          <w:pPr>
            <w:pStyle w:val="TOC2"/>
            <w:tabs>
              <w:tab w:val="right" w:leader="dot" w:pos="9350"/>
            </w:tabs>
            <w:rPr>
              <w:rFonts w:asciiTheme="minorHAnsi" w:hAnsiTheme="minorHAnsi" w:eastAsiaTheme="minorEastAsia" w:cstheme="minorBidi"/>
              <w:noProof/>
              <w:lang w:val="en-US"/>
            </w:rPr>
          </w:pPr>
          <w:hyperlink w:history="1" w:anchor="_Toc63016048">
            <w:r w:rsidRPr="0046630D" w:rsidR="001A058B">
              <w:rPr>
                <w:rStyle w:val="Hyperlink"/>
                <w:noProof/>
              </w:rPr>
              <w:t>Use Case 15: Client Cancels Appointment</w:t>
            </w:r>
            <w:r w:rsidR="001A058B">
              <w:rPr>
                <w:noProof/>
                <w:webHidden/>
              </w:rPr>
              <w:tab/>
            </w:r>
            <w:r w:rsidR="001A058B">
              <w:rPr>
                <w:noProof/>
                <w:webHidden/>
              </w:rPr>
              <w:fldChar w:fldCharType="begin"/>
            </w:r>
            <w:r w:rsidR="001A058B">
              <w:rPr>
                <w:noProof/>
                <w:webHidden/>
              </w:rPr>
              <w:instrText xml:space="preserve"> PAGEREF _Toc63016048 \h </w:instrText>
            </w:r>
            <w:r w:rsidR="001A058B">
              <w:rPr>
                <w:noProof/>
                <w:webHidden/>
              </w:rPr>
            </w:r>
            <w:r w:rsidR="001A058B">
              <w:rPr>
                <w:noProof/>
                <w:webHidden/>
              </w:rPr>
              <w:fldChar w:fldCharType="separate"/>
            </w:r>
            <w:r w:rsidR="001A058B">
              <w:rPr>
                <w:noProof/>
                <w:webHidden/>
              </w:rPr>
              <w:t>83</w:t>
            </w:r>
            <w:r w:rsidR="001A058B">
              <w:rPr>
                <w:noProof/>
                <w:webHidden/>
              </w:rPr>
              <w:fldChar w:fldCharType="end"/>
            </w:r>
          </w:hyperlink>
        </w:p>
        <w:p w:rsidR="001A058B" w:rsidRDefault="00811243" w14:paraId="3703D105" w14:textId="797F9FB2">
          <w:pPr>
            <w:pStyle w:val="TOC2"/>
            <w:tabs>
              <w:tab w:val="right" w:leader="dot" w:pos="9350"/>
            </w:tabs>
            <w:rPr>
              <w:rFonts w:asciiTheme="minorHAnsi" w:hAnsiTheme="minorHAnsi" w:eastAsiaTheme="minorEastAsia" w:cstheme="minorBidi"/>
              <w:noProof/>
              <w:lang w:val="en-US"/>
            </w:rPr>
          </w:pPr>
          <w:hyperlink w:history="1" w:anchor="_Toc63016049">
            <w:r w:rsidRPr="0046630D" w:rsidR="001A058B">
              <w:rPr>
                <w:rStyle w:val="Hyperlink"/>
                <w:noProof/>
              </w:rPr>
              <w:t>Use Case 16: Client Views Client Contract</w:t>
            </w:r>
            <w:r w:rsidR="001A058B">
              <w:rPr>
                <w:noProof/>
                <w:webHidden/>
              </w:rPr>
              <w:tab/>
            </w:r>
            <w:r w:rsidR="001A058B">
              <w:rPr>
                <w:noProof/>
                <w:webHidden/>
              </w:rPr>
              <w:fldChar w:fldCharType="begin"/>
            </w:r>
            <w:r w:rsidR="001A058B">
              <w:rPr>
                <w:noProof/>
                <w:webHidden/>
              </w:rPr>
              <w:instrText xml:space="preserve"> PAGEREF _Toc63016049 \h </w:instrText>
            </w:r>
            <w:r w:rsidR="001A058B">
              <w:rPr>
                <w:noProof/>
                <w:webHidden/>
              </w:rPr>
            </w:r>
            <w:r w:rsidR="001A058B">
              <w:rPr>
                <w:noProof/>
                <w:webHidden/>
              </w:rPr>
              <w:fldChar w:fldCharType="separate"/>
            </w:r>
            <w:r w:rsidR="001A058B">
              <w:rPr>
                <w:noProof/>
                <w:webHidden/>
              </w:rPr>
              <w:t>84</w:t>
            </w:r>
            <w:r w:rsidR="001A058B">
              <w:rPr>
                <w:noProof/>
                <w:webHidden/>
              </w:rPr>
              <w:fldChar w:fldCharType="end"/>
            </w:r>
          </w:hyperlink>
        </w:p>
        <w:p w:rsidR="001A058B" w:rsidRDefault="00811243" w14:paraId="28767546" w14:textId="041429CA">
          <w:pPr>
            <w:pStyle w:val="TOC2"/>
            <w:tabs>
              <w:tab w:val="right" w:leader="dot" w:pos="9350"/>
            </w:tabs>
            <w:rPr>
              <w:rFonts w:asciiTheme="minorHAnsi" w:hAnsiTheme="minorHAnsi" w:eastAsiaTheme="minorEastAsia" w:cstheme="minorBidi"/>
              <w:noProof/>
              <w:lang w:val="en-US"/>
            </w:rPr>
          </w:pPr>
          <w:hyperlink w:history="1" w:anchor="_Toc63016050">
            <w:r w:rsidRPr="0046630D" w:rsidR="001A058B">
              <w:rPr>
                <w:rStyle w:val="Hyperlink"/>
                <w:noProof/>
              </w:rPr>
              <w:t>Use Case 17: Client Prints Client Contract</w:t>
            </w:r>
            <w:r w:rsidR="001A058B">
              <w:rPr>
                <w:noProof/>
                <w:webHidden/>
              </w:rPr>
              <w:tab/>
            </w:r>
            <w:r w:rsidR="001A058B">
              <w:rPr>
                <w:noProof/>
                <w:webHidden/>
              </w:rPr>
              <w:fldChar w:fldCharType="begin"/>
            </w:r>
            <w:r w:rsidR="001A058B">
              <w:rPr>
                <w:noProof/>
                <w:webHidden/>
              </w:rPr>
              <w:instrText xml:space="preserve"> PAGEREF _Toc63016050 \h </w:instrText>
            </w:r>
            <w:r w:rsidR="001A058B">
              <w:rPr>
                <w:noProof/>
                <w:webHidden/>
              </w:rPr>
            </w:r>
            <w:r w:rsidR="001A058B">
              <w:rPr>
                <w:noProof/>
                <w:webHidden/>
              </w:rPr>
              <w:fldChar w:fldCharType="separate"/>
            </w:r>
            <w:r w:rsidR="001A058B">
              <w:rPr>
                <w:noProof/>
                <w:webHidden/>
              </w:rPr>
              <w:t>85</w:t>
            </w:r>
            <w:r w:rsidR="001A058B">
              <w:rPr>
                <w:noProof/>
                <w:webHidden/>
              </w:rPr>
              <w:fldChar w:fldCharType="end"/>
            </w:r>
          </w:hyperlink>
        </w:p>
        <w:p w:rsidR="001A058B" w:rsidRDefault="00811243" w14:paraId="637DCAB4" w14:textId="15BBC274">
          <w:pPr>
            <w:pStyle w:val="TOC2"/>
            <w:tabs>
              <w:tab w:val="right" w:leader="dot" w:pos="9350"/>
            </w:tabs>
            <w:rPr>
              <w:rFonts w:asciiTheme="minorHAnsi" w:hAnsiTheme="minorHAnsi" w:eastAsiaTheme="minorEastAsia" w:cstheme="minorBidi"/>
              <w:noProof/>
              <w:lang w:val="en-US"/>
            </w:rPr>
          </w:pPr>
          <w:hyperlink w:history="1" w:anchor="_Toc63016051">
            <w:r w:rsidRPr="0046630D" w:rsidR="001A058B">
              <w:rPr>
                <w:rStyle w:val="Hyperlink"/>
                <w:noProof/>
              </w:rPr>
              <w:t>Use Case 18: Staff Sets Work Preferences</w:t>
            </w:r>
            <w:r w:rsidR="001A058B">
              <w:rPr>
                <w:noProof/>
                <w:webHidden/>
              </w:rPr>
              <w:tab/>
            </w:r>
            <w:r w:rsidR="001A058B">
              <w:rPr>
                <w:noProof/>
                <w:webHidden/>
              </w:rPr>
              <w:fldChar w:fldCharType="begin"/>
            </w:r>
            <w:r w:rsidR="001A058B">
              <w:rPr>
                <w:noProof/>
                <w:webHidden/>
              </w:rPr>
              <w:instrText xml:space="preserve"> PAGEREF _Toc63016051 \h </w:instrText>
            </w:r>
            <w:r w:rsidR="001A058B">
              <w:rPr>
                <w:noProof/>
                <w:webHidden/>
              </w:rPr>
            </w:r>
            <w:r w:rsidR="001A058B">
              <w:rPr>
                <w:noProof/>
                <w:webHidden/>
              </w:rPr>
              <w:fldChar w:fldCharType="separate"/>
            </w:r>
            <w:r w:rsidR="001A058B">
              <w:rPr>
                <w:noProof/>
                <w:webHidden/>
              </w:rPr>
              <w:t>86</w:t>
            </w:r>
            <w:r w:rsidR="001A058B">
              <w:rPr>
                <w:noProof/>
                <w:webHidden/>
              </w:rPr>
              <w:fldChar w:fldCharType="end"/>
            </w:r>
          </w:hyperlink>
        </w:p>
        <w:p w:rsidR="001A058B" w:rsidRDefault="00811243" w14:paraId="6BD65825" w14:textId="12E51DB1">
          <w:pPr>
            <w:pStyle w:val="TOC2"/>
            <w:tabs>
              <w:tab w:val="right" w:leader="dot" w:pos="9350"/>
            </w:tabs>
            <w:rPr>
              <w:rFonts w:asciiTheme="minorHAnsi" w:hAnsiTheme="minorHAnsi" w:eastAsiaTheme="minorEastAsia" w:cstheme="minorBidi"/>
              <w:noProof/>
              <w:lang w:val="en-US"/>
            </w:rPr>
          </w:pPr>
          <w:hyperlink w:history="1" w:anchor="_Toc63016052">
            <w:r w:rsidRPr="0046630D" w:rsidR="001A058B">
              <w:rPr>
                <w:rStyle w:val="Hyperlink"/>
                <w:noProof/>
              </w:rPr>
              <w:t>Use Case 19: Staff Views Available Appointments</w:t>
            </w:r>
            <w:r w:rsidR="001A058B">
              <w:rPr>
                <w:noProof/>
                <w:webHidden/>
              </w:rPr>
              <w:tab/>
            </w:r>
            <w:r w:rsidR="001A058B">
              <w:rPr>
                <w:noProof/>
                <w:webHidden/>
              </w:rPr>
              <w:fldChar w:fldCharType="begin"/>
            </w:r>
            <w:r w:rsidR="001A058B">
              <w:rPr>
                <w:noProof/>
                <w:webHidden/>
              </w:rPr>
              <w:instrText xml:space="preserve"> PAGEREF _Toc63016052 \h </w:instrText>
            </w:r>
            <w:r w:rsidR="001A058B">
              <w:rPr>
                <w:noProof/>
                <w:webHidden/>
              </w:rPr>
            </w:r>
            <w:r w:rsidR="001A058B">
              <w:rPr>
                <w:noProof/>
                <w:webHidden/>
              </w:rPr>
              <w:fldChar w:fldCharType="separate"/>
            </w:r>
            <w:r w:rsidR="001A058B">
              <w:rPr>
                <w:noProof/>
                <w:webHidden/>
              </w:rPr>
              <w:t>87</w:t>
            </w:r>
            <w:r w:rsidR="001A058B">
              <w:rPr>
                <w:noProof/>
                <w:webHidden/>
              </w:rPr>
              <w:fldChar w:fldCharType="end"/>
            </w:r>
          </w:hyperlink>
        </w:p>
        <w:p w:rsidR="001A058B" w:rsidRDefault="00811243" w14:paraId="19006DD8" w14:textId="63C4B9CF">
          <w:pPr>
            <w:pStyle w:val="TOC2"/>
            <w:tabs>
              <w:tab w:val="right" w:leader="dot" w:pos="9350"/>
            </w:tabs>
            <w:rPr>
              <w:rFonts w:asciiTheme="minorHAnsi" w:hAnsiTheme="minorHAnsi" w:eastAsiaTheme="minorEastAsia" w:cstheme="minorBidi"/>
              <w:noProof/>
              <w:lang w:val="en-US"/>
            </w:rPr>
          </w:pPr>
          <w:hyperlink w:history="1" w:anchor="_Toc63016053">
            <w:r w:rsidRPr="0046630D" w:rsidR="001A058B">
              <w:rPr>
                <w:rStyle w:val="Hyperlink"/>
                <w:noProof/>
              </w:rPr>
              <w:t>Use Case 20: Staff Views Client and Pet Information</w:t>
            </w:r>
            <w:r w:rsidR="001A058B">
              <w:rPr>
                <w:noProof/>
                <w:webHidden/>
              </w:rPr>
              <w:tab/>
            </w:r>
            <w:r w:rsidR="001A058B">
              <w:rPr>
                <w:noProof/>
                <w:webHidden/>
              </w:rPr>
              <w:fldChar w:fldCharType="begin"/>
            </w:r>
            <w:r w:rsidR="001A058B">
              <w:rPr>
                <w:noProof/>
                <w:webHidden/>
              </w:rPr>
              <w:instrText xml:space="preserve"> PAGEREF _Toc63016053 \h </w:instrText>
            </w:r>
            <w:r w:rsidR="001A058B">
              <w:rPr>
                <w:noProof/>
                <w:webHidden/>
              </w:rPr>
            </w:r>
            <w:r w:rsidR="001A058B">
              <w:rPr>
                <w:noProof/>
                <w:webHidden/>
              </w:rPr>
              <w:fldChar w:fldCharType="separate"/>
            </w:r>
            <w:r w:rsidR="001A058B">
              <w:rPr>
                <w:noProof/>
                <w:webHidden/>
              </w:rPr>
              <w:t>88</w:t>
            </w:r>
            <w:r w:rsidR="001A058B">
              <w:rPr>
                <w:noProof/>
                <w:webHidden/>
              </w:rPr>
              <w:fldChar w:fldCharType="end"/>
            </w:r>
          </w:hyperlink>
        </w:p>
        <w:p w:rsidR="001A058B" w:rsidRDefault="00811243" w14:paraId="4082A83F" w14:textId="3FBCA9A0">
          <w:pPr>
            <w:pStyle w:val="TOC2"/>
            <w:tabs>
              <w:tab w:val="right" w:leader="dot" w:pos="9350"/>
            </w:tabs>
            <w:rPr>
              <w:rFonts w:asciiTheme="minorHAnsi" w:hAnsiTheme="minorHAnsi" w:eastAsiaTheme="minorEastAsia" w:cstheme="minorBidi"/>
              <w:noProof/>
              <w:lang w:val="en-US"/>
            </w:rPr>
          </w:pPr>
          <w:hyperlink w:history="1" w:anchor="_Toc63016054">
            <w:r w:rsidRPr="0046630D" w:rsidR="001A058B">
              <w:rPr>
                <w:rStyle w:val="Hyperlink"/>
                <w:noProof/>
              </w:rPr>
              <w:t>Use</w:t>
            </w:r>
            <w:r w:rsidRPr="0046630D" w:rsidR="001A058B">
              <w:rPr>
                <w:rStyle w:val="Hyperlink"/>
                <w:b/>
                <w:bCs/>
                <w:noProof/>
              </w:rPr>
              <w:t xml:space="preserve"> </w:t>
            </w:r>
            <w:r w:rsidRPr="0046630D" w:rsidR="001A058B">
              <w:rPr>
                <w:rStyle w:val="Hyperlink"/>
                <w:noProof/>
              </w:rPr>
              <w:t>Case 21: Staff Accepts Available Appointment</w:t>
            </w:r>
            <w:r w:rsidR="001A058B">
              <w:rPr>
                <w:noProof/>
                <w:webHidden/>
              </w:rPr>
              <w:tab/>
            </w:r>
            <w:r w:rsidR="001A058B">
              <w:rPr>
                <w:noProof/>
                <w:webHidden/>
              </w:rPr>
              <w:fldChar w:fldCharType="begin"/>
            </w:r>
            <w:r w:rsidR="001A058B">
              <w:rPr>
                <w:noProof/>
                <w:webHidden/>
              </w:rPr>
              <w:instrText xml:space="preserve"> PAGEREF _Toc63016054 \h </w:instrText>
            </w:r>
            <w:r w:rsidR="001A058B">
              <w:rPr>
                <w:noProof/>
                <w:webHidden/>
              </w:rPr>
            </w:r>
            <w:r w:rsidR="001A058B">
              <w:rPr>
                <w:noProof/>
                <w:webHidden/>
              </w:rPr>
              <w:fldChar w:fldCharType="separate"/>
            </w:r>
            <w:r w:rsidR="001A058B">
              <w:rPr>
                <w:noProof/>
                <w:webHidden/>
              </w:rPr>
              <w:t>89</w:t>
            </w:r>
            <w:r w:rsidR="001A058B">
              <w:rPr>
                <w:noProof/>
                <w:webHidden/>
              </w:rPr>
              <w:fldChar w:fldCharType="end"/>
            </w:r>
          </w:hyperlink>
        </w:p>
        <w:p w:rsidR="001A058B" w:rsidRDefault="00811243" w14:paraId="6F7D5C3D" w14:textId="61175D7A">
          <w:pPr>
            <w:pStyle w:val="TOC2"/>
            <w:tabs>
              <w:tab w:val="right" w:leader="dot" w:pos="9350"/>
            </w:tabs>
            <w:rPr>
              <w:rFonts w:asciiTheme="minorHAnsi" w:hAnsiTheme="minorHAnsi" w:eastAsiaTheme="minorEastAsia" w:cstheme="minorBidi"/>
              <w:noProof/>
              <w:lang w:val="en-US"/>
            </w:rPr>
          </w:pPr>
          <w:hyperlink w:history="1" w:anchor="_Toc63016055">
            <w:r w:rsidRPr="0046630D" w:rsidR="001A058B">
              <w:rPr>
                <w:rStyle w:val="Hyperlink"/>
                <w:noProof/>
              </w:rPr>
              <w:t>Use Case 22: Send Confirmation Notice and Client Contract</w:t>
            </w:r>
            <w:r w:rsidR="001A058B">
              <w:rPr>
                <w:noProof/>
                <w:webHidden/>
              </w:rPr>
              <w:tab/>
            </w:r>
            <w:r w:rsidR="001A058B">
              <w:rPr>
                <w:noProof/>
                <w:webHidden/>
              </w:rPr>
              <w:fldChar w:fldCharType="begin"/>
            </w:r>
            <w:r w:rsidR="001A058B">
              <w:rPr>
                <w:noProof/>
                <w:webHidden/>
              </w:rPr>
              <w:instrText xml:space="preserve"> PAGEREF _Toc63016055 \h </w:instrText>
            </w:r>
            <w:r w:rsidR="001A058B">
              <w:rPr>
                <w:noProof/>
                <w:webHidden/>
              </w:rPr>
            </w:r>
            <w:r w:rsidR="001A058B">
              <w:rPr>
                <w:noProof/>
                <w:webHidden/>
              </w:rPr>
              <w:fldChar w:fldCharType="separate"/>
            </w:r>
            <w:r w:rsidR="001A058B">
              <w:rPr>
                <w:noProof/>
                <w:webHidden/>
              </w:rPr>
              <w:t>90</w:t>
            </w:r>
            <w:r w:rsidR="001A058B">
              <w:rPr>
                <w:noProof/>
                <w:webHidden/>
              </w:rPr>
              <w:fldChar w:fldCharType="end"/>
            </w:r>
          </w:hyperlink>
        </w:p>
        <w:p w:rsidR="001A058B" w:rsidRDefault="00811243" w14:paraId="37488AD2" w14:textId="7E48EF9C">
          <w:pPr>
            <w:pStyle w:val="TOC2"/>
            <w:tabs>
              <w:tab w:val="right" w:leader="dot" w:pos="9350"/>
            </w:tabs>
            <w:rPr>
              <w:rFonts w:asciiTheme="minorHAnsi" w:hAnsiTheme="minorHAnsi" w:eastAsiaTheme="minorEastAsia" w:cstheme="minorBidi"/>
              <w:noProof/>
              <w:lang w:val="en-US"/>
            </w:rPr>
          </w:pPr>
          <w:hyperlink w:history="1" w:anchor="_Toc63016056">
            <w:r w:rsidRPr="0046630D" w:rsidR="001A058B">
              <w:rPr>
                <w:rStyle w:val="Hyperlink"/>
                <w:noProof/>
              </w:rPr>
              <w:t>Use Case 23: Staff Views Appointment Updates</w:t>
            </w:r>
            <w:r w:rsidR="001A058B">
              <w:rPr>
                <w:noProof/>
                <w:webHidden/>
              </w:rPr>
              <w:tab/>
            </w:r>
            <w:r w:rsidR="001A058B">
              <w:rPr>
                <w:noProof/>
                <w:webHidden/>
              </w:rPr>
              <w:fldChar w:fldCharType="begin"/>
            </w:r>
            <w:r w:rsidR="001A058B">
              <w:rPr>
                <w:noProof/>
                <w:webHidden/>
              </w:rPr>
              <w:instrText xml:space="preserve"> PAGEREF _Toc63016056 \h </w:instrText>
            </w:r>
            <w:r w:rsidR="001A058B">
              <w:rPr>
                <w:noProof/>
                <w:webHidden/>
              </w:rPr>
            </w:r>
            <w:r w:rsidR="001A058B">
              <w:rPr>
                <w:noProof/>
                <w:webHidden/>
              </w:rPr>
              <w:fldChar w:fldCharType="separate"/>
            </w:r>
            <w:r w:rsidR="001A058B">
              <w:rPr>
                <w:noProof/>
                <w:webHidden/>
              </w:rPr>
              <w:t>91</w:t>
            </w:r>
            <w:r w:rsidR="001A058B">
              <w:rPr>
                <w:noProof/>
                <w:webHidden/>
              </w:rPr>
              <w:fldChar w:fldCharType="end"/>
            </w:r>
          </w:hyperlink>
        </w:p>
        <w:p w:rsidR="001A058B" w:rsidRDefault="00811243" w14:paraId="75025B19" w14:textId="6E9728BB">
          <w:pPr>
            <w:pStyle w:val="TOC2"/>
            <w:tabs>
              <w:tab w:val="right" w:leader="dot" w:pos="9350"/>
            </w:tabs>
            <w:rPr>
              <w:rFonts w:asciiTheme="minorHAnsi" w:hAnsiTheme="minorHAnsi" w:eastAsiaTheme="minorEastAsia" w:cstheme="minorBidi"/>
              <w:noProof/>
              <w:lang w:val="en-US"/>
            </w:rPr>
          </w:pPr>
          <w:hyperlink w:history="1" w:anchor="_Toc63016057">
            <w:r w:rsidRPr="0046630D" w:rsidR="001A058B">
              <w:rPr>
                <w:rStyle w:val="Hyperlink"/>
                <w:noProof/>
              </w:rPr>
              <w:t>Use Case 24: Staff Add Client Notes</w:t>
            </w:r>
            <w:r w:rsidR="001A058B">
              <w:rPr>
                <w:noProof/>
                <w:webHidden/>
              </w:rPr>
              <w:tab/>
            </w:r>
            <w:r w:rsidR="001A058B">
              <w:rPr>
                <w:noProof/>
                <w:webHidden/>
              </w:rPr>
              <w:fldChar w:fldCharType="begin"/>
            </w:r>
            <w:r w:rsidR="001A058B">
              <w:rPr>
                <w:noProof/>
                <w:webHidden/>
              </w:rPr>
              <w:instrText xml:space="preserve"> PAGEREF _Toc63016057 \h </w:instrText>
            </w:r>
            <w:r w:rsidR="001A058B">
              <w:rPr>
                <w:noProof/>
                <w:webHidden/>
              </w:rPr>
            </w:r>
            <w:r w:rsidR="001A058B">
              <w:rPr>
                <w:noProof/>
                <w:webHidden/>
              </w:rPr>
              <w:fldChar w:fldCharType="separate"/>
            </w:r>
            <w:r w:rsidR="001A058B">
              <w:rPr>
                <w:noProof/>
                <w:webHidden/>
              </w:rPr>
              <w:t>92</w:t>
            </w:r>
            <w:r w:rsidR="001A058B">
              <w:rPr>
                <w:noProof/>
                <w:webHidden/>
              </w:rPr>
              <w:fldChar w:fldCharType="end"/>
            </w:r>
          </w:hyperlink>
        </w:p>
        <w:p w:rsidR="001A058B" w:rsidRDefault="00811243" w14:paraId="766DD2DA" w14:textId="1F362AEC">
          <w:pPr>
            <w:pStyle w:val="TOC2"/>
            <w:tabs>
              <w:tab w:val="right" w:leader="dot" w:pos="9350"/>
            </w:tabs>
            <w:rPr>
              <w:rFonts w:asciiTheme="minorHAnsi" w:hAnsiTheme="minorHAnsi" w:eastAsiaTheme="minorEastAsia" w:cstheme="minorBidi"/>
              <w:noProof/>
              <w:lang w:val="en-US"/>
            </w:rPr>
          </w:pPr>
          <w:hyperlink w:history="1" w:anchor="_Toc63016058">
            <w:r w:rsidRPr="0046630D" w:rsidR="001A058B">
              <w:rPr>
                <w:rStyle w:val="Hyperlink"/>
                <w:noProof/>
              </w:rPr>
              <w:t>Use Case 25: Staff View Scheduled Appointments</w:t>
            </w:r>
            <w:r w:rsidR="001A058B">
              <w:rPr>
                <w:noProof/>
                <w:webHidden/>
              </w:rPr>
              <w:tab/>
            </w:r>
            <w:r w:rsidR="001A058B">
              <w:rPr>
                <w:noProof/>
                <w:webHidden/>
              </w:rPr>
              <w:fldChar w:fldCharType="begin"/>
            </w:r>
            <w:r w:rsidR="001A058B">
              <w:rPr>
                <w:noProof/>
                <w:webHidden/>
              </w:rPr>
              <w:instrText xml:space="preserve"> PAGEREF _Toc63016058 \h </w:instrText>
            </w:r>
            <w:r w:rsidR="001A058B">
              <w:rPr>
                <w:noProof/>
                <w:webHidden/>
              </w:rPr>
            </w:r>
            <w:r w:rsidR="001A058B">
              <w:rPr>
                <w:noProof/>
                <w:webHidden/>
              </w:rPr>
              <w:fldChar w:fldCharType="separate"/>
            </w:r>
            <w:r w:rsidR="001A058B">
              <w:rPr>
                <w:noProof/>
                <w:webHidden/>
              </w:rPr>
              <w:t>93</w:t>
            </w:r>
            <w:r w:rsidR="001A058B">
              <w:rPr>
                <w:noProof/>
                <w:webHidden/>
              </w:rPr>
              <w:fldChar w:fldCharType="end"/>
            </w:r>
          </w:hyperlink>
        </w:p>
        <w:p w:rsidR="001A058B" w:rsidRDefault="00811243" w14:paraId="7F95A498" w14:textId="56E1099A">
          <w:pPr>
            <w:pStyle w:val="TOC2"/>
            <w:tabs>
              <w:tab w:val="right" w:leader="dot" w:pos="9350"/>
            </w:tabs>
            <w:rPr>
              <w:rFonts w:asciiTheme="minorHAnsi" w:hAnsiTheme="minorHAnsi" w:eastAsiaTheme="minorEastAsia" w:cstheme="minorBidi"/>
              <w:noProof/>
              <w:lang w:val="en-US"/>
            </w:rPr>
          </w:pPr>
          <w:hyperlink w:history="1" w:anchor="_Toc63016060">
            <w:r w:rsidRPr="0046630D" w:rsidR="001A058B">
              <w:rPr>
                <w:rStyle w:val="Hyperlink"/>
                <w:noProof/>
              </w:rPr>
              <w:t>Use Case 26: Admin Add New Staff</w:t>
            </w:r>
            <w:r w:rsidR="001A058B">
              <w:rPr>
                <w:noProof/>
                <w:webHidden/>
              </w:rPr>
              <w:tab/>
            </w:r>
            <w:r w:rsidR="001A058B">
              <w:rPr>
                <w:noProof/>
                <w:webHidden/>
              </w:rPr>
              <w:fldChar w:fldCharType="begin"/>
            </w:r>
            <w:r w:rsidR="001A058B">
              <w:rPr>
                <w:noProof/>
                <w:webHidden/>
              </w:rPr>
              <w:instrText xml:space="preserve"> PAGEREF _Toc63016060 \h </w:instrText>
            </w:r>
            <w:r w:rsidR="001A058B">
              <w:rPr>
                <w:noProof/>
                <w:webHidden/>
              </w:rPr>
            </w:r>
            <w:r w:rsidR="001A058B">
              <w:rPr>
                <w:noProof/>
                <w:webHidden/>
              </w:rPr>
              <w:fldChar w:fldCharType="separate"/>
            </w:r>
            <w:r w:rsidR="001A058B">
              <w:rPr>
                <w:noProof/>
                <w:webHidden/>
              </w:rPr>
              <w:t>94</w:t>
            </w:r>
            <w:r w:rsidR="001A058B">
              <w:rPr>
                <w:noProof/>
                <w:webHidden/>
              </w:rPr>
              <w:fldChar w:fldCharType="end"/>
            </w:r>
          </w:hyperlink>
        </w:p>
        <w:p w:rsidR="001A058B" w:rsidRDefault="00811243" w14:paraId="2AD84758" w14:textId="463F1179">
          <w:pPr>
            <w:pStyle w:val="TOC2"/>
            <w:tabs>
              <w:tab w:val="right" w:leader="dot" w:pos="9350"/>
            </w:tabs>
            <w:rPr>
              <w:rFonts w:asciiTheme="minorHAnsi" w:hAnsiTheme="minorHAnsi" w:eastAsiaTheme="minorEastAsia" w:cstheme="minorBidi"/>
              <w:noProof/>
              <w:lang w:val="en-US"/>
            </w:rPr>
          </w:pPr>
          <w:hyperlink w:history="1" w:anchor="_Toc63016061">
            <w:r w:rsidRPr="0046630D" w:rsidR="001A058B">
              <w:rPr>
                <w:rStyle w:val="Hyperlink"/>
                <w:noProof/>
              </w:rPr>
              <w:t>Use Case 27: Admin Removes Staff</w:t>
            </w:r>
            <w:r w:rsidR="001A058B">
              <w:rPr>
                <w:noProof/>
                <w:webHidden/>
              </w:rPr>
              <w:tab/>
            </w:r>
            <w:r w:rsidR="001A058B">
              <w:rPr>
                <w:noProof/>
                <w:webHidden/>
              </w:rPr>
              <w:fldChar w:fldCharType="begin"/>
            </w:r>
            <w:r w:rsidR="001A058B">
              <w:rPr>
                <w:noProof/>
                <w:webHidden/>
              </w:rPr>
              <w:instrText xml:space="preserve"> PAGEREF _Toc63016061 \h </w:instrText>
            </w:r>
            <w:r w:rsidR="001A058B">
              <w:rPr>
                <w:noProof/>
                <w:webHidden/>
              </w:rPr>
            </w:r>
            <w:r w:rsidR="001A058B">
              <w:rPr>
                <w:noProof/>
                <w:webHidden/>
              </w:rPr>
              <w:fldChar w:fldCharType="separate"/>
            </w:r>
            <w:r w:rsidR="001A058B">
              <w:rPr>
                <w:noProof/>
                <w:webHidden/>
              </w:rPr>
              <w:t>95</w:t>
            </w:r>
            <w:r w:rsidR="001A058B">
              <w:rPr>
                <w:noProof/>
                <w:webHidden/>
              </w:rPr>
              <w:fldChar w:fldCharType="end"/>
            </w:r>
          </w:hyperlink>
        </w:p>
        <w:p w:rsidR="001A058B" w:rsidRDefault="00811243" w14:paraId="4635B2A4" w14:textId="665C2869">
          <w:pPr>
            <w:pStyle w:val="TOC2"/>
            <w:tabs>
              <w:tab w:val="right" w:leader="dot" w:pos="9350"/>
            </w:tabs>
            <w:rPr>
              <w:rFonts w:asciiTheme="minorHAnsi" w:hAnsiTheme="minorHAnsi" w:eastAsiaTheme="minorEastAsia" w:cstheme="minorBidi"/>
              <w:noProof/>
              <w:lang w:val="en-US"/>
            </w:rPr>
          </w:pPr>
          <w:hyperlink w:history="1" w:anchor="_Toc63016062">
            <w:r w:rsidRPr="0046630D" w:rsidR="001A058B">
              <w:rPr>
                <w:rStyle w:val="Hyperlink"/>
                <w:noProof/>
              </w:rPr>
              <w:t>Use Case 28/29: Admin Set/Update Staff Qualifications</w:t>
            </w:r>
            <w:r w:rsidR="001A058B">
              <w:rPr>
                <w:noProof/>
                <w:webHidden/>
              </w:rPr>
              <w:tab/>
            </w:r>
            <w:r w:rsidR="001A058B">
              <w:rPr>
                <w:noProof/>
                <w:webHidden/>
              </w:rPr>
              <w:fldChar w:fldCharType="begin"/>
            </w:r>
            <w:r w:rsidR="001A058B">
              <w:rPr>
                <w:noProof/>
                <w:webHidden/>
              </w:rPr>
              <w:instrText xml:space="preserve"> PAGEREF _Toc63016062 \h </w:instrText>
            </w:r>
            <w:r w:rsidR="001A058B">
              <w:rPr>
                <w:noProof/>
                <w:webHidden/>
              </w:rPr>
            </w:r>
            <w:r w:rsidR="001A058B">
              <w:rPr>
                <w:noProof/>
                <w:webHidden/>
              </w:rPr>
              <w:fldChar w:fldCharType="separate"/>
            </w:r>
            <w:r w:rsidR="001A058B">
              <w:rPr>
                <w:noProof/>
                <w:webHidden/>
              </w:rPr>
              <w:t>96</w:t>
            </w:r>
            <w:r w:rsidR="001A058B">
              <w:rPr>
                <w:noProof/>
                <w:webHidden/>
              </w:rPr>
              <w:fldChar w:fldCharType="end"/>
            </w:r>
          </w:hyperlink>
        </w:p>
        <w:p w:rsidR="001A058B" w:rsidRDefault="00811243" w14:paraId="151315D9" w14:textId="0E644B70">
          <w:pPr>
            <w:pStyle w:val="TOC2"/>
            <w:tabs>
              <w:tab w:val="right" w:leader="dot" w:pos="9350"/>
            </w:tabs>
            <w:rPr>
              <w:rFonts w:asciiTheme="minorHAnsi" w:hAnsiTheme="minorHAnsi" w:eastAsiaTheme="minorEastAsia" w:cstheme="minorBidi"/>
              <w:noProof/>
              <w:lang w:val="en-US"/>
            </w:rPr>
          </w:pPr>
          <w:hyperlink w:history="1" w:anchor="_Toc63016063">
            <w:r w:rsidRPr="0046630D" w:rsidR="001A058B">
              <w:rPr>
                <w:rStyle w:val="Hyperlink"/>
                <w:noProof/>
              </w:rPr>
              <w:t>Use Case 30: Admin Update Promotions</w:t>
            </w:r>
            <w:r w:rsidR="001A058B">
              <w:rPr>
                <w:noProof/>
                <w:webHidden/>
              </w:rPr>
              <w:tab/>
            </w:r>
            <w:r w:rsidR="001A058B">
              <w:rPr>
                <w:noProof/>
                <w:webHidden/>
              </w:rPr>
              <w:fldChar w:fldCharType="begin"/>
            </w:r>
            <w:r w:rsidR="001A058B">
              <w:rPr>
                <w:noProof/>
                <w:webHidden/>
              </w:rPr>
              <w:instrText xml:space="preserve"> PAGEREF _Toc63016063 \h </w:instrText>
            </w:r>
            <w:r w:rsidR="001A058B">
              <w:rPr>
                <w:noProof/>
                <w:webHidden/>
              </w:rPr>
            </w:r>
            <w:r w:rsidR="001A058B">
              <w:rPr>
                <w:noProof/>
                <w:webHidden/>
              </w:rPr>
              <w:fldChar w:fldCharType="separate"/>
            </w:r>
            <w:r w:rsidR="001A058B">
              <w:rPr>
                <w:noProof/>
                <w:webHidden/>
              </w:rPr>
              <w:t>97</w:t>
            </w:r>
            <w:r w:rsidR="001A058B">
              <w:rPr>
                <w:noProof/>
                <w:webHidden/>
              </w:rPr>
              <w:fldChar w:fldCharType="end"/>
            </w:r>
          </w:hyperlink>
        </w:p>
        <w:p w:rsidR="001A058B" w:rsidRDefault="00811243" w14:paraId="1839D843" w14:textId="64030788">
          <w:pPr>
            <w:pStyle w:val="TOC2"/>
            <w:tabs>
              <w:tab w:val="right" w:leader="dot" w:pos="9350"/>
            </w:tabs>
            <w:rPr>
              <w:rFonts w:asciiTheme="minorHAnsi" w:hAnsiTheme="minorHAnsi" w:eastAsiaTheme="minorEastAsia" w:cstheme="minorBidi"/>
              <w:noProof/>
              <w:lang w:val="en-US"/>
            </w:rPr>
          </w:pPr>
          <w:hyperlink w:history="1" w:anchor="_Toc63016064">
            <w:r w:rsidRPr="0046630D" w:rsidR="001A058B">
              <w:rPr>
                <w:rStyle w:val="Hyperlink"/>
                <w:noProof/>
                <w:lang w:val="en-CA"/>
              </w:rPr>
              <w:t xml:space="preserve">Use Case 31: </w:t>
            </w:r>
            <w:r w:rsidRPr="0046630D" w:rsidR="001A058B">
              <w:rPr>
                <w:rStyle w:val="Hyperlink"/>
                <w:noProof/>
              </w:rPr>
              <w:t xml:space="preserve"> Admin emails the current promotions to the email list</w:t>
            </w:r>
            <w:r w:rsidR="001A058B">
              <w:rPr>
                <w:noProof/>
                <w:webHidden/>
              </w:rPr>
              <w:tab/>
            </w:r>
            <w:r w:rsidR="001A058B">
              <w:rPr>
                <w:noProof/>
                <w:webHidden/>
              </w:rPr>
              <w:fldChar w:fldCharType="begin"/>
            </w:r>
            <w:r w:rsidR="001A058B">
              <w:rPr>
                <w:noProof/>
                <w:webHidden/>
              </w:rPr>
              <w:instrText xml:space="preserve"> PAGEREF _Toc63016064 \h </w:instrText>
            </w:r>
            <w:r w:rsidR="001A058B">
              <w:rPr>
                <w:noProof/>
                <w:webHidden/>
              </w:rPr>
            </w:r>
            <w:r w:rsidR="001A058B">
              <w:rPr>
                <w:noProof/>
                <w:webHidden/>
              </w:rPr>
              <w:fldChar w:fldCharType="separate"/>
            </w:r>
            <w:r w:rsidR="001A058B">
              <w:rPr>
                <w:noProof/>
                <w:webHidden/>
              </w:rPr>
              <w:t>97</w:t>
            </w:r>
            <w:r w:rsidR="001A058B">
              <w:rPr>
                <w:noProof/>
                <w:webHidden/>
              </w:rPr>
              <w:fldChar w:fldCharType="end"/>
            </w:r>
          </w:hyperlink>
        </w:p>
        <w:p w:rsidR="001A058B" w:rsidRDefault="00811243" w14:paraId="7E2A3F2E" w14:textId="0A14A89B">
          <w:pPr>
            <w:pStyle w:val="TOC2"/>
            <w:tabs>
              <w:tab w:val="right" w:leader="dot" w:pos="9350"/>
            </w:tabs>
            <w:rPr>
              <w:rFonts w:asciiTheme="minorHAnsi" w:hAnsiTheme="minorHAnsi" w:eastAsiaTheme="minorEastAsia" w:cstheme="minorBidi"/>
              <w:noProof/>
              <w:lang w:val="en-US"/>
            </w:rPr>
          </w:pPr>
          <w:hyperlink w:history="1" w:anchor="_Toc63016065">
            <w:r w:rsidRPr="0046630D" w:rsidR="001A058B">
              <w:rPr>
                <w:rStyle w:val="Hyperlink"/>
                <w:noProof/>
                <w:lang w:val="en-CA"/>
              </w:rPr>
              <w:t>Use Case 32:</w:t>
            </w:r>
            <w:r w:rsidRPr="0046630D" w:rsidR="001A058B">
              <w:rPr>
                <w:rStyle w:val="Hyperlink"/>
                <w:rFonts w:ascii="Calibri" w:hAnsi="Calibri" w:eastAsia="Calibri" w:cs="Calibri"/>
                <w:noProof/>
                <w:lang w:val="en-CA"/>
              </w:rPr>
              <w:t xml:space="preserve"> </w:t>
            </w:r>
            <w:r w:rsidRPr="0046630D" w:rsidR="001A058B">
              <w:rPr>
                <w:rStyle w:val="Hyperlink"/>
                <w:noProof/>
              </w:rPr>
              <w:t>Admin adds a service to the system</w:t>
            </w:r>
            <w:r w:rsidR="001A058B">
              <w:rPr>
                <w:noProof/>
                <w:webHidden/>
              </w:rPr>
              <w:tab/>
            </w:r>
            <w:r w:rsidR="001A058B">
              <w:rPr>
                <w:noProof/>
                <w:webHidden/>
              </w:rPr>
              <w:fldChar w:fldCharType="begin"/>
            </w:r>
            <w:r w:rsidR="001A058B">
              <w:rPr>
                <w:noProof/>
                <w:webHidden/>
              </w:rPr>
              <w:instrText xml:space="preserve"> PAGEREF _Toc63016065 \h </w:instrText>
            </w:r>
            <w:r w:rsidR="001A058B">
              <w:rPr>
                <w:noProof/>
                <w:webHidden/>
              </w:rPr>
            </w:r>
            <w:r w:rsidR="001A058B">
              <w:rPr>
                <w:noProof/>
                <w:webHidden/>
              </w:rPr>
              <w:fldChar w:fldCharType="separate"/>
            </w:r>
            <w:r w:rsidR="001A058B">
              <w:rPr>
                <w:noProof/>
                <w:webHidden/>
              </w:rPr>
              <w:t>99</w:t>
            </w:r>
            <w:r w:rsidR="001A058B">
              <w:rPr>
                <w:noProof/>
                <w:webHidden/>
              </w:rPr>
              <w:fldChar w:fldCharType="end"/>
            </w:r>
          </w:hyperlink>
        </w:p>
        <w:p w:rsidR="001A058B" w:rsidRDefault="00811243" w14:paraId="35C6B46F" w14:textId="4B257255">
          <w:pPr>
            <w:pStyle w:val="TOC2"/>
            <w:tabs>
              <w:tab w:val="right" w:leader="dot" w:pos="9350"/>
            </w:tabs>
            <w:rPr>
              <w:rFonts w:asciiTheme="minorHAnsi" w:hAnsiTheme="minorHAnsi" w:eastAsiaTheme="minorEastAsia" w:cstheme="minorBidi"/>
              <w:noProof/>
              <w:lang w:val="en-US"/>
            </w:rPr>
          </w:pPr>
          <w:hyperlink w:history="1" w:anchor="_Toc63016066">
            <w:r w:rsidRPr="0046630D" w:rsidR="001A058B">
              <w:rPr>
                <w:rStyle w:val="Hyperlink"/>
                <w:noProof/>
                <w:lang w:val="en-CA"/>
              </w:rPr>
              <w:t xml:space="preserve">Use Case 33: </w:t>
            </w:r>
            <w:r w:rsidRPr="0046630D" w:rsidR="001A058B">
              <w:rPr>
                <w:rStyle w:val="Hyperlink"/>
                <w:noProof/>
              </w:rPr>
              <w:t xml:space="preserve"> Admin removes a service from the system</w:t>
            </w:r>
            <w:r w:rsidR="001A058B">
              <w:rPr>
                <w:noProof/>
                <w:webHidden/>
              </w:rPr>
              <w:tab/>
            </w:r>
            <w:r w:rsidR="001A058B">
              <w:rPr>
                <w:noProof/>
                <w:webHidden/>
              </w:rPr>
              <w:fldChar w:fldCharType="begin"/>
            </w:r>
            <w:r w:rsidR="001A058B">
              <w:rPr>
                <w:noProof/>
                <w:webHidden/>
              </w:rPr>
              <w:instrText xml:space="preserve"> PAGEREF _Toc63016066 \h </w:instrText>
            </w:r>
            <w:r w:rsidR="001A058B">
              <w:rPr>
                <w:noProof/>
                <w:webHidden/>
              </w:rPr>
            </w:r>
            <w:r w:rsidR="001A058B">
              <w:rPr>
                <w:noProof/>
                <w:webHidden/>
              </w:rPr>
              <w:fldChar w:fldCharType="separate"/>
            </w:r>
            <w:r w:rsidR="001A058B">
              <w:rPr>
                <w:noProof/>
                <w:webHidden/>
              </w:rPr>
              <w:t>100</w:t>
            </w:r>
            <w:r w:rsidR="001A058B">
              <w:rPr>
                <w:noProof/>
                <w:webHidden/>
              </w:rPr>
              <w:fldChar w:fldCharType="end"/>
            </w:r>
          </w:hyperlink>
        </w:p>
        <w:p w:rsidR="001A058B" w:rsidRDefault="00811243" w14:paraId="2304CF62" w14:textId="702D19B8">
          <w:pPr>
            <w:pStyle w:val="TOC2"/>
            <w:tabs>
              <w:tab w:val="right" w:leader="dot" w:pos="9350"/>
            </w:tabs>
            <w:rPr>
              <w:rFonts w:asciiTheme="minorHAnsi" w:hAnsiTheme="minorHAnsi" w:eastAsiaTheme="minorEastAsia" w:cstheme="minorBidi"/>
              <w:noProof/>
              <w:lang w:val="en-US"/>
            </w:rPr>
          </w:pPr>
          <w:hyperlink w:history="1" w:anchor="_Toc63016067">
            <w:r w:rsidRPr="0046630D" w:rsidR="001A058B">
              <w:rPr>
                <w:rStyle w:val="Hyperlink"/>
                <w:noProof/>
                <w:lang w:val="en-CA"/>
              </w:rPr>
              <w:t xml:space="preserve">Use Case 34: </w:t>
            </w:r>
            <w:r w:rsidRPr="0046630D" w:rsidR="001A058B">
              <w:rPr>
                <w:rStyle w:val="Hyperlink"/>
                <w:noProof/>
              </w:rPr>
              <w:t xml:space="preserve"> Admin updates or changes a service in the system</w:t>
            </w:r>
            <w:r w:rsidR="001A058B">
              <w:rPr>
                <w:noProof/>
                <w:webHidden/>
              </w:rPr>
              <w:tab/>
            </w:r>
            <w:r w:rsidR="001A058B">
              <w:rPr>
                <w:noProof/>
                <w:webHidden/>
              </w:rPr>
              <w:fldChar w:fldCharType="begin"/>
            </w:r>
            <w:r w:rsidR="001A058B">
              <w:rPr>
                <w:noProof/>
                <w:webHidden/>
              </w:rPr>
              <w:instrText xml:space="preserve"> PAGEREF _Toc63016067 \h </w:instrText>
            </w:r>
            <w:r w:rsidR="001A058B">
              <w:rPr>
                <w:noProof/>
                <w:webHidden/>
              </w:rPr>
            </w:r>
            <w:r w:rsidR="001A058B">
              <w:rPr>
                <w:noProof/>
                <w:webHidden/>
              </w:rPr>
              <w:fldChar w:fldCharType="separate"/>
            </w:r>
            <w:r w:rsidR="001A058B">
              <w:rPr>
                <w:noProof/>
                <w:webHidden/>
              </w:rPr>
              <w:t>101</w:t>
            </w:r>
            <w:r w:rsidR="001A058B">
              <w:rPr>
                <w:noProof/>
                <w:webHidden/>
              </w:rPr>
              <w:fldChar w:fldCharType="end"/>
            </w:r>
          </w:hyperlink>
        </w:p>
        <w:p w:rsidR="001A058B" w:rsidRDefault="00811243" w14:paraId="0A9499E7" w14:textId="6344C9B1">
          <w:pPr>
            <w:pStyle w:val="TOC2"/>
            <w:tabs>
              <w:tab w:val="right" w:leader="dot" w:pos="9350"/>
            </w:tabs>
            <w:rPr>
              <w:rFonts w:asciiTheme="minorHAnsi" w:hAnsiTheme="minorHAnsi" w:eastAsiaTheme="minorEastAsia" w:cstheme="minorBidi"/>
              <w:noProof/>
              <w:lang w:val="en-US"/>
            </w:rPr>
          </w:pPr>
          <w:hyperlink w:history="1" w:anchor="_Toc63016068">
            <w:r w:rsidR="001A058B">
              <w:rPr>
                <w:noProof/>
                <w:webHidden/>
              </w:rPr>
              <w:tab/>
            </w:r>
            <w:r w:rsidR="001A058B">
              <w:rPr>
                <w:noProof/>
                <w:webHidden/>
              </w:rPr>
              <w:fldChar w:fldCharType="begin"/>
            </w:r>
            <w:r w:rsidR="001A058B">
              <w:rPr>
                <w:noProof/>
                <w:webHidden/>
              </w:rPr>
              <w:instrText xml:space="preserve"> PAGEREF _Toc63016068 \h </w:instrText>
            </w:r>
            <w:r w:rsidR="001A058B">
              <w:rPr>
                <w:noProof/>
                <w:webHidden/>
              </w:rPr>
            </w:r>
            <w:r w:rsidR="001A058B">
              <w:rPr>
                <w:noProof/>
                <w:webHidden/>
              </w:rPr>
              <w:fldChar w:fldCharType="separate"/>
            </w:r>
            <w:r w:rsidR="001A058B">
              <w:rPr>
                <w:noProof/>
                <w:webHidden/>
              </w:rPr>
              <w:t>101</w:t>
            </w:r>
            <w:r w:rsidR="001A058B">
              <w:rPr>
                <w:noProof/>
                <w:webHidden/>
              </w:rPr>
              <w:fldChar w:fldCharType="end"/>
            </w:r>
          </w:hyperlink>
        </w:p>
        <w:p w:rsidR="001A058B" w:rsidRDefault="00811243" w14:paraId="01E0E859" w14:textId="2914E510">
          <w:pPr>
            <w:pStyle w:val="TOC2"/>
            <w:tabs>
              <w:tab w:val="right" w:leader="dot" w:pos="9350"/>
            </w:tabs>
            <w:rPr>
              <w:rFonts w:asciiTheme="minorHAnsi" w:hAnsiTheme="minorHAnsi" w:eastAsiaTheme="minorEastAsia" w:cstheme="minorBidi"/>
              <w:noProof/>
              <w:lang w:val="en-US"/>
            </w:rPr>
          </w:pPr>
          <w:hyperlink w:history="1" w:anchor="_Toc63016069">
            <w:r w:rsidRPr="0046630D" w:rsidR="001A058B">
              <w:rPr>
                <w:rStyle w:val="Hyperlink"/>
                <w:noProof/>
                <w:lang w:val="en-CA"/>
              </w:rPr>
              <w:t xml:space="preserve">Use Case 35: </w:t>
            </w:r>
            <w:r w:rsidRPr="0046630D" w:rsidR="001A058B">
              <w:rPr>
                <w:rStyle w:val="Hyperlink"/>
                <w:noProof/>
              </w:rPr>
              <w:t xml:space="preserve"> Admin changes the hours of operation or schedule time</w:t>
            </w:r>
            <w:r w:rsidR="001A058B">
              <w:rPr>
                <w:noProof/>
                <w:webHidden/>
              </w:rPr>
              <w:tab/>
            </w:r>
            <w:r w:rsidR="001A058B">
              <w:rPr>
                <w:noProof/>
                <w:webHidden/>
              </w:rPr>
              <w:fldChar w:fldCharType="begin"/>
            </w:r>
            <w:r w:rsidR="001A058B">
              <w:rPr>
                <w:noProof/>
                <w:webHidden/>
              </w:rPr>
              <w:instrText xml:space="preserve"> PAGEREF _Toc63016069 \h </w:instrText>
            </w:r>
            <w:r w:rsidR="001A058B">
              <w:rPr>
                <w:noProof/>
                <w:webHidden/>
              </w:rPr>
            </w:r>
            <w:r w:rsidR="001A058B">
              <w:rPr>
                <w:noProof/>
                <w:webHidden/>
              </w:rPr>
              <w:fldChar w:fldCharType="separate"/>
            </w:r>
            <w:r w:rsidR="001A058B">
              <w:rPr>
                <w:noProof/>
                <w:webHidden/>
              </w:rPr>
              <w:t>102</w:t>
            </w:r>
            <w:r w:rsidR="001A058B">
              <w:rPr>
                <w:noProof/>
                <w:webHidden/>
              </w:rPr>
              <w:fldChar w:fldCharType="end"/>
            </w:r>
          </w:hyperlink>
        </w:p>
        <w:p w:rsidR="001A058B" w:rsidRDefault="00811243" w14:paraId="2C3E3F01" w14:textId="49543E77">
          <w:pPr>
            <w:pStyle w:val="TOC2"/>
            <w:tabs>
              <w:tab w:val="right" w:leader="dot" w:pos="9350"/>
            </w:tabs>
            <w:rPr>
              <w:rFonts w:asciiTheme="minorHAnsi" w:hAnsiTheme="minorHAnsi" w:eastAsiaTheme="minorEastAsia" w:cstheme="minorBidi"/>
              <w:noProof/>
              <w:lang w:val="en-US"/>
            </w:rPr>
          </w:pPr>
          <w:hyperlink w:history="1" w:anchor="_Toc63016070">
            <w:r w:rsidRPr="0046630D" w:rsidR="001A058B">
              <w:rPr>
                <w:rStyle w:val="Hyperlink"/>
                <w:noProof/>
                <w:lang w:val="en-CA"/>
              </w:rPr>
              <w:t xml:space="preserve">Use Case 36: </w:t>
            </w:r>
            <w:r w:rsidRPr="0046630D" w:rsidR="001A058B">
              <w:rPr>
                <w:rStyle w:val="Hyperlink"/>
                <w:noProof/>
              </w:rPr>
              <w:t xml:space="preserve"> Admin is notified of an unaccepted appointment after 24 hours.</w:t>
            </w:r>
            <w:r w:rsidR="001A058B">
              <w:rPr>
                <w:noProof/>
                <w:webHidden/>
              </w:rPr>
              <w:tab/>
            </w:r>
            <w:r w:rsidR="001A058B">
              <w:rPr>
                <w:noProof/>
                <w:webHidden/>
              </w:rPr>
              <w:fldChar w:fldCharType="begin"/>
            </w:r>
            <w:r w:rsidR="001A058B">
              <w:rPr>
                <w:noProof/>
                <w:webHidden/>
              </w:rPr>
              <w:instrText xml:space="preserve"> PAGEREF _Toc63016070 \h </w:instrText>
            </w:r>
            <w:r w:rsidR="001A058B">
              <w:rPr>
                <w:noProof/>
                <w:webHidden/>
              </w:rPr>
            </w:r>
            <w:r w:rsidR="001A058B">
              <w:rPr>
                <w:noProof/>
                <w:webHidden/>
              </w:rPr>
              <w:fldChar w:fldCharType="separate"/>
            </w:r>
            <w:r w:rsidR="001A058B">
              <w:rPr>
                <w:noProof/>
                <w:webHidden/>
              </w:rPr>
              <w:t>103</w:t>
            </w:r>
            <w:r w:rsidR="001A058B">
              <w:rPr>
                <w:noProof/>
                <w:webHidden/>
              </w:rPr>
              <w:fldChar w:fldCharType="end"/>
            </w:r>
          </w:hyperlink>
        </w:p>
        <w:p w:rsidR="001A058B" w:rsidRDefault="00811243" w14:paraId="6B03C455" w14:textId="3E78B706">
          <w:pPr>
            <w:pStyle w:val="TOC2"/>
            <w:tabs>
              <w:tab w:val="right" w:leader="dot" w:pos="9350"/>
            </w:tabs>
            <w:rPr>
              <w:rFonts w:asciiTheme="minorHAnsi" w:hAnsiTheme="minorHAnsi" w:eastAsiaTheme="minorEastAsia" w:cstheme="minorBidi"/>
              <w:noProof/>
              <w:lang w:val="en-US"/>
            </w:rPr>
          </w:pPr>
          <w:hyperlink w:history="1" w:anchor="_Toc63016071">
            <w:r w:rsidRPr="0046630D" w:rsidR="001A058B">
              <w:rPr>
                <w:rStyle w:val="Hyperlink"/>
                <w:noProof/>
                <w:lang w:val="en-CA"/>
              </w:rPr>
              <w:t xml:space="preserve">Use Case 37: </w:t>
            </w:r>
            <w:r w:rsidRPr="0046630D" w:rsidR="001A058B">
              <w:rPr>
                <w:rStyle w:val="Hyperlink"/>
                <w:noProof/>
              </w:rPr>
              <w:t xml:space="preserve"> Generate a report.</w:t>
            </w:r>
            <w:r w:rsidR="001A058B">
              <w:rPr>
                <w:noProof/>
                <w:webHidden/>
              </w:rPr>
              <w:tab/>
            </w:r>
            <w:r w:rsidR="001A058B">
              <w:rPr>
                <w:noProof/>
                <w:webHidden/>
              </w:rPr>
              <w:fldChar w:fldCharType="begin"/>
            </w:r>
            <w:r w:rsidR="001A058B">
              <w:rPr>
                <w:noProof/>
                <w:webHidden/>
              </w:rPr>
              <w:instrText xml:space="preserve"> PAGEREF _Toc63016071 \h </w:instrText>
            </w:r>
            <w:r w:rsidR="001A058B">
              <w:rPr>
                <w:noProof/>
                <w:webHidden/>
              </w:rPr>
            </w:r>
            <w:r w:rsidR="001A058B">
              <w:rPr>
                <w:noProof/>
                <w:webHidden/>
              </w:rPr>
              <w:fldChar w:fldCharType="separate"/>
            </w:r>
            <w:r w:rsidR="001A058B">
              <w:rPr>
                <w:noProof/>
                <w:webHidden/>
              </w:rPr>
              <w:t>104</w:t>
            </w:r>
            <w:r w:rsidR="001A058B">
              <w:rPr>
                <w:noProof/>
                <w:webHidden/>
              </w:rPr>
              <w:fldChar w:fldCharType="end"/>
            </w:r>
          </w:hyperlink>
        </w:p>
        <w:p w:rsidR="001A058B" w:rsidRDefault="00811243" w14:paraId="0A8FDFDA" w14:textId="7E4FC516">
          <w:pPr>
            <w:pStyle w:val="TOC2"/>
            <w:tabs>
              <w:tab w:val="right" w:leader="dot" w:pos="9350"/>
            </w:tabs>
            <w:rPr>
              <w:rFonts w:asciiTheme="minorHAnsi" w:hAnsiTheme="minorHAnsi" w:eastAsiaTheme="minorEastAsia" w:cstheme="minorBidi"/>
              <w:noProof/>
              <w:lang w:val="en-US"/>
            </w:rPr>
          </w:pPr>
          <w:hyperlink w:history="1" w:anchor="_Toc63016072">
            <w:r w:rsidRPr="0046630D" w:rsidR="001A058B">
              <w:rPr>
                <w:rStyle w:val="Hyperlink"/>
                <w:noProof/>
                <w:lang w:val="en-CA"/>
              </w:rPr>
              <w:t xml:space="preserve">Use Case 38: </w:t>
            </w:r>
            <w:r w:rsidRPr="0046630D" w:rsidR="001A058B">
              <w:rPr>
                <w:rStyle w:val="Hyperlink"/>
                <w:noProof/>
              </w:rPr>
              <w:t xml:space="preserve"> Export generated report.</w:t>
            </w:r>
            <w:r w:rsidR="001A058B">
              <w:rPr>
                <w:noProof/>
                <w:webHidden/>
              </w:rPr>
              <w:tab/>
            </w:r>
            <w:r w:rsidR="001A058B">
              <w:rPr>
                <w:noProof/>
                <w:webHidden/>
              </w:rPr>
              <w:fldChar w:fldCharType="begin"/>
            </w:r>
            <w:r w:rsidR="001A058B">
              <w:rPr>
                <w:noProof/>
                <w:webHidden/>
              </w:rPr>
              <w:instrText xml:space="preserve"> PAGEREF _Toc63016072 \h </w:instrText>
            </w:r>
            <w:r w:rsidR="001A058B">
              <w:rPr>
                <w:noProof/>
                <w:webHidden/>
              </w:rPr>
            </w:r>
            <w:r w:rsidR="001A058B">
              <w:rPr>
                <w:noProof/>
                <w:webHidden/>
              </w:rPr>
              <w:fldChar w:fldCharType="separate"/>
            </w:r>
            <w:r w:rsidR="001A058B">
              <w:rPr>
                <w:noProof/>
                <w:webHidden/>
              </w:rPr>
              <w:t>105</w:t>
            </w:r>
            <w:r w:rsidR="001A058B">
              <w:rPr>
                <w:noProof/>
                <w:webHidden/>
              </w:rPr>
              <w:fldChar w:fldCharType="end"/>
            </w:r>
          </w:hyperlink>
        </w:p>
        <w:p w:rsidR="001A058B" w:rsidRDefault="00811243" w14:paraId="4C8B621F" w14:textId="372F14AA">
          <w:pPr>
            <w:pStyle w:val="TOC2"/>
            <w:tabs>
              <w:tab w:val="right" w:leader="dot" w:pos="9350"/>
            </w:tabs>
            <w:rPr>
              <w:rFonts w:asciiTheme="minorHAnsi" w:hAnsiTheme="minorHAnsi" w:eastAsiaTheme="minorEastAsia" w:cstheme="minorBidi"/>
              <w:noProof/>
              <w:lang w:val="en-US"/>
            </w:rPr>
          </w:pPr>
          <w:hyperlink w:history="1" w:anchor="_Toc63016073">
            <w:r w:rsidRPr="0046630D" w:rsidR="001A058B">
              <w:rPr>
                <w:rStyle w:val="Hyperlink"/>
                <w:noProof/>
                <w:lang w:val="en-CA"/>
              </w:rPr>
              <w:t xml:space="preserve">Use Case 39: </w:t>
            </w:r>
            <w:r w:rsidRPr="0046630D" w:rsidR="001A058B">
              <w:rPr>
                <w:rStyle w:val="Hyperlink"/>
                <w:noProof/>
              </w:rPr>
              <w:t xml:space="preserve"> Print generated report.</w:t>
            </w:r>
            <w:r w:rsidR="001A058B">
              <w:rPr>
                <w:noProof/>
                <w:webHidden/>
              </w:rPr>
              <w:tab/>
            </w:r>
            <w:r w:rsidR="001A058B">
              <w:rPr>
                <w:noProof/>
                <w:webHidden/>
              </w:rPr>
              <w:fldChar w:fldCharType="begin"/>
            </w:r>
            <w:r w:rsidR="001A058B">
              <w:rPr>
                <w:noProof/>
                <w:webHidden/>
              </w:rPr>
              <w:instrText xml:space="preserve"> PAGEREF _Toc63016073 \h </w:instrText>
            </w:r>
            <w:r w:rsidR="001A058B">
              <w:rPr>
                <w:noProof/>
                <w:webHidden/>
              </w:rPr>
            </w:r>
            <w:r w:rsidR="001A058B">
              <w:rPr>
                <w:noProof/>
                <w:webHidden/>
              </w:rPr>
              <w:fldChar w:fldCharType="separate"/>
            </w:r>
            <w:r w:rsidR="001A058B">
              <w:rPr>
                <w:noProof/>
                <w:webHidden/>
              </w:rPr>
              <w:t>106</w:t>
            </w:r>
            <w:r w:rsidR="001A058B">
              <w:rPr>
                <w:noProof/>
                <w:webHidden/>
              </w:rPr>
              <w:fldChar w:fldCharType="end"/>
            </w:r>
          </w:hyperlink>
        </w:p>
        <w:p w:rsidR="001A058B" w:rsidRDefault="00811243" w14:paraId="1A401462" w14:textId="36EBADD3">
          <w:pPr>
            <w:pStyle w:val="TOC2"/>
            <w:tabs>
              <w:tab w:val="right" w:leader="dot" w:pos="9350"/>
            </w:tabs>
            <w:rPr>
              <w:rFonts w:asciiTheme="minorHAnsi" w:hAnsiTheme="minorHAnsi" w:eastAsiaTheme="minorEastAsia" w:cstheme="minorBidi"/>
              <w:noProof/>
              <w:lang w:val="en-US"/>
            </w:rPr>
          </w:pPr>
          <w:hyperlink w:history="1" w:anchor="_Toc63016074">
            <w:r w:rsidRPr="0046630D" w:rsidR="001A058B">
              <w:rPr>
                <w:rStyle w:val="Hyperlink"/>
                <w:noProof/>
                <w:lang w:val="en-CA"/>
              </w:rPr>
              <w:t xml:space="preserve">Use Case 40: </w:t>
            </w:r>
            <w:r w:rsidRPr="0046630D" w:rsidR="001A058B">
              <w:rPr>
                <w:rStyle w:val="Hyperlink"/>
                <w:noProof/>
              </w:rPr>
              <w:t xml:space="preserve"> Pay for Appointment.</w:t>
            </w:r>
            <w:r w:rsidR="001A058B">
              <w:rPr>
                <w:noProof/>
                <w:webHidden/>
              </w:rPr>
              <w:tab/>
            </w:r>
            <w:r w:rsidR="001A058B">
              <w:rPr>
                <w:noProof/>
                <w:webHidden/>
              </w:rPr>
              <w:fldChar w:fldCharType="begin"/>
            </w:r>
            <w:r w:rsidR="001A058B">
              <w:rPr>
                <w:noProof/>
                <w:webHidden/>
              </w:rPr>
              <w:instrText xml:space="preserve"> PAGEREF _Toc63016074 \h </w:instrText>
            </w:r>
            <w:r w:rsidR="001A058B">
              <w:rPr>
                <w:noProof/>
                <w:webHidden/>
              </w:rPr>
            </w:r>
            <w:r w:rsidR="001A058B">
              <w:rPr>
                <w:noProof/>
                <w:webHidden/>
              </w:rPr>
              <w:fldChar w:fldCharType="separate"/>
            </w:r>
            <w:r w:rsidR="001A058B">
              <w:rPr>
                <w:noProof/>
                <w:webHidden/>
              </w:rPr>
              <w:t>107</w:t>
            </w:r>
            <w:r w:rsidR="001A058B">
              <w:rPr>
                <w:noProof/>
                <w:webHidden/>
              </w:rPr>
              <w:fldChar w:fldCharType="end"/>
            </w:r>
          </w:hyperlink>
        </w:p>
        <w:p w:rsidR="001A058B" w:rsidRDefault="00811243" w14:paraId="275AB444" w14:textId="1CDDD49B">
          <w:pPr>
            <w:pStyle w:val="TOC1"/>
            <w:tabs>
              <w:tab w:val="right" w:leader="dot" w:pos="9350"/>
            </w:tabs>
            <w:rPr>
              <w:rFonts w:asciiTheme="minorHAnsi" w:hAnsiTheme="minorHAnsi" w:eastAsiaTheme="minorEastAsia" w:cstheme="minorBidi"/>
              <w:noProof/>
              <w:lang w:val="en-US"/>
            </w:rPr>
          </w:pPr>
          <w:hyperlink w:history="1" w:anchor="_Toc63016075">
            <w:r w:rsidRPr="0046630D" w:rsidR="001A058B">
              <w:rPr>
                <w:rStyle w:val="Hyperlink"/>
                <w:noProof/>
              </w:rPr>
              <w:t>Activity Diagram</w:t>
            </w:r>
            <w:r w:rsidR="001A058B">
              <w:rPr>
                <w:noProof/>
                <w:webHidden/>
              </w:rPr>
              <w:tab/>
            </w:r>
            <w:r w:rsidR="001A058B">
              <w:rPr>
                <w:noProof/>
                <w:webHidden/>
              </w:rPr>
              <w:fldChar w:fldCharType="begin"/>
            </w:r>
            <w:r w:rsidR="001A058B">
              <w:rPr>
                <w:noProof/>
                <w:webHidden/>
              </w:rPr>
              <w:instrText xml:space="preserve"> PAGEREF _Toc63016075 \h </w:instrText>
            </w:r>
            <w:r w:rsidR="001A058B">
              <w:rPr>
                <w:noProof/>
                <w:webHidden/>
              </w:rPr>
            </w:r>
            <w:r w:rsidR="001A058B">
              <w:rPr>
                <w:noProof/>
                <w:webHidden/>
              </w:rPr>
              <w:fldChar w:fldCharType="separate"/>
            </w:r>
            <w:r w:rsidR="001A058B">
              <w:rPr>
                <w:noProof/>
                <w:webHidden/>
              </w:rPr>
              <w:t>108</w:t>
            </w:r>
            <w:r w:rsidR="001A058B">
              <w:rPr>
                <w:noProof/>
                <w:webHidden/>
              </w:rPr>
              <w:fldChar w:fldCharType="end"/>
            </w:r>
          </w:hyperlink>
        </w:p>
        <w:p w:rsidR="001A058B" w:rsidRDefault="00811243" w14:paraId="5DC2652D" w14:textId="2A54A945">
          <w:pPr>
            <w:pStyle w:val="TOC1"/>
            <w:tabs>
              <w:tab w:val="right" w:leader="dot" w:pos="9350"/>
            </w:tabs>
            <w:rPr>
              <w:rFonts w:asciiTheme="minorHAnsi" w:hAnsiTheme="minorHAnsi" w:eastAsiaTheme="minorEastAsia" w:cstheme="minorBidi"/>
              <w:noProof/>
              <w:lang w:val="en-US"/>
            </w:rPr>
          </w:pPr>
          <w:hyperlink w:history="1" w:anchor="_Toc63016076">
            <w:r w:rsidRPr="0046630D" w:rsidR="001A058B">
              <w:rPr>
                <w:rStyle w:val="Hyperlink"/>
                <w:noProof/>
              </w:rPr>
              <w:t>State Machine Diagram</w:t>
            </w:r>
            <w:r w:rsidR="001A058B">
              <w:rPr>
                <w:noProof/>
                <w:webHidden/>
              </w:rPr>
              <w:tab/>
            </w:r>
            <w:r w:rsidR="001A058B">
              <w:rPr>
                <w:noProof/>
                <w:webHidden/>
              </w:rPr>
              <w:fldChar w:fldCharType="begin"/>
            </w:r>
            <w:r w:rsidR="001A058B">
              <w:rPr>
                <w:noProof/>
                <w:webHidden/>
              </w:rPr>
              <w:instrText xml:space="preserve"> PAGEREF _Toc63016076 \h </w:instrText>
            </w:r>
            <w:r w:rsidR="001A058B">
              <w:rPr>
                <w:noProof/>
                <w:webHidden/>
              </w:rPr>
            </w:r>
            <w:r w:rsidR="001A058B">
              <w:rPr>
                <w:noProof/>
                <w:webHidden/>
              </w:rPr>
              <w:fldChar w:fldCharType="separate"/>
            </w:r>
            <w:r w:rsidR="001A058B">
              <w:rPr>
                <w:noProof/>
                <w:webHidden/>
              </w:rPr>
              <w:t>109</w:t>
            </w:r>
            <w:r w:rsidR="001A058B">
              <w:rPr>
                <w:noProof/>
                <w:webHidden/>
              </w:rPr>
              <w:fldChar w:fldCharType="end"/>
            </w:r>
          </w:hyperlink>
        </w:p>
        <w:p w:rsidR="001A058B" w:rsidRDefault="00811243" w14:paraId="05B04C56" w14:textId="522161DA">
          <w:pPr>
            <w:pStyle w:val="TOC1"/>
            <w:tabs>
              <w:tab w:val="right" w:leader="dot" w:pos="9350"/>
            </w:tabs>
            <w:rPr>
              <w:rFonts w:asciiTheme="minorHAnsi" w:hAnsiTheme="minorHAnsi" w:eastAsiaTheme="minorEastAsia" w:cstheme="minorBidi"/>
              <w:noProof/>
              <w:lang w:val="en-US"/>
            </w:rPr>
          </w:pPr>
          <w:hyperlink w:history="1" w:anchor="_Toc63016077">
            <w:r w:rsidRPr="0046630D" w:rsidR="001A058B">
              <w:rPr>
                <w:rStyle w:val="Hyperlink"/>
                <w:noProof/>
              </w:rPr>
              <w:t>System Design</w:t>
            </w:r>
            <w:r w:rsidR="001A058B">
              <w:rPr>
                <w:noProof/>
                <w:webHidden/>
              </w:rPr>
              <w:tab/>
            </w:r>
            <w:r w:rsidR="001A058B">
              <w:rPr>
                <w:noProof/>
                <w:webHidden/>
              </w:rPr>
              <w:fldChar w:fldCharType="begin"/>
            </w:r>
            <w:r w:rsidR="001A058B">
              <w:rPr>
                <w:noProof/>
                <w:webHidden/>
              </w:rPr>
              <w:instrText xml:space="preserve"> PAGEREF _Toc63016077 \h </w:instrText>
            </w:r>
            <w:r w:rsidR="001A058B">
              <w:rPr>
                <w:noProof/>
                <w:webHidden/>
              </w:rPr>
            </w:r>
            <w:r w:rsidR="001A058B">
              <w:rPr>
                <w:noProof/>
                <w:webHidden/>
              </w:rPr>
              <w:fldChar w:fldCharType="separate"/>
            </w:r>
            <w:r w:rsidR="001A058B">
              <w:rPr>
                <w:noProof/>
                <w:webHidden/>
              </w:rPr>
              <w:t>110</w:t>
            </w:r>
            <w:r w:rsidR="001A058B">
              <w:rPr>
                <w:noProof/>
                <w:webHidden/>
              </w:rPr>
              <w:fldChar w:fldCharType="end"/>
            </w:r>
          </w:hyperlink>
        </w:p>
        <w:p w:rsidR="001A058B" w:rsidRDefault="00811243" w14:paraId="576D42AD" w14:textId="66B236E2">
          <w:pPr>
            <w:pStyle w:val="TOC2"/>
            <w:tabs>
              <w:tab w:val="right" w:leader="dot" w:pos="9350"/>
            </w:tabs>
            <w:rPr>
              <w:rFonts w:asciiTheme="minorHAnsi" w:hAnsiTheme="minorHAnsi" w:eastAsiaTheme="minorEastAsia" w:cstheme="minorBidi"/>
              <w:noProof/>
              <w:lang w:val="en-US"/>
            </w:rPr>
          </w:pPr>
          <w:hyperlink w:history="1" w:anchor="_Toc63016078">
            <w:r w:rsidRPr="0046630D" w:rsidR="001A058B">
              <w:rPr>
                <w:rStyle w:val="Hyperlink"/>
                <w:noProof/>
              </w:rPr>
              <w:t>Layered Architecture</w:t>
            </w:r>
            <w:r w:rsidR="001A058B">
              <w:rPr>
                <w:noProof/>
                <w:webHidden/>
              </w:rPr>
              <w:tab/>
            </w:r>
            <w:r w:rsidR="001A058B">
              <w:rPr>
                <w:noProof/>
                <w:webHidden/>
              </w:rPr>
              <w:fldChar w:fldCharType="begin"/>
            </w:r>
            <w:r w:rsidR="001A058B">
              <w:rPr>
                <w:noProof/>
                <w:webHidden/>
              </w:rPr>
              <w:instrText xml:space="preserve"> PAGEREF _Toc63016078 \h </w:instrText>
            </w:r>
            <w:r w:rsidR="001A058B">
              <w:rPr>
                <w:noProof/>
                <w:webHidden/>
              </w:rPr>
            </w:r>
            <w:r w:rsidR="001A058B">
              <w:rPr>
                <w:noProof/>
                <w:webHidden/>
              </w:rPr>
              <w:fldChar w:fldCharType="separate"/>
            </w:r>
            <w:r w:rsidR="001A058B">
              <w:rPr>
                <w:noProof/>
                <w:webHidden/>
              </w:rPr>
              <w:t>110</w:t>
            </w:r>
            <w:r w:rsidR="001A058B">
              <w:rPr>
                <w:noProof/>
                <w:webHidden/>
              </w:rPr>
              <w:fldChar w:fldCharType="end"/>
            </w:r>
          </w:hyperlink>
        </w:p>
        <w:p w:rsidR="001A058B" w:rsidRDefault="00811243" w14:paraId="15A3D2F9" w14:textId="67A96140">
          <w:pPr>
            <w:pStyle w:val="TOC2"/>
            <w:tabs>
              <w:tab w:val="right" w:leader="dot" w:pos="9350"/>
            </w:tabs>
            <w:rPr>
              <w:rFonts w:asciiTheme="minorHAnsi" w:hAnsiTheme="minorHAnsi" w:eastAsiaTheme="minorEastAsia" w:cstheme="minorBidi"/>
              <w:noProof/>
              <w:lang w:val="en-US"/>
            </w:rPr>
          </w:pPr>
          <w:hyperlink w:history="1" w:anchor="_Toc63016079">
            <w:r w:rsidRPr="0046630D" w:rsidR="001A058B">
              <w:rPr>
                <w:rStyle w:val="Hyperlink"/>
                <w:noProof/>
              </w:rPr>
              <w:t>Hardware Architecture</w:t>
            </w:r>
            <w:r w:rsidR="001A058B">
              <w:rPr>
                <w:noProof/>
                <w:webHidden/>
              </w:rPr>
              <w:tab/>
            </w:r>
            <w:r w:rsidR="001A058B">
              <w:rPr>
                <w:noProof/>
                <w:webHidden/>
              </w:rPr>
              <w:fldChar w:fldCharType="begin"/>
            </w:r>
            <w:r w:rsidR="001A058B">
              <w:rPr>
                <w:noProof/>
                <w:webHidden/>
              </w:rPr>
              <w:instrText xml:space="preserve"> PAGEREF _Toc63016079 \h </w:instrText>
            </w:r>
            <w:r w:rsidR="001A058B">
              <w:rPr>
                <w:noProof/>
                <w:webHidden/>
              </w:rPr>
            </w:r>
            <w:r w:rsidR="001A058B">
              <w:rPr>
                <w:noProof/>
                <w:webHidden/>
              </w:rPr>
              <w:fldChar w:fldCharType="separate"/>
            </w:r>
            <w:r w:rsidR="001A058B">
              <w:rPr>
                <w:noProof/>
                <w:webHidden/>
              </w:rPr>
              <w:t>110</w:t>
            </w:r>
            <w:r w:rsidR="001A058B">
              <w:rPr>
                <w:noProof/>
                <w:webHidden/>
              </w:rPr>
              <w:fldChar w:fldCharType="end"/>
            </w:r>
          </w:hyperlink>
        </w:p>
        <w:p w:rsidR="001A058B" w:rsidRDefault="00811243" w14:paraId="48E1520E" w14:textId="7D28FEFA">
          <w:pPr>
            <w:pStyle w:val="TOC2"/>
            <w:tabs>
              <w:tab w:val="right" w:leader="dot" w:pos="9350"/>
            </w:tabs>
            <w:rPr>
              <w:rFonts w:asciiTheme="minorHAnsi" w:hAnsiTheme="minorHAnsi" w:eastAsiaTheme="minorEastAsia" w:cstheme="minorBidi"/>
              <w:noProof/>
              <w:lang w:val="en-US"/>
            </w:rPr>
          </w:pPr>
          <w:hyperlink w:history="1" w:anchor="_Toc63016080">
            <w:r w:rsidRPr="0046630D" w:rsidR="001A058B">
              <w:rPr>
                <w:rStyle w:val="Hyperlink"/>
                <w:noProof/>
              </w:rPr>
              <w:t>Hardware Platform</w:t>
            </w:r>
            <w:r w:rsidR="001A058B">
              <w:rPr>
                <w:noProof/>
                <w:webHidden/>
              </w:rPr>
              <w:tab/>
            </w:r>
            <w:r w:rsidR="001A058B">
              <w:rPr>
                <w:noProof/>
                <w:webHidden/>
              </w:rPr>
              <w:fldChar w:fldCharType="begin"/>
            </w:r>
            <w:r w:rsidR="001A058B">
              <w:rPr>
                <w:noProof/>
                <w:webHidden/>
              </w:rPr>
              <w:instrText xml:space="preserve"> PAGEREF _Toc63016080 \h </w:instrText>
            </w:r>
            <w:r w:rsidR="001A058B">
              <w:rPr>
                <w:noProof/>
                <w:webHidden/>
              </w:rPr>
            </w:r>
            <w:r w:rsidR="001A058B">
              <w:rPr>
                <w:noProof/>
                <w:webHidden/>
              </w:rPr>
              <w:fldChar w:fldCharType="separate"/>
            </w:r>
            <w:r w:rsidR="001A058B">
              <w:rPr>
                <w:noProof/>
                <w:webHidden/>
              </w:rPr>
              <w:t>110</w:t>
            </w:r>
            <w:r w:rsidR="001A058B">
              <w:rPr>
                <w:noProof/>
                <w:webHidden/>
              </w:rPr>
              <w:fldChar w:fldCharType="end"/>
            </w:r>
          </w:hyperlink>
        </w:p>
        <w:p w:rsidR="001A058B" w:rsidRDefault="00811243" w14:paraId="0715B463" w14:textId="72A7CC25">
          <w:pPr>
            <w:pStyle w:val="TOC2"/>
            <w:tabs>
              <w:tab w:val="right" w:leader="dot" w:pos="9350"/>
            </w:tabs>
            <w:rPr>
              <w:rFonts w:asciiTheme="minorHAnsi" w:hAnsiTheme="minorHAnsi" w:eastAsiaTheme="minorEastAsia" w:cstheme="minorBidi"/>
              <w:noProof/>
              <w:lang w:val="en-US"/>
            </w:rPr>
          </w:pPr>
          <w:hyperlink w:history="1" w:anchor="_Toc63016081">
            <w:r w:rsidRPr="0046630D" w:rsidR="001A058B">
              <w:rPr>
                <w:rStyle w:val="Hyperlink"/>
                <w:noProof/>
              </w:rPr>
              <w:t>Software Platform</w:t>
            </w:r>
            <w:r w:rsidR="001A058B">
              <w:rPr>
                <w:noProof/>
                <w:webHidden/>
              </w:rPr>
              <w:tab/>
            </w:r>
            <w:r w:rsidR="001A058B">
              <w:rPr>
                <w:noProof/>
                <w:webHidden/>
              </w:rPr>
              <w:fldChar w:fldCharType="begin"/>
            </w:r>
            <w:r w:rsidR="001A058B">
              <w:rPr>
                <w:noProof/>
                <w:webHidden/>
              </w:rPr>
              <w:instrText xml:space="preserve"> PAGEREF _Toc63016081 \h </w:instrText>
            </w:r>
            <w:r w:rsidR="001A058B">
              <w:rPr>
                <w:noProof/>
                <w:webHidden/>
              </w:rPr>
            </w:r>
            <w:r w:rsidR="001A058B">
              <w:rPr>
                <w:noProof/>
                <w:webHidden/>
              </w:rPr>
              <w:fldChar w:fldCharType="separate"/>
            </w:r>
            <w:r w:rsidR="001A058B">
              <w:rPr>
                <w:noProof/>
                <w:webHidden/>
              </w:rPr>
              <w:t>111</w:t>
            </w:r>
            <w:r w:rsidR="001A058B">
              <w:rPr>
                <w:noProof/>
                <w:webHidden/>
              </w:rPr>
              <w:fldChar w:fldCharType="end"/>
            </w:r>
          </w:hyperlink>
        </w:p>
        <w:p w:rsidR="001A058B" w:rsidRDefault="00811243" w14:paraId="66B5F083" w14:textId="3C137DF9">
          <w:pPr>
            <w:pStyle w:val="TOC2"/>
            <w:tabs>
              <w:tab w:val="right" w:leader="dot" w:pos="9350"/>
            </w:tabs>
            <w:rPr>
              <w:rFonts w:asciiTheme="minorHAnsi" w:hAnsiTheme="minorHAnsi" w:eastAsiaTheme="minorEastAsia" w:cstheme="minorBidi"/>
              <w:noProof/>
              <w:lang w:val="en-US"/>
            </w:rPr>
          </w:pPr>
          <w:hyperlink w:history="1" w:anchor="_Toc63016082">
            <w:r w:rsidRPr="0046630D" w:rsidR="001A058B">
              <w:rPr>
                <w:rStyle w:val="Hyperlink"/>
                <w:noProof/>
                <w:lang w:val="en-US"/>
              </w:rPr>
              <w:t>Login</w:t>
            </w:r>
            <w:r w:rsidR="001A058B">
              <w:rPr>
                <w:noProof/>
                <w:webHidden/>
              </w:rPr>
              <w:tab/>
            </w:r>
            <w:r w:rsidR="001A058B">
              <w:rPr>
                <w:noProof/>
                <w:webHidden/>
              </w:rPr>
              <w:fldChar w:fldCharType="begin"/>
            </w:r>
            <w:r w:rsidR="001A058B">
              <w:rPr>
                <w:noProof/>
                <w:webHidden/>
              </w:rPr>
              <w:instrText xml:space="preserve"> PAGEREF _Toc63016082 \h </w:instrText>
            </w:r>
            <w:r w:rsidR="001A058B">
              <w:rPr>
                <w:noProof/>
                <w:webHidden/>
              </w:rPr>
            </w:r>
            <w:r w:rsidR="001A058B">
              <w:rPr>
                <w:noProof/>
                <w:webHidden/>
              </w:rPr>
              <w:fldChar w:fldCharType="separate"/>
            </w:r>
            <w:r w:rsidR="001A058B">
              <w:rPr>
                <w:noProof/>
                <w:webHidden/>
              </w:rPr>
              <w:t>112</w:t>
            </w:r>
            <w:r w:rsidR="001A058B">
              <w:rPr>
                <w:noProof/>
                <w:webHidden/>
              </w:rPr>
              <w:fldChar w:fldCharType="end"/>
            </w:r>
          </w:hyperlink>
        </w:p>
        <w:p w:rsidR="001A058B" w:rsidRDefault="00811243" w14:paraId="508E5D1D" w14:textId="6B6E35BC">
          <w:pPr>
            <w:pStyle w:val="TOC2"/>
            <w:tabs>
              <w:tab w:val="right" w:leader="dot" w:pos="9350"/>
            </w:tabs>
            <w:rPr>
              <w:rFonts w:asciiTheme="minorHAnsi" w:hAnsiTheme="minorHAnsi" w:eastAsiaTheme="minorEastAsia" w:cstheme="minorBidi"/>
              <w:noProof/>
              <w:lang w:val="en-US"/>
            </w:rPr>
          </w:pPr>
          <w:hyperlink w:history="1" w:anchor="_Toc63016084">
            <w:r w:rsidRPr="0046630D" w:rsidR="001A058B">
              <w:rPr>
                <w:rStyle w:val="Hyperlink"/>
                <w:noProof/>
                <w:lang w:val="en-US"/>
              </w:rPr>
              <w:t>Services</w:t>
            </w:r>
            <w:r w:rsidR="001A058B">
              <w:rPr>
                <w:noProof/>
                <w:webHidden/>
              </w:rPr>
              <w:tab/>
            </w:r>
            <w:r w:rsidR="001A058B">
              <w:rPr>
                <w:noProof/>
                <w:webHidden/>
              </w:rPr>
              <w:fldChar w:fldCharType="begin"/>
            </w:r>
            <w:r w:rsidR="001A058B">
              <w:rPr>
                <w:noProof/>
                <w:webHidden/>
              </w:rPr>
              <w:instrText xml:space="preserve"> PAGEREF _Toc63016084 \h </w:instrText>
            </w:r>
            <w:r w:rsidR="001A058B">
              <w:rPr>
                <w:noProof/>
                <w:webHidden/>
              </w:rPr>
            </w:r>
            <w:r w:rsidR="001A058B">
              <w:rPr>
                <w:noProof/>
                <w:webHidden/>
              </w:rPr>
              <w:fldChar w:fldCharType="separate"/>
            </w:r>
            <w:r w:rsidR="001A058B">
              <w:rPr>
                <w:noProof/>
                <w:webHidden/>
              </w:rPr>
              <w:t>113</w:t>
            </w:r>
            <w:r w:rsidR="001A058B">
              <w:rPr>
                <w:noProof/>
                <w:webHidden/>
              </w:rPr>
              <w:fldChar w:fldCharType="end"/>
            </w:r>
          </w:hyperlink>
        </w:p>
        <w:p w:rsidR="001A058B" w:rsidRDefault="00811243" w14:paraId="3BCBDCD3" w14:textId="707E3EB0">
          <w:pPr>
            <w:pStyle w:val="TOC2"/>
            <w:tabs>
              <w:tab w:val="right" w:leader="dot" w:pos="9350"/>
            </w:tabs>
            <w:rPr>
              <w:rFonts w:asciiTheme="minorHAnsi" w:hAnsiTheme="minorHAnsi" w:eastAsiaTheme="minorEastAsia" w:cstheme="minorBidi"/>
              <w:noProof/>
              <w:lang w:val="en-US"/>
            </w:rPr>
          </w:pPr>
          <w:hyperlink w:history="1" w:anchor="_Toc63016086">
            <w:r w:rsidRPr="0046630D" w:rsidR="001A058B">
              <w:rPr>
                <w:rStyle w:val="Hyperlink"/>
                <w:noProof/>
                <w:lang w:val="en-US"/>
              </w:rPr>
              <w:t>My Pets</w:t>
            </w:r>
            <w:r w:rsidR="001A058B">
              <w:rPr>
                <w:noProof/>
                <w:webHidden/>
              </w:rPr>
              <w:tab/>
            </w:r>
            <w:r w:rsidR="001A058B">
              <w:rPr>
                <w:noProof/>
                <w:webHidden/>
              </w:rPr>
              <w:fldChar w:fldCharType="begin"/>
            </w:r>
            <w:r w:rsidR="001A058B">
              <w:rPr>
                <w:noProof/>
                <w:webHidden/>
              </w:rPr>
              <w:instrText xml:space="preserve"> PAGEREF _Toc63016086 \h </w:instrText>
            </w:r>
            <w:r w:rsidR="001A058B">
              <w:rPr>
                <w:noProof/>
                <w:webHidden/>
              </w:rPr>
            </w:r>
            <w:r w:rsidR="001A058B">
              <w:rPr>
                <w:noProof/>
                <w:webHidden/>
              </w:rPr>
              <w:fldChar w:fldCharType="separate"/>
            </w:r>
            <w:r w:rsidR="001A058B">
              <w:rPr>
                <w:noProof/>
                <w:webHidden/>
              </w:rPr>
              <w:t>114</w:t>
            </w:r>
            <w:r w:rsidR="001A058B">
              <w:rPr>
                <w:noProof/>
                <w:webHidden/>
              </w:rPr>
              <w:fldChar w:fldCharType="end"/>
            </w:r>
          </w:hyperlink>
        </w:p>
        <w:p w:rsidR="001A058B" w:rsidRDefault="00811243" w14:paraId="29237A7C" w14:textId="439D3683">
          <w:pPr>
            <w:pStyle w:val="TOC2"/>
            <w:tabs>
              <w:tab w:val="right" w:leader="dot" w:pos="9350"/>
            </w:tabs>
            <w:rPr>
              <w:rFonts w:asciiTheme="minorHAnsi" w:hAnsiTheme="minorHAnsi" w:eastAsiaTheme="minorEastAsia" w:cstheme="minorBidi"/>
              <w:noProof/>
              <w:lang w:val="en-US"/>
            </w:rPr>
          </w:pPr>
          <w:hyperlink w:history="1" w:anchor="_Toc63016088">
            <w:r w:rsidRPr="0046630D" w:rsidR="001A058B">
              <w:rPr>
                <w:rStyle w:val="Hyperlink"/>
                <w:noProof/>
                <w:lang w:val="en-US"/>
              </w:rPr>
              <w:t>Client Account</w:t>
            </w:r>
            <w:r w:rsidR="001A058B">
              <w:rPr>
                <w:noProof/>
                <w:webHidden/>
              </w:rPr>
              <w:tab/>
            </w:r>
            <w:r w:rsidR="001A058B">
              <w:rPr>
                <w:noProof/>
                <w:webHidden/>
              </w:rPr>
              <w:fldChar w:fldCharType="begin"/>
            </w:r>
            <w:r w:rsidR="001A058B">
              <w:rPr>
                <w:noProof/>
                <w:webHidden/>
              </w:rPr>
              <w:instrText xml:space="preserve"> PAGEREF _Toc63016088 \h </w:instrText>
            </w:r>
            <w:r w:rsidR="001A058B">
              <w:rPr>
                <w:noProof/>
                <w:webHidden/>
              </w:rPr>
            </w:r>
            <w:r w:rsidR="001A058B">
              <w:rPr>
                <w:noProof/>
                <w:webHidden/>
              </w:rPr>
              <w:fldChar w:fldCharType="separate"/>
            </w:r>
            <w:r w:rsidR="001A058B">
              <w:rPr>
                <w:noProof/>
                <w:webHidden/>
              </w:rPr>
              <w:t>115</w:t>
            </w:r>
            <w:r w:rsidR="001A058B">
              <w:rPr>
                <w:noProof/>
                <w:webHidden/>
              </w:rPr>
              <w:fldChar w:fldCharType="end"/>
            </w:r>
          </w:hyperlink>
        </w:p>
        <w:p w:rsidR="001A058B" w:rsidRDefault="00811243" w14:paraId="21D80D4A" w14:textId="6F615A81">
          <w:pPr>
            <w:pStyle w:val="TOC2"/>
            <w:tabs>
              <w:tab w:val="right" w:leader="dot" w:pos="9350"/>
            </w:tabs>
            <w:rPr>
              <w:rFonts w:asciiTheme="minorHAnsi" w:hAnsiTheme="minorHAnsi" w:eastAsiaTheme="minorEastAsia" w:cstheme="minorBidi"/>
              <w:noProof/>
              <w:lang w:val="en-US"/>
            </w:rPr>
          </w:pPr>
          <w:hyperlink w:history="1" w:anchor="_Toc63016090">
            <w:r w:rsidRPr="0046630D" w:rsidR="001A058B">
              <w:rPr>
                <w:rStyle w:val="Hyperlink"/>
                <w:noProof/>
                <w:lang w:val="en-US"/>
              </w:rPr>
              <w:t>Client Appointment</w:t>
            </w:r>
            <w:r w:rsidR="001A058B">
              <w:rPr>
                <w:noProof/>
                <w:webHidden/>
              </w:rPr>
              <w:tab/>
            </w:r>
            <w:r w:rsidR="001A058B">
              <w:rPr>
                <w:noProof/>
                <w:webHidden/>
              </w:rPr>
              <w:fldChar w:fldCharType="begin"/>
            </w:r>
            <w:r w:rsidR="001A058B">
              <w:rPr>
                <w:noProof/>
                <w:webHidden/>
              </w:rPr>
              <w:instrText xml:space="preserve"> PAGEREF _Toc63016090 \h </w:instrText>
            </w:r>
            <w:r w:rsidR="001A058B">
              <w:rPr>
                <w:noProof/>
                <w:webHidden/>
              </w:rPr>
            </w:r>
            <w:r w:rsidR="001A058B">
              <w:rPr>
                <w:noProof/>
                <w:webHidden/>
              </w:rPr>
              <w:fldChar w:fldCharType="separate"/>
            </w:r>
            <w:r w:rsidR="001A058B">
              <w:rPr>
                <w:noProof/>
                <w:webHidden/>
              </w:rPr>
              <w:t>116</w:t>
            </w:r>
            <w:r w:rsidR="001A058B">
              <w:rPr>
                <w:noProof/>
                <w:webHidden/>
              </w:rPr>
              <w:fldChar w:fldCharType="end"/>
            </w:r>
          </w:hyperlink>
        </w:p>
        <w:p w:rsidR="001A058B" w:rsidRDefault="00811243" w14:paraId="433543BD" w14:textId="7A2BC0AB">
          <w:pPr>
            <w:pStyle w:val="TOC2"/>
            <w:tabs>
              <w:tab w:val="right" w:leader="dot" w:pos="9350"/>
            </w:tabs>
            <w:rPr>
              <w:rFonts w:asciiTheme="minorHAnsi" w:hAnsiTheme="minorHAnsi" w:eastAsiaTheme="minorEastAsia" w:cstheme="minorBidi"/>
              <w:noProof/>
              <w:lang w:val="en-US"/>
            </w:rPr>
          </w:pPr>
          <w:hyperlink w:history="1" w:anchor="_Toc63016092">
            <w:r w:rsidRPr="0046630D" w:rsidR="001A058B">
              <w:rPr>
                <w:rStyle w:val="Hyperlink"/>
                <w:noProof/>
                <w:lang w:val="en-US"/>
              </w:rPr>
              <w:t>Schedule</w:t>
            </w:r>
            <w:r w:rsidR="001A058B">
              <w:rPr>
                <w:noProof/>
                <w:webHidden/>
              </w:rPr>
              <w:tab/>
            </w:r>
            <w:r w:rsidR="001A058B">
              <w:rPr>
                <w:noProof/>
                <w:webHidden/>
              </w:rPr>
              <w:fldChar w:fldCharType="begin"/>
            </w:r>
            <w:r w:rsidR="001A058B">
              <w:rPr>
                <w:noProof/>
                <w:webHidden/>
              </w:rPr>
              <w:instrText xml:space="preserve"> PAGEREF _Toc63016092 \h </w:instrText>
            </w:r>
            <w:r w:rsidR="001A058B">
              <w:rPr>
                <w:noProof/>
                <w:webHidden/>
              </w:rPr>
            </w:r>
            <w:r w:rsidR="001A058B">
              <w:rPr>
                <w:noProof/>
                <w:webHidden/>
              </w:rPr>
              <w:fldChar w:fldCharType="separate"/>
            </w:r>
            <w:r w:rsidR="001A058B">
              <w:rPr>
                <w:noProof/>
                <w:webHidden/>
              </w:rPr>
              <w:t>117</w:t>
            </w:r>
            <w:r w:rsidR="001A058B">
              <w:rPr>
                <w:noProof/>
                <w:webHidden/>
              </w:rPr>
              <w:fldChar w:fldCharType="end"/>
            </w:r>
          </w:hyperlink>
        </w:p>
        <w:p w:rsidR="001A058B" w:rsidRDefault="00811243" w14:paraId="2A4752C7" w14:textId="5F6EEF8D">
          <w:pPr>
            <w:pStyle w:val="TOC1"/>
            <w:tabs>
              <w:tab w:val="right" w:leader="dot" w:pos="9350"/>
            </w:tabs>
            <w:rPr>
              <w:rFonts w:asciiTheme="minorHAnsi" w:hAnsiTheme="minorHAnsi" w:eastAsiaTheme="minorEastAsia" w:cstheme="minorBidi"/>
              <w:noProof/>
              <w:lang w:val="en-US"/>
            </w:rPr>
          </w:pPr>
          <w:hyperlink w:history="1" w:anchor="_Toc63016094">
            <w:r w:rsidRPr="0046630D" w:rsidR="001A058B">
              <w:rPr>
                <w:rStyle w:val="Hyperlink"/>
                <w:noProof/>
                <w:lang w:val="en-US"/>
              </w:rPr>
              <w:t>Persistence Model</w:t>
            </w:r>
            <w:r w:rsidR="001A058B">
              <w:rPr>
                <w:noProof/>
                <w:webHidden/>
              </w:rPr>
              <w:tab/>
            </w:r>
            <w:r w:rsidR="001A058B">
              <w:rPr>
                <w:noProof/>
                <w:webHidden/>
              </w:rPr>
              <w:fldChar w:fldCharType="begin"/>
            </w:r>
            <w:r w:rsidR="001A058B">
              <w:rPr>
                <w:noProof/>
                <w:webHidden/>
              </w:rPr>
              <w:instrText xml:space="preserve"> PAGEREF _Toc63016094 \h </w:instrText>
            </w:r>
            <w:r w:rsidR="001A058B">
              <w:rPr>
                <w:noProof/>
                <w:webHidden/>
              </w:rPr>
            </w:r>
            <w:r w:rsidR="001A058B">
              <w:rPr>
                <w:noProof/>
                <w:webHidden/>
              </w:rPr>
              <w:fldChar w:fldCharType="separate"/>
            </w:r>
            <w:r w:rsidR="001A058B">
              <w:rPr>
                <w:noProof/>
                <w:webHidden/>
              </w:rPr>
              <w:t>118</w:t>
            </w:r>
            <w:r w:rsidR="001A058B">
              <w:rPr>
                <w:noProof/>
                <w:webHidden/>
              </w:rPr>
              <w:fldChar w:fldCharType="end"/>
            </w:r>
          </w:hyperlink>
        </w:p>
        <w:p w:rsidR="001A058B" w:rsidRDefault="00811243" w14:paraId="0D3F5CA9" w14:textId="41712E9B">
          <w:pPr>
            <w:pStyle w:val="TOC1"/>
            <w:tabs>
              <w:tab w:val="right" w:leader="dot" w:pos="9350"/>
            </w:tabs>
            <w:rPr>
              <w:rFonts w:asciiTheme="minorHAnsi" w:hAnsiTheme="minorHAnsi" w:eastAsiaTheme="minorEastAsia" w:cstheme="minorBidi"/>
              <w:noProof/>
              <w:lang w:val="en-US"/>
            </w:rPr>
          </w:pPr>
          <w:hyperlink w:history="1" w:anchor="_Toc63016095">
            <w:r w:rsidRPr="0046630D" w:rsidR="001A058B">
              <w:rPr>
                <w:rStyle w:val="Hyperlink"/>
                <w:rFonts w:ascii="Calibri" w:hAnsi="Calibri" w:eastAsia="Calibri" w:cs="Calibri"/>
                <w:noProof/>
              </w:rPr>
              <w:t>Project Management</w:t>
            </w:r>
            <w:r w:rsidR="001A058B">
              <w:rPr>
                <w:noProof/>
                <w:webHidden/>
              </w:rPr>
              <w:tab/>
            </w:r>
            <w:r w:rsidR="001A058B">
              <w:rPr>
                <w:noProof/>
                <w:webHidden/>
              </w:rPr>
              <w:fldChar w:fldCharType="begin"/>
            </w:r>
            <w:r w:rsidR="001A058B">
              <w:rPr>
                <w:noProof/>
                <w:webHidden/>
              </w:rPr>
              <w:instrText xml:space="preserve"> PAGEREF _Toc63016095 \h </w:instrText>
            </w:r>
            <w:r w:rsidR="001A058B">
              <w:rPr>
                <w:noProof/>
                <w:webHidden/>
              </w:rPr>
            </w:r>
            <w:r w:rsidR="001A058B">
              <w:rPr>
                <w:noProof/>
                <w:webHidden/>
              </w:rPr>
              <w:fldChar w:fldCharType="separate"/>
            </w:r>
            <w:r w:rsidR="001A058B">
              <w:rPr>
                <w:noProof/>
                <w:webHidden/>
              </w:rPr>
              <w:t>119</w:t>
            </w:r>
            <w:r w:rsidR="001A058B">
              <w:rPr>
                <w:noProof/>
                <w:webHidden/>
              </w:rPr>
              <w:fldChar w:fldCharType="end"/>
            </w:r>
          </w:hyperlink>
        </w:p>
        <w:p w:rsidR="001A058B" w:rsidRDefault="00811243" w14:paraId="52D273FE" w14:textId="4D1F70DD">
          <w:pPr>
            <w:pStyle w:val="TOC2"/>
            <w:tabs>
              <w:tab w:val="right" w:leader="dot" w:pos="9350"/>
            </w:tabs>
            <w:rPr>
              <w:rFonts w:asciiTheme="minorHAnsi" w:hAnsiTheme="minorHAnsi" w:eastAsiaTheme="minorEastAsia" w:cstheme="minorBidi"/>
              <w:noProof/>
              <w:lang w:val="en-US"/>
            </w:rPr>
          </w:pPr>
          <w:hyperlink w:history="1" w:anchor="_Toc63016096">
            <w:r w:rsidRPr="0046630D" w:rsidR="001A058B">
              <w:rPr>
                <w:rStyle w:val="Hyperlink"/>
                <w:noProof/>
              </w:rPr>
              <w:t>Schedule</w:t>
            </w:r>
            <w:r w:rsidR="001A058B">
              <w:rPr>
                <w:noProof/>
                <w:webHidden/>
              </w:rPr>
              <w:tab/>
            </w:r>
            <w:r w:rsidR="001A058B">
              <w:rPr>
                <w:noProof/>
                <w:webHidden/>
              </w:rPr>
              <w:fldChar w:fldCharType="begin"/>
            </w:r>
            <w:r w:rsidR="001A058B">
              <w:rPr>
                <w:noProof/>
                <w:webHidden/>
              </w:rPr>
              <w:instrText xml:space="preserve"> PAGEREF _Toc63016096 \h </w:instrText>
            </w:r>
            <w:r w:rsidR="001A058B">
              <w:rPr>
                <w:noProof/>
                <w:webHidden/>
              </w:rPr>
            </w:r>
            <w:r w:rsidR="001A058B">
              <w:rPr>
                <w:noProof/>
                <w:webHidden/>
              </w:rPr>
              <w:fldChar w:fldCharType="separate"/>
            </w:r>
            <w:r w:rsidR="001A058B">
              <w:rPr>
                <w:noProof/>
                <w:webHidden/>
              </w:rPr>
              <w:t>119</w:t>
            </w:r>
            <w:r w:rsidR="001A058B">
              <w:rPr>
                <w:noProof/>
                <w:webHidden/>
              </w:rPr>
              <w:fldChar w:fldCharType="end"/>
            </w:r>
          </w:hyperlink>
        </w:p>
        <w:p w:rsidR="001A058B" w:rsidRDefault="00811243" w14:paraId="6EB8C4BE" w14:textId="044F6DE6">
          <w:pPr>
            <w:pStyle w:val="TOC2"/>
            <w:tabs>
              <w:tab w:val="right" w:leader="dot" w:pos="9350"/>
            </w:tabs>
            <w:rPr>
              <w:rFonts w:asciiTheme="minorHAnsi" w:hAnsiTheme="minorHAnsi" w:eastAsiaTheme="minorEastAsia" w:cstheme="minorBidi"/>
              <w:noProof/>
              <w:lang w:val="en-US"/>
            </w:rPr>
          </w:pPr>
          <w:hyperlink w:history="1" w:anchor="_Toc63016097">
            <w:r w:rsidRPr="0046630D" w:rsidR="001A058B">
              <w:rPr>
                <w:rStyle w:val="Hyperlink"/>
                <w:noProof/>
              </w:rPr>
              <w:t>Team Configuration</w:t>
            </w:r>
            <w:r w:rsidR="001A058B">
              <w:rPr>
                <w:noProof/>
                <w:webHidden/>
              </w:rPr>
              <w:tab/>
            </w:r>
            <w:r w:rsidR="001A058B">
              <w:rPr>
                <w:noProof/>
                <w:webHidden/>
              </w:rPr>
              <w:fldChar w:fldCharType="begin"/>
            </w:r>
            <w:r w:rsidR="001A058B">
              <w:rPr>
                <w:noProof/>
                <w:webHidden/>
              </w:rPr>
              <w:instrText xml:space="preserve"> PAGEREF _Toc63016097 \h </w:instrText>
            </w:r>
            <w:r w:rsidR="001A058B">
              <w:rPr>
                <w:noProof/>
                <w:webHidden/>
              </w:rPr>
            </w:r>
            <w:r w:rsidR="001A058B">
              <w:rPr>
                <w:noProof/>
                <w:webHidden/>
              </w:rPr>
              <w:fldChar w:fldCharType="separate"/>
            </w:r>
            <w:r w:rsidR="001A058B">
              <w:rPr>
                <w:noProof/>
                <w:webHidden/>
              </w:rPr>
              <w:t>120</w:t>
            </w:r>
            <w:r w:rsidR="001A058B">
              <w:rPr>
                <w:noProof/>
                <w:webHidden/>
              </w:rPr>
              <w:fldChar w:fldCharType="end"/>
            </w:r>
          </w:hyperlink>
        </w:p>
        <w:p w:rsidR="001A058B" w:rsidRDefault="00811243" w14:paraId="41609553" w14:textId="45D28DEF">
          <w:pPr>
            <w:pStyle w:val="TOC2"/>
            <w:tabs>
              <w:tab w:val="right" w:leader="dot" w:pos="9350"/>
            </w:tabs>
            <w:rPr>
              <w:rFonts w:asciiTheme="minorHAnsi" w:hAnsiTheme="minorHAnsi" w:eastAsiaTheme="minorEastAsia" w:cstheme="minorBidi"/>
              <w:noProof/>
              <w:lang w:val="en-US"/>
            </w:rPr>
          </w:pPr>
          <w:hyperlink w:history="1" w:anchor="_Toc63016098">
            <w:r w:rsidRPr="0046630D" w:rsidR="001A058B">
              <w:rPr>
                <w:rStyle w:val="Hyperlink"/>
                <w:noProof/>
              </w:rPr>
              <w:t>Project Standards and Procedures</w:t>
            </w:r>
            <w:r w:rsidR="001A058B">
              <w:rPr>
                <w:noProof/>
                <w:webHidden/>
              </w:rPr>
              <w:tab/>
            </w:r>
            <w:r w:rsidR="001A058B">
              <w:rPr>
                <w:noProof/>
                <w:webHidden/>
              </w:rPr>
              <w:fldChar w:fldCharType="begin"/>
            </w:r>
            <w:r w:rsidR="001A058B">
              <w:rPr>
                <w:noProof/>
                <w:webHidden/>
              </w:rPr>
              <w:instrText xml:space="preserve"> PAGEREF _Toc63016098 \h </w:instrText>
            </w:r>
            <w:r w:rsidR="001A058B">
              <w:rPr>
                <w:noProof/>
                <w:webHidden/>
              </w:rPr>
            </w:r>
            <w:r w:rsidR="001A058B">
              <w:rPr>
                <w:noProof/>
                <w:webHidden/>
              </w:rPr>
              <w:fldChar w:fldCharType="separate"/>
            </w:r>
            <w:r w:rsidR="001A058B">
              <w:rPr>
                <w:noProof/>
                <w:webHidden/>
              </w:rPr>
              <w:t>120</w:t>
            </w:r>
            <w:r w:rsidR="001A058B">
              <w:rPr>
                <w:noProof/>
                <w:webHidden/>
              </w:rPr>
              <w:fldChar w:fldCharType="end"/>
            </w:r>
          </w:hyperlink>
        </w:p>
        <w:p w:rsidR="001A058B" w:rsidRDefault="00811243" w14:paraId="314D6500" w14:textId="720E4DC2">
          <w:pPr>
            <w:pStyle w:val="TOC3"/>
            <w:tabs>
              <w:tab w:val="right" w:leader="dot" w:pos="9350"/>
            </w:tabs>
            <w:rPr>
              <w:rFonts w:asciiTheme="minorHAnsi" w:hAnsiTheme="minorHAnsi" w:eastAsiaTheme="minorEastAsia" w:cstheme="minorBidi"/>
              <w:noProof/>
              <w:lang w:val="en-US"/>
            </w:rPr>
          </w:pPr>
          <w:hyperlink w:history="1" w:anchor="_Toc63016099">
            <w:r w:rsidRPr="0046630D" w:rsidR="001A058B">
              <w:rPr>
                <w:rStyle w:val="Hyperlink"/>
                <w:noProof/>
              </w:rPr>
              <w:t>Communication</w:t>
            </w:r>
            <w:r w:rsidR="001A058B">
              <w:rPr>
                <w:noProof/>
                <w:webHidden/>
              </w:rPr>
              <w:tab/>
            </w:r>
            <w:r w:rsidR="001A058B">
              <w:rPr>
                <w:noProof/>
                <w:webHidden/>
              </w:rPr>
              <w:fldChar w:fldCharType="begin"/>
            </w:r>
            <w:r w:rsidR="001A058B">
              <w:rPr>
                <w:noProof/>
                <w:webHidden/>
              </w:rPr>
              <w:instrText xml:space="preserve"> PAGEREF _Toc63016099 \h </w:instrText>
            </w:r>
            <w:r w:rsidR="001A058B">
              <w:rPr>
                <w:noProof/>
                <w:webHidden/>
              </w:rPr>
            </w:r>
            <w:r w:rsidR="001A058B">
              <w:rPr>
                <w:noProof/>
                <w:webHidden/>
              </w:rPr>
              <w:fldChar w:fldCharType="separate"/>
            </w:r>
            <w:r w:rsidR="001A058B">
              <w:rPr>
                <w:noProof/>
                <w:webHidden/>
              </w:rPr>
              <w:t>120</w:t>
            </w:r>
            <w:r w:rsidR="001A058B">
              <w:rPr>
                <w:noProof/>
                <w:webHidden/>
              </w:rPr>
              <w:fldChar w:fldCharType="end"/>
            </w:r>
          </w:hyperlink>
        </w:p>
        <w:p w:rsidR="001A058B" w:rsidRDefault="00811243" w14:paraId="01286E4C" w14:textId="012C07C1">
          <w:pPr>
            <w:pStyle w:val="TOC3"/>
            <w:tabs>
              <w:tab w:val="right" w:leader="dot" w:pos="9350"/>
            </w:tabs>
            <w:rPr>
              <w:rFonts w:asciiTheme="minorHAnsi" w:hAnsiTheme="minorHAnsi" w:eastAsiaTheme="minorEastAsia" w:cstheme="minorBidi"/>
              <w:noProof/>
              <w:lang w:val="en-US"/>
            </w:rPr>
          </w:pPr>
          <w:hyperlink w:history="1" w:anchor="_Toc63016100">
            <w:r w:rsidRPr="0046630D" w:rsidR="001A058B">
              <w:rPr>
                <w:rStyle w:val="Hyperlink"/>
                <w:noProof/>
              </w:rPr>
              <w:t>Software</w:t>
            </w:r>
            <w:r w:rsidR="001A058B">
              <w:rPr>
                <w:noProof/>
                <w:webHidden/>
              </w:rPr>
              <w:tab/>
            </w:r>
            <w:r w:rsidR="001A058B">
              <w:rPr>
                <w:noProof/>
                <w:webHidden/>
              </w:rPr>
              <w:fldChar w:fldCharType="begin"/>
            </w:r>
            <w:r w:rsidR="001A058B">
              <w:rPr>
                <w:noProof/>
                <w:webHidden/>
              </w:rPr>
              <w:instrText xml:space="preserve"> PAGEREF _Toc63016100 \h </w:instrText>
            </w:r>
            <w:r w:rsidR="001A058B">
              <w:rPr>
                <w:noProof/>
                <w:webHidden/>
              </w:rPr>
            </w:r>
            <w:r w:rsidR="001A058B">
              <w:rPr>
                <w:noProof/>
                <w:webHidden/>
              </w:rPr>
              <w:fldChar w:fldCharType="separate"/>
            </w:r>
            <w:r w:rsidR="001A058B">
              <w:rPr>
                <w:noProof/>
                <w:webHidden/>
              </w:rPr>
              <w:t>120</w:t>
            </w:r>
            <w:r w:rsidR="001A058B">
              <w:rPr>
                <w:noProof/>
                <w:webHidden/>
              </w:rPr>
              <w:fldChar w:fldCharType="end"/>
            </w:r>
          </w:hyperlink>
        </w:p>
        <w:p w:rsidR="001A058B" w:rsidRDefault="00811243" w14:paraId="071BFD0E" w14:textId="506779D8">
          <w:pPr>
            <w:pStyle w:val="TOC1"/>
            <w:tabs>
              <w:tab w:val="right" w:leader="dot" w:pos="9350"/>
            </w:tabs>
            <w:rPr>
              <w:rFonts w:asciiTheme="minorHAnsi" w:hAnsiTheme="minorHAnsi" w:eastAsiaTheme="minorEastAsia" w:cstheme="minorBidi"/>
              <w:noProof/>
              <w:lang w:val="en-US"/>
            </w:rPr>
          </w:pPr>
          <w:hyperlink w:history="1" w:anchor="_Toc63016101">
            <w:r w:rsidRPr="0046630D" w:rsidR="001A058B">
              <w:rPr>
                <w:rStyle w:val="Hyperlink"/>
                <w:noProof/>
              </w:rPr>
              <w:t>Glossary</w:t>
            </w:r>
            <w:r w:rsidR="001A058B">
              <w:rPr>
                <w:noProof/>
                <w:webHidden/>
              </w:rPr>
              <w:tab/>
            </w:r>
            <w:r w:rsidR="001A058B">
              <w:rPr>
                <w:noProof/>
                <w:webHidden/>
              </w:rPr>
              <w:fldChar w:fldCharType="begin"/>
            </w:r>
            <w:r w:rsidR="001A058B">
              <w:rPr>
                <w:noProof/>
                <w:webHidden/>
              </w:rPr>
              <w:instrText xml:space="preserve"> PAGEREF _Toc63016101 \h </w:instrText>
            </w:r>
            <w:r w:rsidR="001A058B">
              <w:rPr>
                <w:noProof/>
                <w:webHidden/>
              </w:rPr>
            </w:r>
            <w:r w:rsidR="001A058B">
              <w:rPr>
                <w:noProof/>
                <w:webHidden/>
              </w:rPr>
              <w:fldChar w:fldCharType="separate"/>
            </w:r>
            <w:r w:rsidR="001A058B">
              <w:rPr>
                <w:noProof/>
                <w:webHidden/>
              </w:rPr>
              <w:t>122</w:t>
            </w:r>
            <w:r w:rsidR="001A058B">
              <w:rPr>
                <w:noProof/>
                <w:webHidden/>
              </w:rPr>
              <w:fldChar w:fldCharType="end"/>
            </w:r>
          </w:hyperlink>
        </w:p>
        <w:p w:rsidR="001A058B" w:rsidRDefault="00811243" w14:paraId="57C7B257" w14:textId="362B9711">
          <w:pPr>
            <w:pStyle w:val="TOC1"/>
            <w:tabs>
              <w:tab w:val="right" w:leader="dot" w:pos="9350"/>
            </w:tabs>
            <w:rPr>
              <w:rFonts w:asciiTheme="minorHAnsi" w:hAnsiTheme="minorHAnsi" w:eastAsiaTheme="minorEastAsia" w:cstheme="minorBidi"/>
              <w:noProof/>
              <w:lang w:val="en-US"/>
            </w:rPr>
          </w:pPr>
          <w:hyperlink w:history="1" w:anchor="_Toc63016102">
            <w:r w:rsidRPr="0046630D" w:rsidR="001A058B">
              <w:rPr>
                <w:rStyle w:val="Hyperlink"/>
                <w:noProof/>
              </w:rPr>
              <w:t>Index</w:t>
            </w:r>
            <w:r w:rsidR="001A058B">
              <w:rPr>
                <w:noProof/>
                <w:webHidden/>
              </w:rPr>
              <w:tab/>
            </w:r>
            <w:r w:rsidR="001A058B">
              <w:rPr>
                <w:noProof/>
                <w:webHidden/>
              </w:rPr>
              <w:fldChar w:fldCharType="begin"/>
            </w:r>
            <w:r w:rsidR="001A058B">
              <w:rPr>
                <w:noProof/>
                <w:webHidden/>
              </w:rPr>
              <w:instrText xml:space="preserve"> PAGEREF _Toc63016102 \h </w:instrText>
            </w:r>
            <w:r w:rsidR="001A058B">
              <w:rPr>
                <w:noProof/>
                <w:webHidden/>
              </w:rPr>
            </w:r>
            <w:r w:rsidR="001A058B">
              <w:rPr>
                <w:noProof/>
                <w:webHidden/>
              </w:rPr>
              <w:fldChar w:fldCharType="separate"/>
            </w:r>
            <w:r w:rsidR="001A058B">
              <w:rPr>
                <w:noProof/>
                <w:webHidden/>
              </w:rPr>
              <w:t>123</w:t>
            </w:r>
            <w:r w:rsidR="001A058B">
              <w:rPr>
                <w:noProof/>
                <w:webHidden/>
              </w:rPr>
              <w:fldChar w:fldCharType="end"/>
            </w:r>
          </w:hyperlink>
        </w:p>
        <w:p w:rsidR="001A058B" w:rsidRDefault="00811243" w14:paraId="2311980D" w14:textId="565E9CC2">
          <w:pPr>
            <w:pStyle w:val="TOC1"/>
            <w:tabs>
              <w:tab w:val="right" w:leader="dot" w:pos="9350"/>
            </w:tabs>
            <w:rPr>
              <w:rFonts w:asciiTheme="minorHAnsi" w:hAnsiTheme="minorHAnsi" w:eastAsiaTheme="minorEastAsia" w:cstheme="minorBidi"/>
              <w:noProof/>
              <w:lang w:val="en-US"/>
            </w:rPr>
          </w:pPr>
          <w:hyperlink w:history="1" w:anchor="_Toc63016103">
            <w:r w:rsidRPr="0046630D" w:rsidR="001A058B">
              <w:rPr>
                <w:rStyle w:val="Hyperlink"/>
                <w:noProof/>
              </w:rPr>
              <w:t>Appendix A: Data Dictionary</w:t>
            </w:r>
            <w:r w:rsidR="001A058B">
              <w:rPr>
                <w:noProof/>
                <w:webHidden/>
              </w:rPr>
              <w:tab/>
            </w:r>
            <w:r w:rsidR="001A058B">
              <w:rPr>
                <w:noProof/>
                <w:webHidden/>
              </w:rPr>
              <w:fldChar w:fldCharType="begin"/>
            </w:r>
            <w:r w:rsidR="001A058B">
              <w:rPr>
                <w:noProof/>
                <w:webHidden/>
              </w:rPr>
              <w:instrText xml:space="preserve"> PAGEREF _Toc63016103 \h </w:instrText>
            </w:r>
            <w:r w:rsidR="001A058B">
              <w:rPr>
                <w:noProof/>
                <w:webHidden/>
              </w:rPr>
            </w:r>
            <w:r w:rsidR="001A058B">
              <w:rPr>
                <w:noProof/>
                <w:webHidden/>
              </w:rPr>
              <w:fldChar w:fldCharType="separate"/>
            </w:r>
            <w:r w:rsidR="001A058B">
              <w:rPr>
                <w:noProof/>
                <w:webHidden/>
              </w:rPr>
              <w:t>124</w:t>
            </w:r>
            <w:r w:rsidR="001A058B">
              <w:rPr>
                <w:noProof/>
                <w:webHidden/>
              </w:rPr>
              <w:fldChar w:fldCharType="end"/>
            </w:r>
          </w:hyperlink>
        </w:p>
        <w:p w:rsidR="001A058B" w:rsidRDefault="00811243" w14:paraId="7502DDD2" w14:textId="333278E9">
          <w:pPr>
            <w:pStyle w:val="TOC2"/>
            <w:tabs>
              <w:tab w:val="right" w:leader="dot" w:pos="9350"/>
            </w:tabs>
            <w:rPr>
              <w:rFonts w:asciiTheme="minorHAnsi" w:hAnsiTheme="minorHAnsi" w:eastAsiaTheme="minorEastAsia" w:cstheme="minorBidi"/>
              <w:noProof/>
              <w:lang w:val="en-US"/>
            </w:rPr>
          </w:pPr>
          <w:hyperlink w:history="1" w:anchor="_Toc63016104">
            <w:r w:rsidRPr="0046630D" w:rsidR="001A058B">
              <w:rPr>
                <w:rStyle w:val="Hyperlink"/>
                <w:noProof/>
              </w:rPr>
              <w:t>Appointment</w:t>
            </w:r>
            <w:r w:rsidR="001A058B">
              <w:rPr>
                <w:noProof/>
                <w:webHidden/>
              </w:rPr>
              <w:tab/>
            </w:r>
            <w:r w:rsidR="001A058B">
              <w:rPr>
                <w:noProof/>
                <w:webHidden/>
              </w:rPr>
              <w:fldChar w:fldCharType="begin"/>
            </w:r>
            <w:r w:rsidR="001A058B">
              <w:rPr>
                <w:noProof/>
                <w:webHidden/>
              </w:rPr>
              <w:instrText xml:space="preserve"> PAGEREF _Toc63016104 \h </w:instrText>
            </w:r>
            <w:r w:rsidR="001A058B">
              <w:rPr>
                <w:noProof/>
                <w:webHidden/>
              </w:rPr>
            </w:r>
            <w:r w:rsidR="001A058B">
              <w:rPr>
                <w:noProof/>
                <w:webHidden/>
              </w:rPr>
              <w:fldChar w:fldCharType="separate"/>
            </w:r>
            <w:r w:rsidR="001A058B">
              <w:rPr>
                <w:noProof/>
                <w:webHidden/>
              </w:rPr>
              <w:t>124</w:t>
            </w:r>
            <w:r w:rsidR="001A058B">
              <w:rPr>
                <w:noProof/>
                <w:webHidden/>
              </w:rPr>
              <w:fldChar w:fldCharType="end"/>
            </w:r>
          </w:hyperlink>
        </w:p>
        <w:p w:rsidR="001A058B" w:rsidRDefault="00811243" w14:paraId="0A04BCD9" w14:textId="7B15EF85">
          <w:pPr>
            <w:pStyle w:val="TOC2"/>
            <w:tabs>
              <w:tab w:val="right" w:leader="dot" w:pos="9350"/>
            </w:tabs>
            <w:rPr>
              <w:rFonts w:asciiTheme="minorHAnsi" w:hAnsiTheme="minorHAnsi" w:eastAsiaTheme="minorEastAsia" w:cstheme="minorBidi"/>
              <w:noProof/>
              <w:lang w:val="en-US"/>
            </w:rPr>
          </w:pPr>
          <w:hyperlink w:history="1" w:anchor="_Toc63016105">
            <w:r w:rsidRPr="0046630D" w:rsidR="001A058B">
              <w:rPr>
                <w:rStyle w:val="Hyperlink"/>
                <w:noProof/>
              </w:rPr>
              <w:t>Service</w:t>
            </w:r>
            <w:r w:rsidR="001A058B">
              <w:rPr>
                <w:noProof/>
                <w:webHidden/>
              </w:rPr>
              <w:tab/>
            </w:r>
            <w:r w:rsidR="001A058B">
              <w:rPr>
                <w:noProof/>
                <w:webHidden/>
              </w:rPr>
              <w:fldChar w:fldCharType="begin"/>
            </w:r>
            <w:r w:rsidR="001A058B">
              <w:rPr>
                <w:noProof/>
                <w:webHidden/>
              </w:rPr>
              <w:instrText xml:space="preserve"> PAGEREF _Toc63016105 \h </w:instrText>
            </w:r>
            <w:r w:rsidR="001A058B">
              <w:rPr>
                <w:noProof/>
                <w:webHidden/>
              </w:rPr>
            </w:r>
            <w:r w:rsidR="001A058B">
              <w:rPr>
                <w:noProof/>
                <w:webHidden/>
              </w:rPr>
              <w:fldChar w:fldCharType="separate"/>
            </w:r>
            <w:r w:rsidR="001A058B">
              <w:rPr>
                <w:noProof/>
                <w:webHidden/>
              </w:rPr>
              <w:t>124</w:t>
            </w:r>
            <w:r w:rsidR="001A058B">
              <w:rPr>
                <w:noProof/>
                <w:webHidden/>
              </w:rPr>
              <w:fldChar w:fldCharType="end"/>
            </w:r>
          </w:hyperlink>
        </w:p>
        <w:p w:rsidR="001A058B" w:rsidRDefault="00811243" w14:paraId="72CD9889" w14:textId="2ADE87EE">
          <w:pPr>
            <w:pStyle w:val="TOC2"/>
            <w:tabs>
              <w:tab w:val="right" w:leader="dot" w:pos="9350"/>
            </w:tabs>
            <w:rPr>
              <w:rFonts w:asciiTheme="minorHAnsi" w:hAnsiTheme="minorHAnsi" w:eastAsiaTheme="minorEastAsia" w:cstheme="minorBidi"/>
              <w:noProof/>
              <w:lang w:val="en-US"/>
            </w:rPr>
          </w:pPr>
          <w:hyperlink w:history="1" w:anchor="_Toc63016106">
            <w:r w:rsidRPr="0046630D" w:rsidR="001A058B">
              <w:rPr>
                <w:rStyle w:val="Hyperlink"/>
                <w:noProof/>
              </w:rPr>
              <w:t>Discount</w:t>
            </w:r>
            <w:r w:rsidR="001A058B">
              <w:rPr>
                <w:noProof/>
                <w:webHidden/>
              </w:rPr>
              <w:tab/>
            </w:r>
            <w:r w:rsidR="001A058B">
              <w:rPr>
                <w:noProof/>
                <w:webHidden/>
              </w:rPr>
              <w:fldChar w:fldCharType="begin"/>
            </w:r>
            <w:r w:rsidR="001A058B">
              <w:rPr>
                <w:noProof/>
                <w:webHidden/>
              </w:rPr>
              <w:instrText xml:space="preserve"> PAGEREF _Toc63016106 \h </w:instrText>
            </w:r>
            <w:r w:rsidR="001A058B">
              <w:rPr>
                <w:noProof/>
                <w:webHidden/>
              </w:rPr>
            </w:r>
            <w:r w:rsidR="001A058B">
              <w:rPr>
                <w:noProof/>
                <w:webHidden/>
              </w:rPr>
              <w:fldChar w:fldCharType="separate"/>
            </w:r>
            <w:r w:rsidR="001A058B">
              <w:rPr>
                <w:noProof/>
                <w:webHidden/>
              </w:rPr>
              <w:t>124</w:t>
            </w:r>
            <w:r w:rsidR="001A058B">
              <w:rPr>
                <w:noProof/>
                <w:webHidden/>
              </w:rPr>
              <w:fldChar w:fldCharType="end"/>
            </w:r>
          </w:hyperlink>
        </w:p>
        <w:p w:rsidR="001A058B" w:rsidRDefault="00811243" w14:paraId="5461B974" w14:textId="046A2DA8">
          <w:pPr>
            <w:pStyle w:val="TOC2"/>
            <w:tabs>
              <w:tab w:val="right" w:leader="dot" w:pos="9350"/>
            </w:tabs>
            <w:rPr>
              <w:rFonts w:asciiTheme="minorHAnsi" w:hAnsiTheme="minorHAnsi" w:eastAsiaTheme="minorEastAsia" w:cstheme="minorBidi"/>
              <w:noProof/>
              <w:lang w:val="en-US"/>
            </w:rPr>
          </w:pPr>
          <w:hyperlink w:history="1" w:anchor="_Toc63016107">
            <w:r w:rsidRPr="0046630D" w:rsidR="001A058B">
              <w:rPr>
                <w:rStyle w:val="Hyperlink"/>
                <w:noProof/>
              </w:rPr>
              <w:t>Promotion</w:t>
            </w:r>
            <w:r w:rsidR="001A058B">
              <w:rPr>
                <w:noProof/>
                <w:webHidden/>
              </w:rPr>
              <w:tab/>
            </w:r>
            <w:r w:rsidR="001A058B">
              <w:rPr>
                <w:noProof/>
                <w:webHidden/>
              </w:rPr>
              <w:fldChar w:fldCharType="begin"/>
            </w:r>
            <w:r w:rsidR="001A058B">
              <w:rPr>
                <w:noProof/>
                <w:webHidden/>
              </w:rPr>
              <w:instrText xml:space="preserve"> PAGEREF _Toc63016107 \h </w:instrText>
            </w:r>
            <w:r w:rsidR="001A058B">
              <w:rPr>
                <w:noProof/>
                <w:webHidden/>
              </w:rPr>
            </w:r>
            <w:r w:rsidR="001A058B">
              <w:rPr>
                <w:noProof/>
                <w:webHidden/>
              </w:rPr>
              <w:fldChar w:fldCharType="separate"/>
            </w:r>
            <w:r w:rsidR="001A058B">
              <w:rPr>
                <w:noProof/>
                <w:webHidden/>
              </w:rPr>
              <w:t>125</w:t>
            </w:r>
            <w:r w:rsidR="001A058B">
              <w:rPr>
                <w:noProof/>
                <w:webHidden/>
              </w:rPr>
              <w:fldChar w:fldCharType="end"/>
            </w:r>
          </w:hyperlink>
        </w:p>
        <w:p w:rsidR="001A058B" w:rsidRDefault="00811243" w14:paraId="44147061" w14:textId="1642EDC2">
          <w:pPr>
            <w:pStyle w:val="TOC2"/>
            <w:tabs>
              <w:tab w:val="right" w:leader="dot" w:pos="9350"/>
            </w:tabs>
            <w:rPr>
              <w:rFonts w:asciiTheme="minorHAnsi" w:hAnsiTheme="minorHAnsi" w:eastAsiaTheme="minorEastAsia" w:cstheme="minorBidi"/>
              <w:noProof/>
              <w:lang w:val="en-US"/>
            </w:rPr>
          </w:pPr>
          <w:hyperlink w:history="1" w:anchor="_Toc63016108">
            <w:r w:rsidRPr="0046630D" w:rsidR="001A058B">
              <w:rPr>
                <w:rStyle w:val="Hyperlink"/>
                <w:noProof/>
              </w:rPr>
              <w:t>ClientAccount</w:t>
            </w:r>
            <w:r w:rsidR="001A058B">
              <w:rPr>
                <w:noProof/>
                <w:webHidden/>
              </w:rPr>
              <w:tab/>
            </w:r>
            <w:r w:rsidR="001A058B">
              <w:rPr>
                <w:noProof/>
                <w:webHidden/>
              </w:rPr>
              <w:fldChar w:fldCharType="begin"/>
            </w:r>
            <w:r w:rsidR="001A058B">
              <w:rPr>
                <w:noProof/>
                <w:webHidden/>
              </w:rPr>
              <w:instrText xml:space="preserve"> PAGEREF _Toc63016108 \h </w:instrText>
            </w:r>
            <w:r w:rsidR="001A058B">
              <w:rPr>
                <w:noProof/>
                <w:webHidden/>
              </w:rPr>
            </w:r>
            <w:r w:rsidR="001A058B">
              <w:rPr>
                <w:noProof/>
                <w:webHidden/>
              </w:rPr>
              <w:fldChar w:fldCharType="separate"/>
            </w:r>
            <w:r w:rsidR="001A058B">
              <w:rPr>
                <w:noProof/>
                <w:webHidden/>
              </w:rPr>
              <w:t>126</w:t>
            </w:r>
            <w:r w:rsidR="001A058B">
              <w:rPr>
                <w:noProof/>
                <w:webHidden/>
              </w:rPr>
              <w:fldChar w:fldCharType="end"/>
            </w:r>
          </w:hyperlink>
        </w:p>
        <w:p w:rsidR="001A058B" w:rsidRDefault="00811243" w14:paraId="5F281FE3" w14:textId="7D43CD2C">
          <w:pPr>
            <w:pStyle w:val="TOC2"/>
            <w:tabs>
              <w:tab w:val="right" w:leader="dot" w:pos="9350"/>
            </w:tabs>
            <w:rPr>
              <w:rFonts w:asciiTheme="minorHAnsi" w:hAnsiTheme="minorHAnsi" w:eastAsiaTheme="minorEastAsia" w:cstheme="minorBidi"/>
              <w:noProof/>
              <w:lang w:val="en-US"/>
            </w:rPr>
          </w:pPr>
          <w:hyperlink w:history="1" w:anchor="_Toc63016109">
            <w:r w:rsidRPr="0046630D" w:rsidR="001A058B">
              <w:rPr>
                <w:rStyle w:val="Hyperlink"/>
                <w:noProof/>
              </w:rPr>
              <w:t>StaffAccount</w:t>
            </w:r>
            <w:r w:rsidR="001A058B">
              <w:rPr>
                <w:noProof/>
                <w:webHidden/>
              </w:rPr>
              <w:tab/>
            </w:r>
            <w:r w:rsidR="001A058B">
              <w:rPr>
                <w:noProof/>
                <w:webHidden/>
              </w:rPr>
              <w:fldChar w:fldCharType="begin"/>
            </w:r>
            <w:r w:rsidR="001A058B">
              <w:rPr>
                <w:noProof/>
                <w:webHidden/>
              </w:rPr>
              <w:instrText xml:space="preserve"> PAGEREF _Toc63016109 \h </w:instrText>
            </w:r>
            <w:r w:rsidR="001A058B">
              <w:rPr>
                <w:noProof/>
                <w:webHidden/>
              </w:rPr>
            </w:r>
            <w:r w:rsidR="001A058B">
              <w:rPr>
                <w:noProof/>
                <w:webHidden/>
              </w:rPr>
              <w:fldChar w:fldCharType="separate"/>
            </w:r>
            <w:r w:rsidR="001A058B">
              <w:rPr>
                <w:noProof/>
                <w:webHidden/>
              </w:rPr>
              <w:t>126</w:t>
            </w:r>
            <w:r w:rsidR="001A058B">
              <w:rPr>
                <w:noProof/>
                <w:webHidden/>
              </w:rPr>
              <w:fldChar w:fldCharType="end"/>
            </w:r>
          </w:hyperlink>
        </w:p>
        <w:p w:rsidR="001A058B" w:rsidRDefault="00811243" w14:paraId="215C41D3" w14:textId="50D7F61A">
          <w:pPr>
            <w:pStyle w:val="TOC2"/>
            <w:tabs>
              <w:tab w:val="right" w:leader="dot" w:pos="9350"/>
            </w:tabs>
            <w:rPr>
              <w:rFonts w:asciiTheme="minorHAnsi" w:hAnsiTheme="minorHAnsi" w:eastAsiaTheme="minorEastAsia" w:cstheme="minorBidi"/>
              <w:noProof/>
              <w:lang w:val="en-US"/>
            </w:rPr>
          </w:pPr>
          <w:hyperlink w:history="1" w:anchor="_Toc63016110">
            <w:r w:rsidRPr="0046630D" w:rsidR="001A058B">
              <w:rPr>
                <w:rStyle w:val="Hyperlink"/>
                <w:noProof/>
              </w:rPr>
              <w:t>StaffQualification</w:t>
            </w:r>
            <w:r w:rsidR="001A058B">
              <w:rPr>
                <w:noProof/>
                <w:webHidden/>
              </w:rPr>
              <w:tab/>
            </w:r>
            <w:r w:rsidR="001A058B">
              <w:rPr>
                <w:noProof/>
                <w:webHidden/>
              </w:rPr>
              <w:fldChar w:fldCharType="begin"/>
            </w:r>
            <w:r w:rsidR="001A058B">
              <w:rPr>
                <w:noProof/>
                <w:webHidden/>
              </w:rPr>
              <w:instrText xml:space="preserve"> PAGEREF _Toc63016110 \h </w:instrText>
            </w:r>
            <w:r w:rsidR="001A058B">
              <w:rPr>
                <w:noProof/>
                <w:webHidden/>
              </w:rPr>
            </w:r>
            <w:r w:rsidR="001A058B">
              <w:rPr>
                <w:noProof/>
                <w:webHidden/>
              </w:rPr>
              <w:fldChar w:fldCharType="separate"/>
            </w:r>
            <w:r w:rsidR="001A058B">
              <w:rPr>
                <w:noProof/>
                <w:webHidden/>
              </w:rPr>
              <w:t>126</w:t>
            </w:r>
            <w:r w:rsidR="001A058B">
              <w:rPr>
                <w:noProof/>
                <w:webHidden/>
              </w:rPr>
              <w:fldChar w:fldCharType="end"/>
            </w:r>
          </w:hyperlink>
        </w:p>
        <w:p w:rsidR="001A058B" w:rsidRDefault="00811243" w14:paraId="6B5606E1" w14:textId="2781D71C">
          <w:pPr>
            <w:pStyle w:val="TOC2"/>
            <w:tabs>
              <w:tab w:val="right" w:leader="dot" w:pos="9350"/>
            </w:tabs>
            <w:rPr>
              <w:rFonts w:asciiTheme="minorHAnsi" w:hAnsiTheme="minorHAnsi" w:eastAsiaTheme="minorEastAsia" w:cstheme="minorBidi"/>
              <w:noProof/>
              <w:lang w:val="en-US"/>
            </w:rPr>
          </w:pPr>
          <w:hyperlink w:history="1" w:anchor="_Toc63016111">
            <w:r w:rsidRPr="0046630D" w:rsidR="001A058B">
              <w:rPr>
                <w:rStyle w:val="Hyperlink"/>
                <w:noProof/>
              </w:rPr>
              <w:t>Location</w:t>
            </w:r>
            <w:r w:rsidR="001A058B">
              <w:rPr>
                <w:noProof/>
                <w:webHidden/>
              </w:rPr>
              <w:tab/>
            </w:r>
            <w:r w:rsidR="001A058B">
              <w:rPr>
                <w:noProof/>
                <w:webHidden/>
              </w:rPr>
              <w:fldChar w:fldCharType="begin"/>
            </w:r>
            <w:r w:rsidR="001A058B">
              <w:rPr>
                <w:noProof/>
                <w:webHidden/>
              </w:rPr>
              <w:instrText xml:space="preserve"> PAGEREF _Toc63016111 \h </w:instrText>
            </w:r>
            <w:r w:rsidR="001A058B">
              <w:rPr>
                <w:noProof/>
                <w:webHidden/>
              </w:rPr>
            </w:r>
            <w:r w:rsidR="001A058B">
              <w:rPr>
                <w:noProof/>
                <w:webHidden/>
              </w:rPr>
              <w:fldChar w:fldCharType="separate"/>
            </w:r>
            <w:r w:rsidR="001A058B">
              <w:rPr>
                <w:noProof/>
                <w:webHidden/>
              </w:rPr>
              <w:t>127</w:t>
            </w:r>
            <w:r w:rsidR="001A058B">
              <w:rPr>
                <w:noProof/>
                <w:webHidden/>
              </w:rPr>
              <w:fldChar w:fldCharType="end"/>
            </w:r>
          </w:hyperlink>
        </w:p>
        <w:p w:rsidR="001A058B" w:rsidRDefault="00811243" w14:paraId="5E52CDAA" w14:textId="2697BCAC">
          <w:pPr>
            <w:pStyle w:val="TOC2"/>
            <w:tabs>
              <w:tab w:val="right" w:leader="dot" w:pos="9350"/>
            </w:tabs>
            <w:rPr>
              <w:rFonts w:asciiTheme="minorHAnsi" w:hAnsiTheme="minorHAnsi" w:eastAsiaTheme="minorEastAsia" w:cstheme="minorBidi"/>
              <w:noProof/>
              <w:lang w:val="en-US"/>
            </w:rPr>
          </w:pPr>
          <w:hyperlink w:history="1" w:anchor="_Toc63016112">
            <w:r w:rsidRPr="0046630D" w:rsidR="001A058B">
              <w:rPr>
                <w:rStyle w:val="Hyperlink"/>
                <w:noProof/>
              </w:rPr>
              <w:t>Schedule</w:t>
            </w:r>
            <w:r w:rsidR="001A058B">
              <w:rPr>
                <w:noProof/>
                <w:webHidden/>
              </w:rPr>
              <w:tab/>
            </w:r>
            <w:r w:rsidR="001A058B">
              <w:rPr>
                <w:noProof/>
                <w:webHidden/>
              </w:rPr>
              <w:fldChar w:fldCharType="begin"/>
            </w:r>
            <w:r w:rsidR="001A058B">
              <w:rPr>
                <w:noProof/>
                <w:webHidden/>
              </w:rPr>
              <w:instrText xml:space="preserve"> PAGEREF _Toc63016112 \h </w:instrText>
            </w:r>
            <w:r w:rsidR="001A058B">
              <w:rPr>
                <w:noProof/>
                <w:webHidden/>
              </w:rPr>
            </w:r>
            <w:r w:rsidR="001A058B">
              <w:rPr>
                <w:noProof/>
                <w:webHidden/>
              </w:rPr>
              <w:fldChar w:fldCharType="separate"/>
            </w:r>
            <w:r w:rsidR="001A058B">
              <w:rPr>
                <w:noProof/>
                <w:webHidden/>
              </w:rPr>
              <w:t>127</w:t>
            </w:r>
            <w:r w:rsidR="001A058B">
              <w:rPr>
                <w:noProof/>
                <w:webHidden/>
              </w:rPr>
              <w:fldChar w:fldCharType="end"/>
            </w:r>
          </w:hyperlink>
        </w:p>
        <w:p w:rsidR="001A058B" w:rsidRDefault="00811243" w14:paraId="29A8CA33" w14:textId="5DC64480">
          <w:pPr>
            <w:pStyle w:val="TOC2"/>
            <w:tabs>
              <w:tab w:val="right" w:leader="dot" w:pos="9350"/>
            </w:tabs>
            <w:rPr>
              <w:rFonts w:asciiTheme="minorHAnsi" w:hAnsiTheme="minorHAnsi" w:eastAsiaTheme="minorEastAsia" w:cstheme="minorBidi"/>
              <w:noProof/>
              <w:lang w:val="en-US"/>
            </w:rPr>
          </w:pPr>
          <w:hyperlink w:history="1" w:anchor="_Toc63016113">
            <w:r w:rsidRPr="0046630D" w:rsidR="001A058B">
              <w:rPr>
                <w:rStyle w:val="Hyperlink"/>
                <w:noProof/>
              </w:rPr>
              <w:t>ScheduleBlock</w:t>
            </w:r>
            <w:r w:rsidR="001A058B">
              <w:rPr>
                <w:noProof/>
                <w:webHidden/>
              </w:rPr>
              <w:tab/>
            </w:r>
            <w:r w:rsidR="001A058B">
              <w:rPr>
                <w:noProof/>
                <w:webHidden/>
              </w:rPr>
              <w:fldChar w:fldCharType="begin"/>
            </w:r>
            <w:r w:rsidR="001A058B">
              <w:rPr>
                <w:noProof/>
                <w:webHidden/>
              </w:rPr>
              <w:instrText xml:space="preserve"> PAGEREF _Toc63016113 \h </w:instrText>
            </w:r>
            <w:r w:rsidR="001A058B">
              <w:rPr>
                <w:noProof/>
                <w:webHidden/>
              </w:rPr>
            </w:r>
            <w:r w:rsidR="001A058B">
              <w:rPr>
                <w:noProof/>
                <w:webHidden/>
              </w:rPr>
              <w:fldChar w:fldCharType="separate"/>
            </w:r>
            <w:r w:rsidR="001A058B">
              <w:rPr>
                <w:noProof/>
                <w:webHidden/>
              </w:rPr>
              <w:t>128</w:t>
            </w:r>
            <w:r w:rsidR="001A058B">
              <w:rPr>
                <w:noProof/>
                <w:webHidden/>
              </w:rPr>
              <w:fldChar w:fldCharType="end"/>
            </w:r>
          </w:hyperlink>
        </w:p>
        <w:p w:rsidR="001A058B" w:rsidRDefault="00811243" w14:paraId="4B61DF64" w14:textId="75B7A356">
          <w:pPr>
            <w:pStyle w:val="TOC2"/>
            <w:tabs>
              <w:tab w:val="right" w:leader="dot" w:pos="9350"/>
            </w:tabs>
            <w:rPr>
              <w:rFonts w:asciiTheme="minorHAnsi" w:hAnsiTheme="minorHAnsi" w:eastAsiaTheme="minorEastAsia" w:cstheme="minorBidi"/>
              <w:noProof/>
              <w:lang w:val="en-US"/>
            </w:rPr>
          </w:pPr>
          <w:hyperlink w:history="1" w:anchor="_Toc63016114">
            <w:r w:rsidRPr="0046630D" w:rsidR="001A058B">
              <w:rPr>
                <w:rStyle w:val="Hyperlink"/>
                <w:noProof/>
              </w:rPr>
              <w:t>Pet</w:t>
            </w:r>
            <w:r w:rsidR="001A058B">
              <w:rPr>
                <w:noProof/>
                <w:webHidden/>
              </w:rPr>
              <w:tab/>
            </w:r>
            <w:r w:rsidR="001A058B">
              <w:rPr>
                <w:noProof/>
                <w:webHidden/>
              </w:rPr>
              <w:fldChar w:fldCharType="begin"/>
            </w:r>
            <w:r w:rsidR="001A058B">
              <w:rPr>
                <w:noProof/>
                <w:webHidden/>
              </w:rPr>
              <w:instrText xml:space="preserve"> PAGEREF _Toc63016114 \h </w:instrText>
            </w:r>
            <w:r w:rsidR="001A058B">
              <w:rPr>
                <w:noProof/>
                <w:webHidden/>
              </w:rPr>
            </w:r>
            <w:r w:rsidR="001A058B">
              <w:rPr>
                <w:noProof/>
                <w:webHidden/>
              </w:rPr>
              <w:fldChar w:fldCharType="separate"/>
            </w:r>
            <w:r w:rsidR="001A058B">
              <w:rPr>
                <w:noProof/>
                <w:webHidden/>
              </w:rPr>
              <w:t>128</w:t>
            </w:r>
            <w:r w:rsidR="001A058B">
              <w:rPr>
                <w:noProof/>
                <w:webHidden/>
              </w:rPr>
              <w:fldChar w:fldCharType="end"/>
            </w:r>
          </w:hyperlink>
        </w:p>
        <w:p w:rsidR="001A058B" w:rsidRDefault="00811243" w14:paraId="04C3E981" w14:textId="590ED5EA">
          <w:pPr>
            <w:pStyle w:val="TOC2"/>
            <w:tabs>
              <w:tab w:val="right" w:leader="dot" w:pos="9350"/>
            </w:tabs>
            <w:rPr>
              <w:rFonts w:asciiTheme="minorHAnsi" w:hAnsiTheme="minorHAnsi" w:eastAsiaTheme="minorEastAsia" w:cstheme="minorBidi"/>
              <w:noProof/>
              <w:lang w:val="en-US"/>
            </w:rPr>
          </w:pPr>
          <w:hyperlink w:history="1" w:anchor="_Toc63016115">
            <w:r w:rsidRPr="0046630D" w:rsidR="001A058B">
              <w:rPr>
                <w:rStyle w:val="Hyperlink"/>
                <w:noProof/>
              </w:rPr>
              <w:t>GalleryImage</w:t>
            </w:r>
            <w:r w:rsidR="001A058B">
              <w:rPr>
                <w:noProof/>
                <w:webHidden/>
              </w:rPr>
              <w:tab/>
            </w:r>
            <w:r w:rsidR="001A058B">
              <w:rPr>
                <w:noProof/>
                <w:webHidden/>
              </w:rPr>
              <w:fldChar w:fldCharType="begin"/>
            </w:r>
            <w:r w:rsidR="001A058B">
              <w:rPr>
                <w:noProof/>
                <w:webHidden/>
              </w:rPr>
              <w:instrText xml:space="preserve"> PAGEREF _Toc63016115 \h </w:instrText>
            </w:r>
            <w:r w:rsidR="001A058B">
              <w:rPr>
                <w:noProof/>
                <w:webHidden/>
              </w:rPr>
            </w:r>
            <w:r w:rsidR="001A058B">
              <w:rPr>
                <w:noProof/>
                <w:webHidden/>
              </w:rPr>
              <w:fldChar w:fldCharType="separate"/>
            </w:r>
            <w:r w:rsidR="001A058B">
              <w:rPr>
                <w:noProof/>
                <w:webHidden/>
              </w:rPr>
              <w:t>129</w:t>
            </w:r>
            <w:r w:rsidR="001A058B">
              <w:rPr>
                <w:noProof/>
                <w:webHidden/>
              </w:rPr>
              <w:fldChar w:fldCharType="end"/>
            </w:r>
          </w:hyperlink>
        </w:p>
        <w:p w:rsidR="001A058B" w:rsidRDefault="00811243" w14:paraId="6AE1BC19" w14:textId="7E7C9638">
          <w:pPr>
            <w:pStyle w:val="TOC1"/>
            <w:tabs>
              <w:tab w:val="right" w:leader="dot" w:pos="9350"/>
            </w:tabs>
            <w:rPr>
              <w:rFonts w:asciiTheme="minorHAnsi" w:hAnsiTheme="minorHAnsi" w:eastAsiaTheme="minorEastAsia" w:cstheme="minorBidi"/>
              <w:noProof/>
              <w:lang w:val="en-US"/>
            </w:rPr>
          </w:pPr>
          <w:hyperlink w:history="1" w:anchor="_Toc63016116">
            <w:r w:rsidRPr="0046630D" w:rsidR="001A058B">
              <w:rPr>
                <w:rStyle w:val="Hyperlink"/>
                <w:noProof/>
              </w:rPr>
              <w:t>References</w:t>
            </w:r>
            <w:r w:rsidR="001A058B">
              <w:rPr>
                <w:noProof/>
                <w:webHidden/>
              </w:rPr>
              <w:tab/>
            </w:r>
            <w:r w:rsidR="001A058B">
              <w:rPr>
                <w:noProof/>
                <w:webHidden/>
              </w:rPr>
              <w:fldChar w:fldCharType="begin"/>
            </w:r>
            <w:r w:rsidR="001A058B">
              <w:rPr>
                <w:noProof/>
                <w:webHidden/>
              </w:rPr>
              <w:instrText xml:space="preserve"> PAGEREF _Toc63016116 \h </w:instrText>
            </w:r>
            <w:r w:rsidR="001A058B">
              <w:rPr>
                <w:noProof/>
                <w:webHidden/>
              </w:rPr>
            </w:r>
            <w:r w:rsidR="001A058B">
              <w:rPr>
                <w:noProof/>
                <w:webHidden/>
              </w:rPr>
              <w:fldChar w:fldCharType="separate"/>
            </w:r>
            <w:r w:rsidR="001A058B">
              <w:rPr>
                <w:noProof/>
                <w:webHidden/>
              </w:rPr>
              <w:t>129</w:t>
            </w:r>
            <w:r w:rsidR="001A058B">
              <w:rPr>
                <w:noProof/>
                <w:webHidden/>
              </w:rPr>
              <w:fldChar w:fldCharType="end"/>
            </w:r>
          </w:hyperlink>
        </w:p>
        <w:p w:rsidR="00DD478D" w:rsidP="00DD478D" w:rsidRDefault="00E379DA" w14:paraId="18EBFBED" w14:textId="70F9FACC">
          <w:pPr>
            <w:rPr>
              <w:b/>
              <w:bCs/>
              <w:noProof/>
            </w:rPr>
          </w:pPr>
          <w:r>
            <w:rPr>
              <w:b/>
              <w:bCs/>
              <w:noProof/>
            </w:rPr>
            <w:fldChar w:fldCharType="end"/>
          </w:r>
        </w:p>
      </w:sdtContent>
    </w:sdt>
    <w:p w:rsidR="009F5D51" w:rsidRDefault="009F5D51" w14:paraId="5F2BB184" w14:textId="1952307F">
      <w:r>
        <w:br w:type="page"/>
      </w:r>
    </w:p>
    <w:p w:rsidRPr="00E379DA" w:rsidR="00FB3796" w:rsidP="00E379DA" w:rsidRDefault="65D68E36" w14:paraId="0CA5CEAB" w14:textId="7DBBBDA9">
      <w:pPr>
        <w:pStyle w:val="Heading1"/>
      </w:pPr>
      <w:bookmarkStart w:name="_Toc63015966" w:id="4"/>
      <w:r>
        <w:lastRenderedPageBreak/>
        <w:t>Git Repository</w:t>
      </w:r>
    </w:p>
    <w:p w:rsidRPr="00E379DA" w:rsidR="00FB3796" w:rsidP="58F22BB9" w:rsidRDefault="00181D7D" w14:paraId="30635B26" w14:textId="1DF78764">
      <w:hyperlink r:id="rId16">
        <w:r w:rsidRPr="58F22BB9" w:rsidR="65D68E36">
          <w:rPr>
            <w:rStyle w:val="Hyperlink"/>
            <w:rFonts w:ascii="Segoe UI" w:hAnsi="Segoe UI" w:eastAsia="Segoe UI" w:cs="Segoe UI"/>
            <w:sz w:val="21"/>
            <w:szCs w:val="21"/>
          </w:rPr>
          <w:t>https://github.com/Dreiwm/Infinite-Pets.git</w:t>
        </w:r>
      </w:hyperlink>
    </w:p>
    <w:p w:rsidRPr="00E379DA" w:rsidR="00FB3796" w:rsidP="00E379DA" w:rsidRDefault="00FB3796" w14:paraId="79779FA4" w14:textId="29143306">
      <w:pPr>
        <w:pStyle w:val="Heading1"/>
      </w:pPr>
      <w:r w:rsidRPr="00E379DA">
        <w:t>Contribut</w:t>
      </w:r>
      <w:r w:rsidR="00F0724E">
        <w:t>ions</w:t>
      </w:r>
      <w:bookmarkEnd w:id="4"/>
    </w:p>
    <w:p w:rsidRPr="00041959" w:rsidR="00041959" w:rsidP="007638E9" w:rsidRDefault="50E23A41" w14:paraId="00A0EB34" w14:textId="692B7F05">
      <w:pPr>
        <w:pStyle w:val="Heading4"/>
      </w:pPr>
      <w:r>
        <w:t>Brendan Tran</w:t>
      </w:r>
    </w:p>
    <w:p w:rsidR="00AA0D1D" w:rsidP="008A5100" w:rsidRDefault="4433B426" w14:paraId="0B0063B9" w14:textId="1F90EF38">
      <w:pPr>
        <w:pStyle w:val="ListParagraph"/>
        <w:numPr>
          <w:ilvl w:val="0"/>
          <w:numId w:val="9"/>
        </w:numPr>
      </w:pPr>
      <w:r>
        <w:t>Not in OOSAD but in PROJ group</w:t>
      </w:r>
    </w:p>
    <w:p w:rsidRPr="005E5367" w:rsidR="005E5367" w:rsidP="005E5367" w:rsidRDefault="5F51BA7E" w14:paraId="00BC0524" w14:textId="26C6FC5D">
      <w:pPr>
        <w:pStyle w:val="ListParagraph"/>
        <w:numPr>
          <w:ilvl w:val="0"/>
          <w:numId w:val="9"/>
        </w:numPr>
        <w:rPr>
          <w:rFonts w:eastAsiaTheme="majorEastAsia" w:cstheme="majorBidi"/>
        </w:rPr>
      </w:pPr>
      <w:r>
        <w:t>Created Use Cases 3</w:t>
      </w:r>
      <w:r w:rsidR="19091226">
        <w:t>1</w:t>
      </w:r>
      <w:r>
        <w:t>-</w:t>
      </w:r>
      <w:r w:rsidR="007677D4">
        <w:t>40</w:t>
      </w:r>
      <w:r>
        <w:t xml:space="preserve"> and Respective Sequence Diagrams</w:t>
      </w:r>
    </w:p>
    <w:p w:rsidR="050783E6" w:rsidP="0AED7BD9" w:rsidRDefault="050783E6" w14:paraId="25D70274" w14:textId="24DA281E">
      <w:pPr>
        <w:pStyle w:val="ListParagraph"/>
        <w:numPr>
          <w:ilvl w:val="0"/>
          <w:numId w:val="9"/>
        </w:numPr>
      </w:pPr>
      <w:r>
        <w:t>Assisted in Final Editing</w:t>
      </w:r>
    </w:p>
    <w:p w:rsidR="005E5367" w:rsidP="0AED7BD9" w:rsidRDefault="005E5367" w14:paraId="1B6B4C1A" w14:textId="223F445B">
      <w:pPr>
        <w:pStyle w:val="ListParagraph"/>
        <w:numPr>
          <w:ilvl w:val="0"/>
          <w:numId w:val="9"/>
        </w:numPr>
      </w:pPr>
      <w:r>
        <w:t>UI Mock Ups</w:t>
      </w:r>
    </w:p>
    <w:p w:rsidR="003702A2" w:rsidP="003702A2" w:rsidRDefault="00B835F3" w14:paraId="1CBC4BCB" w14:textId="67928364">
      <w:pPr>
        <w:pStyle w:val="ListParagraph"/>
        <w:numPr>
          <w:ilvl w:val="0"/>
          <w:numId w:val="9"/>
        </w:numPr>
      </w:pPr>
      <w:r>
        <w:t>Created</w:t>
      </w:r>
      <w:r w:rsidR="00505DBD">
        <w:t xml:space="preserve"> Use Case Diagrams</w:t>
      </w:r>
    </w:p>
    <w:p w:rsidR="003702A2" w:rsidP="0065774C" w:rsidRDefault="003702A2" w14:paraId="02FAD9A4" w14:textId="6744E35A">
      <w:pPr>
        <w:pStyle w:val="ListParagraph"/>
        <w:numPr>
          <w:ilvl w:val="0"/>
          <w:numId w:val="9"/>
        </w:numPr>
      </w:pPr>
      <w:r>
        <w:t>Create</w:t>
      </w:r>
      <w:r w:rsidR="79D12B6A">
        <w:t>d</w:t>
      </w:r>
      <w:r>
        <w:t xml:space="preserve"> Gannt Chart</w:t>
      </w:r>
    </w:p>
    <w:p w:rsidR="00582859" w:rsidP="0065774C" w:rsidRDefault="00582859" w14:paraId="38354DF7" w14:textId="184A8205">
      <w:pPr>
        <w:pStyle w:val="ListParagraph"/>
        <w:numPr>
          <w:ilvl w:val="0"/>
          <w:numId w:val="9"/>
        </w:numPr>
      </w:pPr>
      <w:r>
        <w:t>General Formatting</w:t>
      </w:r>
    </w:p>
    <w:p w:rsidR="00BC6633" w:rsidP="00582859" w:rsidRDefault="00582859" w14:paraId="4D9C3E36" w14:textId="77777777">
      <w:pPr>
        <w:pStyle w:val="ListParagraph"/>
        <w:numPr>
          <w:ilvl w:val="1"/>
          <w:numId w:val="9"/>
        </w:numPr>
      </w:pPr>
      <w:r>
        <w:t>Spelling</w:t>
      </w:r>
    </w:p>
    <w:p w:rsidR="00582859" w:rsidP="00582859" w:rsidRDefault="00582859" w14:paraId="4C99B856" w14:textId="774B7DFE">
      <w:pPr>
        <w:pStyle w:val="ListParagraph"/>
        <w:numPr>
          <w:ilvl w:val="1"/>
          <w:numId w:val="9"/>
        </w:numPr>
      </w:pPr>
      <w:r>
        <w:t>Table of Contents (</w:t>
      </w:r>
      <w:r w:rsidR="24ED2F58">
        <w:t xml:space="preserve">Updated With </w:t>
      </w:r>
      <w:r>
        <w:t>Proper Headings)</w:t>
      </w:r>
    </w:p>
    <w:p w:rsidR="24ED2F58" w:rsidP="0DD293AC" w:rsidRDefault="24ED2F58" w14:paraId="0EEFE219" w14:textId="2BDE1E45">
      <w:pPr>
        <w:pStyle w:val="ListParagraph"/>
        <w:numPr>
          <w:ilvl w:val="1"/>
          <w:numId w:val="9"/>
        </w:numPr>
      </w:pPr>
      <w:r>
        <w:t>Rotated images</w:t>
      </w:r>
    </w:p>
    <w:p w:rsidR="00041959" w:rsidP="007638E9" w:rsidRDefault="00041959" w14:paraId="386BCEE8" w14:textId="18E74B2D">
      <w:pPr>
        <w:pStyle w:val="Heading4"/>
      </w:pPr>
      <w:r w:rsidRPr="00041959">
        <w:t>Christopher Manuel-Smith</w:t>
      </w:r>
    </w:p>
    <w:p w:rsidRPr="00041959" w:rsidR="00AA0D1D" w:rsidP="008A5100" w:rsidRDefault="375831D2" w14:paraId="421AC40F" w14:textId="0D06784A">
      <w:pPr>
        <w:pStyle w:val="ListParagraph"/>
        <w:numPr>
          <w:ilvl w:val="0"/>
          <w:numId w:val="8"/>
        </w:numPr>
      </w:pPr>
      <w:r>
        <w:t xml:space="preserve">Created </w:t>
      </w:r>
      <w:r w:rsidR="277D78EE">
        <w:t>State Machin</w:t>
      </w:r>
      <w:r w:rsidR="6221B1C1">
        <w:t>e</w:t>
      </w:r>
      <w:r w:rsidR="277D78EE">
        <w:t xml:space="preserve"> </w:t>
      </w:r>
      <w:r>
        <w:t>Diagram</w:t>
      </w:r>
    </w:p>
    <w:p w:rsidR="6D02C800" w:rsidP="671DC62F" w:rsidRDefault="6D02C800" w14:paraId="49D99F20" w14:textId="0EAB8D2C">
      <w:pPr>
        <w:pStyle w:val="ListParagraph"/>
        <w:numPr>
          <w:ilvl w:val="0"/>
          <w:numId w:val="8"/>
        </w:numPr>
      </w:pPr>
      <w:r>
        <w:t>Created Use Cases 1</w:t>
      </w:r>
      <w:r w:rsidR="0F1772A5">
        <w:t>5</w:t>
      </w:r>
      <w:r>
        <w:t>-2</w:t>
      </w:r>
      <w:r w:rsidR="7B2FE1E0">
        <w:t>3</w:t>
      </w:r>
      <w:r>
        <w:t xml:space="preserve"> and Respective</w:t>
      </w:r>
      <w:r w:rsidR="07F15FEB">
        <w:t xml:space="preserve"> Sequence</w:t>
      </w:r>
      <w:r>
        <w:t xml:space="preserve"> Diagrams</w:t>
      </w:r>
    </w:p>
    <w:p w:rsidR="58A7DA8E" w:rsidP="671DC62F" w:rsidRDefault="58A7DA8E" w14:paraId="694952D3" w14:textId="013A97EB">
      <w:pPr>
        <w:pStyle w:val="ListParagraph"/>
        <w:numPr>
          <w:ilvl w:val="0"/>
          <w:numId w:val="8"/>
        </w:numPr>
      </w:pPr>
      <w:r>
        <w:t>Conducted Client Interviews and Fact Finding</w:t>
      </w:r>
    </w:p>
    <w:p w:rsidR="58A7DA8E" w:rsidP="671DC62F" w:rsidRDefault="58A7DA8E" w14:paraId="261E4831" w14:textId="62493360">
      <w:pPr>
        <w:pStyle w:val="ListParagraph"/>
        <w:numPr>
          <w:ilvl w:val="0"/>
          <w:numId w:val="8"/>
        </w:numPr>
      </w:pPr>
      <w:r>
        <w:t>Assisted in</w:t>
      </w:r>
      <w:r w:rsidR="0F416B9E">
        <w:t xml:space="preserve"> Creation and</w:t>
      </w:r>
      <w:r>
        <w:t xml:space="preserve"> Final Editing</w:t>
      </w:r>
      <w:r w:rsidR="1A12E33F">
        <w:t xml:space="preserve"> of Design Document</w:t>
      </w:r>
    </w:p>
    <w:p w:rsidR="6E4218A2" w:rsidP="0AED7BD9" w:rsidRDefault="6E4218A2" w14:paraId="0234D6FA" w14:textId="2CCA8F3C">
      <w:pPr>
        <w:pStyle w:val="ListParagraph"/>
        <w:numPr>
          <w:ilvl w:val="0"/>
          <w:numId w:val="8"/>
        </w:numPr>
      </w:pPr>
      <w:r>
        <w:t xml:space="preserve">UI </w:t>
      </w:r>
      <w:r w:rsidR="4C3792B4">
        <w:t>Descriptions</w:t>
      </w:r>
      <w:r>
        <w:fldChar w:fldCharType="begin"/>
      </w:r>
      <w:r>
        <w:instrText xml:space="preserve"> XE "Diagrams" </w:instrText>
      </w:r>
      <w:r>
        <w:fldChar w:fldCharType="end"/>
      </w:r>
    </w:p>
    <w:p w:rsidR="00041959" w:rsidP="007638E9" w:rsidRDefault="00041959" w14:paraId="1AED69C9" w14:textId="4ECF8CFF">
      <w:pPr>
        <w:pStyle w:val="Heading4"/>
      </w:pPr>
      <w:r w:rsidRPr="00041959">
        <w:t>Cashton Bieker</w:t>
      </w:r>
    </w:p>
    <w:p w:rsidR="00AA0D1D" w:rsidP="008A5100" w:rsidRDefault="00654153" w14:paraId="1016832F" w14:textId="7B65A52D">
      <w:pPr>
        <w:pStyle w:val="ListParagraph"/>
        <w:numPr>
          <w:ilvl w:val="0"/>
          <w:numId w:val="5"/>
        </w:numPr>
      </w:pPr>
      <w:r>
        <w:t>Document Formatting</w:t>
      </w:r>
    </w:p>
    <w:p w:rsidR="00654153" w:rsidP="008A5100" w:rsidRDefault="00654153" w14:paraId="67BFCA5D" w14:textId="67B90E7C">
      <w:pPr>
        <w:pStyle w:val="ListParagraph"/>
        <w:numPr>
          <w:ilvl w:val="0"/>
          <w:numId w:val="5"/>
        </w:numPr>
      </w:pPr>
      <w:r>
        <w:t>Design of the team logo</w:t>
      </w:r>
    </w:p>
    <w:p w:rsidR="00654153" w:rsidP="008A5100" w:rsidRDefault="00654153" w14:paraId="247E0862" w14:textId="21A79457">
      <w:pPr>
        <w:pStyle w:val="ListParagraph"/>
        <w:numPr>
          <w:ilvl w:val="0"/>
          <w:numId w:val="5"/>
        </w:numPr>
      </w:pPr>
      <w:r>
        <w:t>Usability Requirements</w:t>
      </w:r>
      <w:r w:rsidR="00C4377B">
        <w:fldChar w:fldCharType="begin"/>
      </w:r>
      <w:r w:rsidR="00C4377B">
        <w:instrText xml:space="preserve"> XE "</w:instrText>
      </w:r>
      <w:r w:rsidRPr="00BB076D" w:rsidR="00C4377B">
        <w:instrText>Requirements</w:instrText>
      </w:r>
      <w:r w:rsidR="00C4377B">
        <w:instrText xml:space="preserve">" </w:instrText>
      </w:r>
      <w:r w:rsidR="00C4377B">
        <w:fldChar w:fldCharType="end"/>
      </w:r>
    </w:p>
    <w:p w:rsidR="00654153" w:rsidP="008A5100" w:rsidRDefault="00654153" w14:paraId="0F462657" w14:textId="79E73C9D">
      <w:pPr>
        <w:pStyle w:val="ListParagraph"/>
        <w:numPr>
          <w:ilvl w:val="0"/>
          <w:numId w:val="5"/>
        </w:numPr>
      </w:pPr>
      <w:r>
        <w:t>Glossary</w:t>
      </w:r>
    </w:p>
    <w:p w:rsidRPr="00041959" w:rsidR="00654153" w:rsidP="008A5100" w:rsidRDefault="00654153" w14:paraId="16F9C8FE" w14:textId="0D5493E6">
      <w:pPr>
        <w:pStyle w:val="ListParagraph"/>
        <w:numPr>
          <w:ilvl w:val="0"/>
          <w:numId w:val="5"/>
        </w:numPr>
      </w:pPr>
      <w:r>
        <w:t>Index</w:t>
      </w:r>
    </w:p>
    <w:p w:rsidR="7321A8AF" w:rsidP="671DC62F" w:rsidRDefault="7321A8AF" w14:paraId="664B8BD4" w14:textId="012A19BD">
      <w:pPr>
        <w:pStyle w:val="ListParagraph"/>
        <w:numPr>
          <w:ilvl w:val="0"/>
          <w:numId w:val="5"/>
        </w:numPr>
        <w:rPr>
          <w:rFonts w:eastAsiaTheme="majorEastAsia" w:cstheme="majorBidi"/>
        </w:rPr>
      </w:pPr>
      <w:r>
        <w:t>Created Use Cases 9-1</w:t>
      </w:r>
      <w:r w:rsidR="484C7A0A">
        <w:t>4</w:t>
      </w:r>
      <w:r>
        <w:t xml:space="preserve"> and Respective Sequence Diagrams</w:t>
      </w:r>
    </w:p>
    <w:p w:rsidR="21A5AE1C" w:rsidP="0AED7BD9" w:rsidRDefault="21A5AE1C" w14:paraId="6C44CD53" w14:textId="31A0D3AB">
      <w:pPr>
        <w:pStyle w:val="ListParagraph"/>
        <w:numPr>
          <w:ilvl w:val="0"/>
          <w:numId w:val="5"/>
        </w:numPr>
      </w:pPr>
      <w:r>
        <w:t>UI Mockups</w:t>
      </w:r>
    </w:p>
    <w:p w:rsidR="00041959" w:rsidP="007638E9" w:rsidRDefault="00041959" w14:paraId="20FFF83F" w14:textId="66CAD633">
      <w:pPr>
        <w:pStyle w:val="Heading4"/>
      </w:pPr>
      <w:r w:rsidRPr="00041959">
        <w:t>Riley Hiltz</w:t>
      </w:r>
    </w:p>
    <w:p w:rsidR="00555151" w:rsidP="008A5100" w:rsidRDefault="00135535" w14:paraId="5496E2DC" w14:textId="53A3F633">
      <w:pPr>
        <w:pStyle w:val="ListParagraph"/>
        <w:numPr>
          <w:ilvl w:val="0"/>
          <w:numId w:val="5"/>
        </w:numPr>
      </w:pPr>
      <w:r>
        <w:t>General formatting changes</w:t>
      </w:r>
      <w:r w:rsidR="00555151">
        <w:t xml:space="preserve"> (page numbers, title page…) </w:t>
      </w:r>
    </w:p>
    <w:p w:rsidR="005262AE" w:rsidP="008A5100" w:rsidRDefault="005262AE" w14:paraId="73F8F09A" w14:textId="73CB2131">
      <w:pPr>
        <w:pStyle w:val="ListParagraph"/>
        <w:numPr>
          <w:ilvl w:val="1"/>
          <w:numId w:val="6"/>
        </w:numPr>
      </w:pPr>
      <w:r>
        <w:t xml:space="preserve">There </w:t>
      </w:r>
      <w:r w:rsidR="00084BC5">
        <w:t>was</w:t>
      </w:r>
      <w:r>
        <w:t xml:space="preserve"> many weird formatting</w:t>
      </w:r>
      <w:r w:rsidR="00084BC5">
        <w:t xml:space="preserve"> (ie. Bullets out of place, </w:t>
      </w:r>
      <w:r w:rsidR="000F2613">
        <w:t xml:space="preserve">italic formatted </w:t>
      </w:r>
      <w:r w:rsidR="00084BC5">
        <w:t xml:space="preserve">for no reason, </w:t>
      </w:r>
      <w:r w:rsidR="00245438">
        <w:t>etc.</w:t>
      </w:r>
      <w:r w:rsidR="00084BC5">
        <w:t>).</w:t>
      </w:r>
    </w:p>
    <w:p w:rsidRPr="00041959" w:rsidR="00135535" w:rsidP="008A5100" w:rsidRDefault="004104BB" w14:paraId="5ED6EBA1" w14:textId="08638D70">
      <w:pPr>
        <w:pStyle w:val="ListParagraph"/>
        <w:numPr>
          <w:ilvl w:val="0"/>
          <w:numId w:val="5"/>
        </w:numPr>
      </w:pPr>
      <w:r>
        <w:lastRenderedPageBreak/>
        <w:t>Add font standards in “Preface” section</w:t>
      </w:r>
    </w:p>
    <w:p w:rsidRPr="00041959" w:rsidR="00AA0D1D" w:rsidP="008A5100" w:rsidRDefault="0024504E" w14:paraId="5C6D1953" w14:textId="18F04C8E">
      <w:pPr>
        <w:pStyle w:val="ListParagraph"/>
        <w:numPr>
          <w:ilvl w:val="0"/>
          <w:numId w:val="5"/>
        </w:numPr>
      </w:pPr>
      <w:r>
        <w:t>Added more details in some sections</w:t>
      </w:r>
    </w:p>
    <w:p w:rsidRPr="00041959" w:rsidR="001614DF" w:rsidP="008A5100" w:rsidRDefault="001614DF" w14:paraId="52BEC7C4" w14:textId="241FA9E1">
      <w:pPr>
        <w:pStyle w:val="ListParagraph"/>
        <w:numPr>
          <w:ilvl w:val="0"/>
          <w:numId w:val="5"/>
        </w:numPr>
      </w:pPr>
      <w:r>
        <w:t>Added Data Dictionary section</w:t>
      </w:r>
    </w:p>
    <w:p w:rsidR="0DC63C99" w:rsidP="671DC62F" w:rsidRDefault="0DC63C99" w14:paraId="70918433" w14:textId="799986F5">
      <w:pPr>
        <w:pStyle w:val="ListParagraph"/>
        <w:numPr>
          <w:ilvl w:val="0"/>
          <w:numId w:val="5"/>
        </w:numPr>
      </w:pPr>
      <w:r>
        <w:t>Created Use Cases 1-8 and Respective Sequence Diagrams</w:t>
      </w:r>
    </w:p>
    <w:p w:rsidR="00AA0813" w:rsidP="671DC62F" w:rsidRDefault="006B7326" w14:paraId="0BC51722" w14:textId="0BAB3899">
      <w:pPr>
        <w:pStyle w:val="ListParagraph"/>
        <w:numPr>
          <w:ilvl w:val="0"/>
          <w:numId w:val="5"/>
        </w:numPr>
      </w:pPr>
      <w:r>
        <w:t xml:space="preserve">(for </w:t>
      </w:r>
      <w:r w:rsidR="001D151B">
        <w:t xml:space="preserve">revised </w:t>
      </w:r>
      <w:r w:rsidR="00CB5EF8">
        <w:t>Design Doc)</w:t>
      </w:r>
    </w:p>
    <w:p w:rsidR="00CB5EF8" w:rsidP="00CB5EF8" w:rsidRDefault="00CB5EF8" w14:paraId="1D11CA94" w14:textId="03D442D2">
      <w:pPr>
        <w:pStyle w:val="ListParagraph"/>
        <w:numPr>
          <w:ilvl w:val="1"/>
          <w:numId w:val="5"/>
        </w:numPr>
      </w:pPr>
      <w:r>
        <w:t>General grammar changes</w:t>
      </w:r>
    </w:p>
    <w:p w:rsidR="00CB5EF8" w:rsidP="00CB5EF8" w:rsidRDefault="00CB5EF8" w14:paraId="5AA7EDEC" w14:textId="62D8595B">
      <w:pPr>
        <w:pStyle w:val="ListParagraph"/>
        <w:numPr>
          <w:ilvl w:val="1"/>
          <w:numId w:val="5"/>
        </w:numPr>
      </w:pPr>
      <w:r>
        <w:t>Fixed some errors.</w:t>
      </w:r>
    </w:p>
    <w:p w:rsidR="00F31620" w:rsidP="00CB5EF8" w:rsidRDefault="006B4BCE" w14:paraId="1A7D851D" w14:textId="0D206F68">
      <w:pPr>
        <w:pStyle w:val="ListParagraph"/>
        <w:numPr>
          <w:ilvl w:val="1"/>
          <w:numId w:val="5"/>
        </w:numPr>
      </w:pPr>
      <w:r>
        <w:t xml:space="preserve">Completed 90% of </w:t>
      </w:r>
      <w:r w:rsidR="00D558EC">
        <w:t xml:space="preserve">UML class diagram for the announcement and </w:t>
      </w:r>
      <w:r w:rsidR="00886166">
        <w:t>gallery</w:t>
      </w:r>
    </w:p>
    <w:p w:rsidR="00886166" w:rsidP="00CB5EF8" w:rsidRDefault="00886166" w14:paraId="4926F7CF" w14:textId="16D2D064">
      <w:pPr>
        <w:pStyle w:val="ListParagraph"/>
        <w:numPr>
          <w:ilvl w:val="1"/>
          <w:numId w:val="5"/>
        </w:numPr>
      </w:pPr>
      <w:r>
        <w:t xml:space="preserve">Added some </w:t>
      </w:r>
      <w:r w:rsidR="00BC6C5A">
        <w:t>things in some sections (ie. Missing headers, add a little more information, etc</w:t>
      </w:r>
      <w:r w:rsidR="46C7E3C1">
        <w:t>.</w:t>
      </w:r>
      <w:r w:rsidR="00BC6C5A">
        <w:t>)</w:t>
      </w:r>
    </w:p>
    <w:p w:rsidR="004815CD" w:rsidP="004815CD" w:rsidRDefault="00730995" w14:paraId="1FDE40A8" w14:textId="78B81176">
      <w:pPr>
        <w:pStyle w:val="ListParagraph"/>
        <w:numPr>
          <w:ilvl w:val="0"/>
          <w:numId w:val="5"/>
        </w:numPr>
      </w:pPr>
      <w:r>
        <w:t>Fully</w:t>
      </w:r>
      <w:r w:rsidR="006F31E6">
        <w:t xml:space="preserve"> </w:t>
      </w:r>
      <w:r w:rsidR="004815CD">
        <w:t xml:space="preserve">updated data dictionary </w:t>
      </w:r>
    </w:p>
    <w:p w:rsidRPr="00041959" w:rsidR="00041959" w:rsidP="007638E9" w:rsidRDefault="50E23A41" w14:paraId="16E35385" w14:textId="703476DD">
      <w:pPr>
        <w:pStyle w:val="Heading4"/>
      </w:pPr>
      <w:r>
        <w:t>Nicholas Panos</w:t>
      </w:r>
    </w:p>
    <w:p w:rsidRPr="008B3AAE" w:rsidR="008B3AAE" w:rsidP="671DC62F" w:rsidRDefault="70527212" w14:paraId="7F3EDE47" w14:textId="1C4EEDA4">
      <w:pPr>
        <w:pStyle w:val="ListParagraph"/>
        <w:numPr>
          <w:ilvl w:val="0"/>
          <w:numId w:val="7"/>
        </w:numPr>
        <w:rPr>
          <w:rFonts w:eastAsiaTheme="majorEastAsia" w:cstheme="majorBidi"/>
        </w:rPr>
      </w:pPr>
      <w:r>
        <w:t>Not in OOSAD but in PROJ grou</w:t>
      </w:r>
      <w:r w:rsidR="008B3AAE">
        <w:t>p</w:t>
      </w:r>
    </w:p>
    <w:p w:rsidRPr="008B3AAE" w:rsidR="008B3AAE" w:rsidP="008A5100" w:rsidRDefault="47F3EA32" w14:paraId="0E9722F2" w14:textId="4CF3E712">
      <w:pPr>
        <w:pStyle w:val="ListParagraph"/>
        <w:numPr>
          <w:ilvl w:val="0"/>
          <w:numId w:val="7"/>
        </w:numPr>
        <w:rPr>
          <w:rFonts w:eastAsiaTheme="majorEastAsia" w:cstheme="majorBidi"/>
        </w:rPr>
      </w:pPr>
      <w:r w:rsidRPr="671DC62F">
        <w:rPr>
          <w:rFonts w:eastAsiaTheme="majorEastAsia" w:cstheme="majorBidi"/>
          <w:color w:val="000000"/>
        </w:rPr>
        <w:t xml:space="preserve">Created Use Cases </w:t>
      </w:r>
      <w:r w:rsidRPr="0AED7BD9">
        <w:rPr>
          <w:rFonts w:eastAsiaTheme="majorEastAsia" w:cstheme="majorBidi"/>
          <w:color w:val="000000"/>
        </w:rPr>
        <w:t>2</w:t>
      </w:r>
      <w:r w:rsidRPr="0AED7BD9" w:rsidR="0ADA5045">
        <w:rPr>
          <w:rFonts w:eastAsiaTheme="majorEastAsia" w:cstheme="majorBidi"/>
          <w:color w:val="000000"/>
        </w:rPr>
        <w:t>4</w:t>
      </w:r>
      <w:r w:rsidRPr="0AED7BD9">
        <w:rPr>
          <w:rFonts w:eastAsiaTheme="majorEastAsia" w:cstheme="majorBidi"/>
          <w:color w:val="000000"/>
        </w:rPr>
        <w:t>-3</w:t>
      </w:r>
      <w:r w:rsidRPr="0AED7BD9" w:rsidR="577960A9">
        <w:rPr>
          <w:rFonts w:eastAsiaTheme="majorEastAsia" w:cstheme="majorBidi"/>
          <w:color w:val="000000"/>
        </w:rPr>
        <w:t>0</w:t>
      </w:r>
      <w:r w:rsidRPr="671DC62F">
        <w:rPr>
          <w:rFonts w:eastAsiaTheme="majorEastAsia" w:cstheme="majorBidi"/>
          <w:color w:val="000000"/>
        </w:rPr>
        <w:t xml:space="preserve"> and Respective Sequence Diagrams</w:t>
      </w:r>
    </w:p>
    <w:p w:rsidR="45934241" w:rsidP="0AED7BD9" w:rsidRDefault="45934241" w14:paraId="46B4BD5B" w14:textId="3B036DD3">
      <w:pPr>
        <w:pStyle w:val="ListParagraph"/>
        <w:numPr>
          <w:ilvl w:val="0"/>
          <w:numId w:val="7"/>
        </w:numPr>
      </w:pPr>
      <w:r w:rsidRPr="0AED7BD9">
        <w:rPr>
          <w:rFonts w:eastAsiaTheme="majorEastAsia" w:cstheme="majorBidi"/>
          <w:color w:val="000000"/>
        </w:rPr>
        <w:t>Assisted in Final Editing</w:t>
      </w:r>
    </w:p>
    <w:p w:rsidR="00A64940" w:rsidRDefault="00A64940" w14:paraId="1A8C1D4D" w14:textId="77777777">
      <w:pPr>
        <w:rPr>
          <w:color w:val="4BACC6" w:themeColor="accent1"/>
          <w:sz w:val="44"/>
          <w:szCs w:val="40"/>
        </w:rPr>
      </w:pPr>
      <w:r>
        <w:br w:type="page"/>
      </w:r>
    </w:p>
    <w:p w:rsidRPr="00AA1EE2" w:rsidR="00326315" w:rsidP="00AA1EE2" w:rsidRDefault="005E0A98" w14:paraId="47F42311" w14:textId="6D92246B">
      <w:pPr>
        <w:pStyle w:val="Heading1"/>
      </w:pPr>
      <w:bookmarkStart w:name="_Toc63015967" w:id="5"/>
      <w:r w:rsidRPr="00AA1EE2">
        <w:lastRenderedPageBreak/>
        <w:t>Preface</w:t>
      </w:r>
      <w:bookmarkEnd w:id="5"/>
    </w:p>
    <w:p w:rsidR="00326315" w:rsidRDefault="005E0A98" w14:paraId="47F42312" w14:textId="0678EF23">
      <w:r>
        <w:t xml:space="preserve">This document is the requirements document for the creation of a scheduling program </w:t>
      </w:r>
      <w:r w:rsidR="738909F6">
        <w:t>that</w:t>
      </w:r>
      <w:r>
        <w:t xml:space="preserve"> Jenna </w:t>
      </w:r>
      <w:r w:rsidR="0051677A">
        <w:t>Hall</w:t>
      </w:r>
      <w:r w:rsidR="23E35801">
        <w:t xml:space="preserve"> has requested for her</w:t>
      </w:r>
      <w:r>
        <w:t xml:space="preserve"> business</w:t>
      </w:r>
      <w:r w:rsidR="00222DC4">
        <w:t xml:space="preserve">, which </w:t>
      </w:r>
      <w:commentRangeStart w:id="6"/>
      <w:commentRangeStart w:id="7"/>
      <w:r w:rsidR="00222DC4">
        <w:t>is</w:t>
      </w:r>
      <w:commentRangeEnd w:id="6"/>
      <w:r>
        <w:rPr>
          <w:rStyle w:val="CommentReference"/>
        </w:rPr>
        <w:commentReference w:id="6"/>
      </w:r>
      <w:commentRangeEnd w:id="7"/>
      <w:r>
        <w:rPr>
          <w:rStyle w:val="CommentReference"/>
        </w:rPr>
        <w:commentReference w:id="7"/>
      </w:r>
      <w:r>
        <w:t xml:space="preserve"> Infinite Pets</w:t>
      </w:r>
      <w:r w:rsidR="00DA1F51">
        <w:fldChar w:fldCharType="begin"/>
      </w:r>
      <w:r w:rsidR="00DA1F51">
        <w:instrText xml:space="preserve"> XE "</w:instrText>
      </w:r>
      <w:r w:rsidRPr="00BB076D" w:rsidR="00DA1F51">
        <w:instrText>Infinite Pets</w:instrText>
      </w:r>
      <w:r w:rsidR="00DA1F51">
        <w:instrText xml:space="preserve">" </w:instrText>
      </w:r>
      <w:r w:rsidR="00DA1F51">
        <w:fldChar w:fldCharType="end"/>
      </w:r>
      <w:r>
        <w:t xml:space="preserve">. The goals of this project </w:t>
      </w:r>
      <w:r w:rsidR="00CE706F">
        <w:t>is</w:t>
      </w:r>
      <w:r>
        <w:t xml:space="preserve"> to create a streamlined system</w:t>
      </w:r>
      <w:r w:rsidR="0087366B">
        <w:fldChar w:fldCharType="begin"/>
      </w:r>
      <w:r w:rsidR="0087366B">
        <w:instrText xml:space="preserve"> XE "</w:instrText>
      </w:r>
      <w:r w:rsidRPr="00BB076D" w:rsidR="0087366B">
        <w:instrText>system</w:instrText>
      </w:r>
      <w:r w:rsidR="0087366B">
        <w:instrText xml:space="preserve">" </w:instrText>
      </w:r>
      <w:r w:rsidR="0087366B">
        <w:fldChar w:fldCharType="end"/>
      </w:r>
      <w:r>
        <w:t xml:space="preserve"> that will allow ease of registration and management of customers, while providing tools to the staff</w:t>
      </w:r>
      <w:r w:rsidR="00C4377B">
        <w:fldChar w:fldCharType="begin"/>
      </w:r>
      <w:r w:rsidR="00C4377B">
        <w:instrText xml:space="preserve"> XE "</w:instrText>
      </w:r>
      <w:r w:rsidRPr="00BB076D" w:rsidR="00C4377B">
        <w:instrText>staff</w:instrText>
      </w:r>
      <w:r w:rsidR="00C4377B">
        <w:instrText xml:space="preserve">" </w:instrText>
      </w:r>
      <w:r w:rsidR="00C4377B">
        <w:fldChar w:fldCharType="end"/>
      </w:r>
      <w:r>
        <w:t xml:space="preserve"> to excel with their pet care contracts. </w:t>
      </w:r>
    </w:p>
    <w:p w:rsidR="00326315" w:rsidRDefault="00326315" w14:paraId="47F42313" w14:textId="77777777"/>
    <w:p w:rsidRPr="00D0016C" w:rsidR="00326315" w:rsidRDefault="005E0A98" w14:paraId="47F42316" w14:textId="38D85F46">
      <w:r>
        <w:t>This project will require a creation of a database that will contain the profiles of clients</w:t>
      </w:r>
      <w:r w:rsidR="00C4377B">
        <w:fldChar w:fldCharType="begin"/>
      </w:r>
      <w:r w:rsidR="00C4377B">
        <w:instrText xml:space="preserve"> XE "</w:instrText>
      </w:r>
      <w:r w:rsidRPr="00BB076D" w:rsidR="00C4377B">
        <w:instrText>clients</w:instrText>
      </w:r>
      <w:r w:rsidR="00C4377B">
        <w:instrText xml:space="preserve">" </w:instrText>
      </w:r>
      <w:r w:rsidR="00C4377B">
        <w:fldChar w:fldCharType="end"/>
      </w:r>
      <w:r>
        <w:t xml:space="preserve"> and login credentials of staff</w:t>
      </w:r>
      <w:r w:rsidR="00CF507E">
        <w:t xml:space="preserve"> and client</w:t>
      </w:r>
      <w:r w:rsidR="00C4377B">
        <w:fldChar w:fldCharType="begin"/>
      </w:r>
      <w:r w:rsidR="00C4377B">
        <w:instrText xml:space="preserve"> XE "</w:instrText>
      </w:r>
      <w:r w:rsidRPr="00BB076D" w:rsidR="00C4377B">
        <w:instrText>staff</w:instrText>
      </w:r>
      <w:r w:rsidR="00C4377B">
        <w:instrText xml:space="preserve">" </w:instrText>
      </w:r>
      <w:r w:rsidR="00C4377B">
        <w:fldChar w:fldCharType="end"/>
      </w:r>
      <w:r>
        <w:t>. The data requirements will be those provided by the client</w:t>
      </w:r>
      <w:r w:rsidR="00C4377B">
        <w:fldChar w:fldCharType="begin"/>
      </w:r>
      <w:r w:rsidR="00C4377B">
        <w:instrText xml:space="preserve"> XE "</w:instrText>
      </w:r>
      <w:r w:rsidRPr="00BB076D" w:rsidR="00C4377B">
        <w:instrText>client</w:instrText>
      </w:r>
      <w:r w:rsidR="00C4377B">
        <w:instrText xml:space="preserve">" </w:instrText>
      </w:r>
      <w:r w:rsidR="00C4377B">
        <w:fldChar w:fldCharType="end"/>
      </w:r>
      <w:r>
        <w:t xml:space="preserve"> and when accessed by a staff member they will be alerted if there is any key information. </w:t>
      </w:r>
    </w:p>
    <w:p w:rsidRPr="00066112" w:rsidR="00326315" w:rsidP="00AA1EE2" w:rsidRDefault="005E0A98" w14:paraId="47F42317" w14:textId="77777777">
      <w:pPr>
        <w:pStyle w:val="Heading1"/>
        <w:rPr>
          <w:b/>
          <w:bCs/>
        </w:rPr>
      </w:pPr>
      <w:bookmarkStart w:name="_Toc63015968" w:id="8"/>
      <w:r w:rsidRPr="00066112">
        <w:t>Documentation Standards</w:t>
      </w:r>
      <w:bookmarkEnd w:id="8"/>
    </w:p>
    <w:p w:rsidRPr="00066112" w:rsidR="3E42F485" w:rsidP="00AA1EE2" w:rsidRDefault="3E42F485" w14:paraId="04B5F9EF" w14:textId="6F768C0D">
      <w:pPr>
        <w:pStyle w:val="Heading2"/>
      </w:pPr>
      <w:bookmarkStart w:name="_Toc63015969" w:id="9"/>
      <w:r w:rsidRPr="00066112">
        <w:t>Diagrams</w:t>
      </w:r>
      <w:bookmarkEnd w:id="9"/>
      <w:r w:rsidR="0087366B">
        <w:fldChar w:fldCharType="begin"/>
      </w:r>
      <w:r w:rsidR="0087366B">
        <w:instrText xml:space="preserve"> XE "</w:instrText>
      </w:r>
      <w:r w:rsidRPr="00BB076D" w:rsidR="0087366B">
        <w:instrText>Diagrams</w:instrText>
      </w:r>
      <w:r w:rsidR="0087366B">
        <w:instrText xml:space="preserve">" </w:instrText>
      </w:r>
      <w:r w:rsidR="0087366B">
        <w:fldChar w:fldCharType="end"/>
      </w:r>
    </w:p>
    <w:p w:rsidR="00326315" w:rsidRDefault="005E0A98" w14:paraId="47F42319" w14:textId="2DDB1289">
      <w:r>
        <w:t>This document will be using UML documentation.</w:t>
      </w:r>
    </w:p>
    <w:p w:rsidRPr="00066112" w:rsidR="44B8F2AF" w:rsidP="00AA1EE2" w:rsidRDefault="44B8F2AF" w14:paraId="76F293DD" w14:textId="42D93FAE">
      <w:pPr>
        <w:pStyle w:val="Heading2"/>
      </w:pPr>
      <w:bookmarkStart w:name="_Toc63015970" w:id="10"/>
      <w:r w:rsidRPr="00066112">
        <w:t>General Documentation Standards</w:t>
      </w:r>
      <w:bookmarkEnd w:id="10"/>
    </w:p>
    <w:p w:rsidR="44B8F2AF" w:rsidP="42CD8151" w:rsidRDefault="44B8F2AF" w14:paraId="6BEC0BEA" w14:textId="65F323C7">
      <w:r>
        <w:t xml:space="preserve">This documentation will </w:t>
      </w:r>
      <w:r w:rsidR="00555151">
        <w:t>use</w:t>
      </w:r>
      <w:r>
        <w:t xml:space="preserve"> </w:t>
      </w:r>
      <w:r w:rsidR="00C576EE">
        <w:t>Calibri</w:t>
      </w:r>
      <w:r>
        <w:t xml:space="preserve"> font.</w:t>
      </w:r>
      <w:r w:rsidR="30657DBA">
        <w:t xml:space="preserve"> Heading will be used to clearly </w:t>
      </w:r>
      <w:r w:rsidR="00555151">
        <w:t>define</w:t>
      </w:r>
      <w:r w:rsidR="30657DBA">
        <w:t xml:space="preserve"> the hierarchy for better reading experience.</w:t>
      </w:r>
    </w:p>
    <w:p w:rsidR="00141AC2" w:rsidP="42CD8151" w:rsidRDefault="002F7782" w14:paraId="56A2CB5B" w14:textId="77777777">
      <w:r>
        <w:t>Font:</w:t>
      </w:r>
      <w:r w:rsidR="00195C70">
        <w:t xml:space="preserve"> </w:t>
      </w:r>
    </w:p>
    <w:p w:rsidR="00195C70" w:rsidP="008A5100" w:rsidRDefault="00195C70" w14:paraId="086559F0" w14:textId="74B31C4F">
      <w:pPr>
        <w:pStyle w:val="ListParagraph"/>
        <w:numPr>
          <w:ilvl w:val="0"/>
          <w:numId w:val="17"/>
        </w:numPr>
      </w:pPr>
      <w:r>
        <w:t>Calibri</w:t>
      </w:r>
      <w:r w:rsidR="00A10EC8">
        <w:fldChar w:fldCharType="begin"/>
      </w:r>
      <w:r w:rsidR="00A10EC8">
        <w:instrText xml:space="preserve"> TA \l "</w:instrText>
      </w:r>
      <w:r w:rsidRPr="00C60F81" w:rsidR="00A10EC8">
        <w:instrText>Calibri: A font available on most computers.</w:instrText>
      </w:r>
      <w:r w:rsidR="00A10EC8">
        <w:instrText xml:space="preserve">" \s "Calibri" \c 1 </w:instrText>
      </w:r>
      <w:r w:rsidR="00A10EC8">
        <w:fldChar w:fldCharType="end"/>
      </w:r>
      <w:r>
        <w:t xml:space="preserve"> </w:t>
      </w:r>
    </w:p>
    <w:p w:rsidR="00541095" w:rsidP="42CD8151" w:rsidRDefault="00200DCA" w14:paraId="341B3579" w14:textId="49E3A82A">
      <w:r>
        <w:t>Headings:</w:t>
      </w:r>
    </w:p>
    <w:p w:rsidR="00200DCA" w:rsidP="008A5100" w:rsidRDefault="004442F5" w14:paraId="3663F41A" w14:textId="6A708F50">
      <w:pPr>
        <w:pStyle w:val="ListParagraph"/>
        <w:numPr>
          <w:ilvl w:val="0"/>
          <w:numId w:val="16"/>
        </w:numPr>
      </w:pPr>
      <w:r>
        <w:t>Title</w:t>
      </w:r>
      <w:r w:rsidR="00202C15">
        <w:t xml:space="preserve"> </w:t>
      </w:r>
      <w:r w:rsidR="007C560B">
        <w:t>–</w:t>
      </w:r>
      <w:r w:rsidR="00202C15">
        <w:t xml:space="preserve"> </w:t>
      </w:r>
      <w:r w:rsidR="007C560B">
        <w:t xml:space="preserve">Calibri </w:t>
      </w:r>
      <w:r w:rsidR="00590C4F">
        <w:t>48pt</w:t>
      </w:r>
    </w:p>
    <w:p w:rsidR="00590C4F" w:rsidP="008A5100" w:rsidRDefault="00590C4F" w14:paraId="59C699DF" w14:textId="2664B81A">
      <w:pPr>
        <w:pStyle w:val="ListParagraph"/>
        <w:numPr>
          <w:ilvl w:val="0"/>
          <w:numId w:val="16"/>
        </w:numPr>
      </w:pPr>
      <w:r>
        <w:t xml:space="preserve">Heading 1 </w:t>
      </w:r>
      <w:r w:rsidR="00DA4518">
        <w:t xml:space="preserve">– </w:t>
      </w:r>
      <w:r w:rsidR="00D363E3">
        <w:t xml:space="preserve">Calibri </w:t>
      </w:r>
      <w:r w:rsidR="00DA4518">
        <w:t>22pt</w:t>
      </w:r>
    </w:p>
    <w:p w:rsidR="00DA4518" w:rsidP="008A5100" w:rsidRDefault="00DA4518" w14:paraId="3599F072" w14:textId="754C53B3">
      <w:pPr>
        <w:pStyle w:val="ListParagraph"/>
        <w:numPr>
          <w:ilvl w:val="0"/>
          <w:numId w:val="16"/>
        </w:numPr>
      </w:pPr>
      <w:r>
        <w:t>Heading 2</w:t>
      </w:r>
      <w:r w:rsidR="00360C7B">
        <w:t xml:space="preserve"> – Calibri 16p</w:t>
      </w:r>
      <w:r w:rsidR="00D363E3">
        <w:t>t</w:t>
      </w:r>
    </w:p>
    <w:p w:rsidR="00DA4518" w:rsidP="008A5100" w:rsidRDefault="00DA4518" w14:paraId="126DF87F" w14:textId="2564A3BB">
      <w:pPr>
        <w:pStyle w:val="ListParagraph"/>
        <w:numPr>
          <w:ilvl w:val="0"/>
          <w:numId w:val="16"/>
        </w:numPr>
      </w:pPr>
      <w:r>
        <w:t>Heading 3</w:t>
      </w:r>
      <w:r w:rsidR="00360C7B">
        <w:t xml:space="preserve"> – Calibri 12pt</w:t>
      </w:r>
    </w:p>
    <w:p w:rsidRPr="00934D5F" w:rsidR="00A64940" w:rsidP="008A5100" w:rsidRDefault="00DA4518" w14:paraId="7A546534" w14:textId="7E334F54">
      <w:pPr>
        <w:pStyle w:val="ListParagraph"/>
        <w:numPr>
          <w:ilvl w:val="0"/>
          <w:numId w:val="16"/>
        </w:numPr>
      </w:pPr>
      <w:r>
        <w:t xml:space="preserve">Body </w:t>
      </w:r>
      <w:r w:rsidR="00360C7B">
        <w:t>– Calibri 11pt</w:t>
      </w:r>
      <w:r w:rsidR="00A64940">
        <w:br w:type="page"/>
      </w:r>
    </w:p>
    <w:p w:rsidRPr="00AA1EE2" w:rsidR="00326315" w:rsidP="00AA1EE2" w:rsidRDefault="005E0A98" w14:paraId="47F4231A" w14:textId="451AFA8E">
      <w:pPr>
        <w:pStyle w:val="Heading1"/>
      </w:pPr>
      <w:bookmarkStart w:name="_Toc63015971" w:id="11"/>
      <w:r w:rsidRPr="00AA1EE2">
        <w:lastRenderedPageBreak/>
        <w:t>User Requirements</w:t>
      </w:r>
      <w:r w:rsidR="00C4377B">
        <w:fldChar w:fldCharType="begin"/>
      </w:r>
      <w:r w:rsidR="00C4377B">
        <w:instrText xml:space="preserve"> XE "</w:instrText>
      </w:r>
      <w:r w:rsidRPr="00BB076D" w:rsidR="00C4377B">
        <w:instrText>Requirements</w:instrText>
      </w:r>
      <w:r w:rsidR="00C4377B">
        <w:instrText xml:space="preserve">" </w:instrText>
      </w:r>
      <w:r w:rsidR="00C4377B">
        <w:fldChar w:fldCharType="end"/>
      </w:r>
      <w:r w:rsidRPr="00AA1EE2">
        <w:t>.</w:t>
      </w:r>
      <w:bookmarkEnd w:id="11"/>
    </w:p>
    <w:p w:rsidR="00326315" w:rsidRDefault="005E0A98" w14:paraId="47F4231B" w14:textId="74913627">
      <w:r>
        <w:t>Infinite Pets</w:t>
      </w:r>
      <w:r w:rsidR="00CA29A2">
        <w:fldChar w:fldCharType="begin"/>
      </w:r>
      <w:r w:rsidR="00CA29A2">
        <w:instrText xml:space="preserve"> TA \l "</w:instrText>
      </w:r>
      <w:r w:rsidRPr="00C60F81" w:rsidR="00CA29A2">
        <w:instrText>Infinite Pets: A full service pet care company that serves Calgary, Springbank, and Cochrane.</w:instrText>
      </w:r>
      <w:r w:rsidR="00CA29A2">
        <w:instrText xml:space="preserve">" \s "Infinite Pets" \c 1 </w:instrText>
      </w:r>
      <w:r w:rsidR="00CA29A2">
        <w:fldChar w:fldCharType="end"/>
      </w:r>
    </w:p>
    <w:p w:rsidR="00326315" w:rsidRDefault="005E0A98" w14:paraId="47F4231C" w14:textId="30F9535C">
      <w:r>
        <w:t xml:space="preserve">Website: </w:t>
      </w:r>
      <w:hyperlink w:history="1" r:id="rId17">
        <w:r w:rsidRPr="00F8177B" w:rsidR="006E390A">
          <w:rPr>
            <w:rStyle w:val="Hyperlink"/>
          </w:rPr>
          <w:t>https://www.hallidaypets.com/</w:t>
        </w:r>
      </w:hyperlink>
    </w:p>
    <w:p w:rsidR="00326315" w:rsidRDefault="005E0A98" w14:paraId="47F4231D" w14:textId="77777777">
      <w:r>
        <w:t>Owner(s): Jenna Hall</w:t>
      </w:r>
    </w:p>
    <w:p w:rsidR="00326315" w:rsidRDefault="005E0A98" w14:paraId="47F4231F" w14:textId="06D87AF0">
      <w:r>
        <w:t>Contact: Blair Slind</w:t>
      </w:r>
    </w:p>
    <w:p w:rsidR="008B3AAE" w:rsidRDefault="008B3AAE" w14:paraId="6A81D54D" w14:textId="77777777"/>
    <w:p w:rsidR="00326315" w:rsidRDefault="005E0A98" w14:paraId="47F42321" w14:textId="0E13936A">
      <w:commentRangeStart w:id="12"/>
      <w:r>
        <w:t>Infinite Pets</w:t>
      </w:r>
      <w:r w:rsidR="00DA1F51">
        <w:fldChar w:fldCharType="begin"/>
      </w:r>
      <w:r w:rsidR="00DA1F51">
        <w:instrText xml:space="preserve"> XE "</w:instrText>
      </w:r>
      <w:r w:rsidRPr="00BB076D" w:rsidR="00DA1F51">
        <w:instrText>Infinite Pets</w:instrText>
      </w:r>
      <w:r w:rsidR="00DA1F51">
        <w:instrText xml:space="preserve">" </w:instrText>
      </w:r>
      <w:r w:rsidR="00DA1F51">
        <w:fldChar w:fldCharType="end"/>
      </w:r>
      <w:r>
        <w:t xml:space="preserve"> is a </w:t>
      </w:r>
      <w:r w:rsidR="4BF459D5">
        <w:t>self-owned,</w:t>
      </w:r>
      <w:r>
        <w:t xml:space="preserve"> </w:t>
      </w:r>
      <w:r w:rsidR="00245438">
        <w:t>full-service</w:t>
      </w:r>
      <w:r>
        <w:t xml:space="preserve"> pet care company that aims to “TO PROVIDE PROFESSIONAL, QUALITY CARE WITH THE LEAST AMOUNT OF STRESS TO PETS AS POSSIBLE</w:t>
      </w:r>
      <w:r w:rsidR="00245438">
        <w:t>.” [</w:t>
      </w:r>
      <w:r>
        <w:t>1]</w:t>
      </w:r>
      <w:r w:rsidR="46250663">
        <w:t xml:space="preserve"> They operate throughout all of Calgary and provide services such as animal beauty care, </w:t>
      </w:r>
      <w:r w:rsidR="3247F724">
        <w:t>animal sitting and dog walks.</w:t>
      </w:r>
      <w:commentRangeEnd w:id="12"/>
      <w:r w:rsidR="001C7E6D">
        <w:rPr>
          <w:rStyle w:val="CommentReference"/>
          <w:rtl/>
        </w:rPr>
        <w:commentReference w:id="12"/>
      </w:r>
    </w:p>
    <w:p w:rsidR="00326315" w:rsidP="00AA1EE2" w:rsidRDefault="005E0A98" w14:paraId="47F42322" w14:textId="77777777">
      <w:pPr>
        <w:pStyle w:val="Heading2"/>
        <w:rPr>
          <w:b/>
        </w:rPr>
      </w:pPr>
      <w:bookmarkStart w:name="_Toc63015972" w:id="13"/>
      <w:r>
        <w:t>Problem Statement</w:t>
      </w:r>
      <w:bookmarkEnd w:id="13"/>
    </w:p>
    <w:p w:rsidR="00A94236" w:rsidP="000B12E5" w:rsidRDefault="000B12E5" w14:paraId="4009861A" w14:textId="7C5DFA47">
      <w:pPr>
        <w:pStyle w:val="Heading3"/>
      </w:pPr>
      <w:bookmarkStart w:name="_Toc63015973" w:id="14"/>
      <w:r>
        <w:t>Current System</w:t>
      </w:r>
      <w:bookmarkEnd w:id="14"/>
    </w:p>
    <w:p w:rsidRPr="000B12E5" w:rsidR="000B12E5" w:rsidP="000B12E5" w:rsidRDefault="000B12E5" w14:paraId="0336CAD7" w14:textId="48533DDC">
      <w:r>
        <w:t xml:space="preserve">The current system is very manual, therefore, is not an efficient system for the </w:t>
      </w:r>
      <w:r w:rsidR="00EB1E9F">
        <w:t>owner and the staff</w:t>
      </w:r>
      <w:r>
        <w:t xml:space="preserve"> to </w:t>
      </w:r>
      <w:r w:rsidR="00EB1E9F">
        <w:t>accept</w:t>
      </w:r>
      <w:r w:rsidR="004338BB">
        <w:t>/approve</w:t>
      </w:r>
      <w:r>
        <w:t xml:space="preserve"> </w:t>
      </w:r>
      <w:r w:rsidR="00D12D99">
        <w:t>the</w:t>
      </w:r>
      <w:r>
        <w:t xml:space="preserve"> appointment</w:t>
      </w:r>
      <w:r w:rsidR="00D12D99">
        <w:t>(s)</w:t>
      </w:r>
      <w:r>
        <w:t xml:space="preserve"> for a service</w:t>
      </w:r>
      <w:r w:rsidR="004338BB">
        <w:t xml:space="preserve"> that the client(s) requested</w:t>
      </w:r>
      <w:r w:rsidR="008B47C0">
        <w:t xml:space="preserve">. Currently, the clients would need to make a call </w:t>
      </w:r>
      <w:r w:rsidR="00C55472">
        <w:t>to the Infinite Pets for any information on his/her appointments</w:t>
      </w:r>
      <w:r w:rsidR="7EE636E6">
        <w:t xml:space="preserve"> </w:t>
      </w:r>
      <w:r w:rsidR="00CF507E">
        <w:t xml:space="preserve">or to request </w:t>
      </w:r>
      <w:r w:rsidR="00DF5BD8">
        <w:t>a service (appointment)</w:t>
      </w:r>
      <w:r w:rsidR="00CF507E">
        <w:t xml:space="preserve">. </w:t>
      </w:r>
      <w:r w:rsidR="001265C8">
        <w:t xml:space="preserve">The appointment request will be booked with staff determined by Infinite. Pets. </w:t>
      </w:r>
      <w:r w:rsidR="00CF507E">
        <w:t>If the appointment information had been updated, the information</w:t>
      </w:r>
      <w:r w:rsidR="7EE636E6">
        <w:t xml:space="preserve"> would be </w:t>
      </w:r>
      <w:r w:rsidR="1E0A93ED">
        <w:t>relayed</w:t>
      </w:r>
      <w:r w:rsidR="7EE636E6">
        <w:t xml:space="preserve"> to </w:t>
      </w:r>
      <w:r w:rsidR="00DF5BD8">
        <w:t>the staff that had been booked with</w:t>
      </w:r>
      <w:r w:rsidR="7EE636E6">
        <w:t>.</w:t>
      </w:r>
    </w:p>
    <w:p w:rsidR="00A94236" w:rsidRDefault="00A94236" w14:paraId="34CD0841" w14:textId="77777777"/>
    <w:p w:rsidR="00326315" w:rsidRDefault="005E0A98" w14:paraId="47F42324" w14:textId="7F65832F">
      <w:commentRangeStart w:id="15"/>
      <w:commentRangeStart w:id="16"/>
      <w:r>
        <w:t>Infinite Pets</w:t>
      </w:r>
      <w:r w:rsidR="00DA1F51">
        <w:fldChar w:fldCharType="begin"/>
      </w:r>
      <w:r w:rsidR="00DA1F51">
        <w:instrText xml:space="preserve"> XE "</w:instrText>
      </w:r>
      <w:r w:rsidRPr="00BB076D" w:rsidR="00DA1F51">
        <w:instrText>Infinite Pets</w:instrText>
      </w:r>
      <w:r w:rsidR="00DA1F51">
        <w:instrText xml:space="preserve">" </w:instrText>
      </w:r>
      <w:r w:rsidR="00DA1F51">
        <w:fldChar w:fldCharType="end"/>
      </w:r>
      <w:r>
        <w:t xml:space="preserve"> requires a new scheduler and database that will allow for a higher level of coordination of staff</w:t>
      </w:r>
      <w:r w:rsidR="00C4377B">
        <w:fldChar w:fldCharType="begin"/>
      </w:r>
      <w:r w:rsidR="00C4377B">
        <w:instrText xml:space="preserve"> XE "</w:instrText>
      </w:r>
      <w:r w:rsidRPr="00BB076D" w:rsidR="00C4377B">
        <w:instrText>staff</w:instrText>
      </w:r>
      <w:r w:rsidR="00C4377B">
        <w:instrText xml:space="preserve">" </w:instrText>
      </w:r>
      <w:r w:rsidR="00C4377B">
        <w:fldChar w:fldCharType="end"/>
      </w:r>
      <w:r>
        <w:t xml:space="preserve"> while providing the staff with information to prepare for their upcoming contracts.</w:t>
      </w:r>
      <w:commentRangeEnd w:id="15"/>
      <w:r w:rsidR="001C7E6D">
        <w:rPr>
          <w:rStyle w:val="CommentReference"/>
        </w:rPr>
        <w:commentReference w:id="15"/>
      </w:r>
      <w:commentRangeEnd w:id="16"/>
      <w:r>
        <w:rPr>
          <w:rStyle w:val="CommentReference"/>
        </w:rPr>
        <w:commentReference w:id="16"/>
      </w:r>
      <w:r w:rsidR="00531453">
        <w:t xml:space="preserve"> For the scheduler,</w:t>
      </w:r>
      <w:r w:rsidR="00DC70F0">
        <w:t xml:space="preserve"> the clients need to be able to make an appointment, view</w:t>
      </w:r>
      <w:r w:rsidR="00E811CC">
        <w:t xml:space="preserve"> the appointment</w:t>
      </w:r>
      <w:r w:rsidR="00E13035">
        <w:t>(s)</w:t>
      </w:r>
      <w:r w:rsidR="005F6CDD">
        <w:t xml:space="preserve">, or cancel the appointment. The staff need to be </w:t>
      </w:r>
      <w:r w:rsidR="00C835FB">
        <w:t>able</w:t>
      </w:r>
      <w:r w:rsidR="005F6CDD">
        <w:t xml:space="preserve"> to view all the clients’ </w:t>
      </w:r>
      <w:r w:rsidR="00696A4F">
        <w:t>appointment</w:t>
      </w:r>
      <w:r w:rsidR="00C835FB">
        <w:t xml:space="preserve"> </w:t>
      </w:r>
      <w:r w:rsidR="005F6CDD">
        <w:t>request</w:t>
      </w:r>
      <w:r w:rsidR="00C835FB">
        <w:t xml:space="preserve">s, approve, modify information on pets (for example, </w:t>
      </w:r>
      <w:r w:rsidR="00E13035">
        <w:t>b</w:t>
      </w:r>
      <w:r w:rsidR="00C835FB">
        <w:t xml:space="preserve">ehavior notes). The owner </w:t>
      </w:r>
      <w:r w:rsidR="00CF6DC4">
        <w:t>needs to be able to view</w:t>
      </w:r>
      <w:r w:rsidR="00D333D0">
        <w:t xml:space="preserve"> the monthly reports</w:t>
      </w:r>
      <w:r w:rsidR="00BC6571">
        <w:t xml:space="preserve"> and be able to clearly see the remaining appointment requests </w:t>
      </w:r>
      <w:r w:rsidR="006250AC">
        <w:t xml:space="preserve">(usually when there are conflicts in schedule, or no staff is willing to accept </w:t>
      </w:r>
      <w:r w:rsidR="004831DB">
        <w:t>the request).</w:t>
      </w:r>
      <w:r w:rsidR="007B50CC">
        <w:t xml:space="preserve"> </w:t>
      </w:r>
    </w:p>
    <w:p w:rsidR="00326315" w:rsidP="00AA1EE2" w:rsidRDefault="005E0A98" w14:paraId="47F42325" w14:textId="2B25E149">
      <w:pPr>
        <w:pStyle w:val="Heading2"/>
      </w:pPr>
      <w:bookmarkStart w:name="_Toc63015974" w:id="17"/>
      <w:commentRangeStart w:id="18"/>
      <w:r>
        <w:t>Project Scope</w:t>
      </w:r>
      <w:commentRangeEnd w:id="18"/>
      <w:r w:rsidR="00F96CC9">
        <w:rPr>
          <w:rStyle w:val="CommentReference"/>
        </w:rPr>
        <w:commentReference w:id="18"/>
      </w:r>
      <w:bookmarkEnd w:id="17"/>
    </w:p>
    <w:p w:rsidRPr="00075A73" w:rsidR="00075A73" w:rsidP="6967B54D" w:rsidRDefault="00075A73" w14:paraId="674079A5" w14:textId="5355DADC">
      <w:r>
        <w:t xml:space="preserve">The </w:t>
      </w:r>
      <w:r w:rsidR="00B23EA2">
        <w:t>project scope will be outlined below. The project scope is based on the requirement gathered from the analysis phase</w:t>
      </w:r>
      <w:r w:rsidR="008854D2">
        <w:t>.</w:t>
      </w:r>
    </w:p>
    <w:p w:rsidR="00A6088C" w:rsidP="00A6088C" w:rsidRDefault="00A6088C" w14:paraId="6A7C838E" w14:textId="77777777"/>
    <w:p w:rsidRPr="00A6088C" w:rsidR="00A6088C" w:rsidP="6967B54D" w:rsidRDefault="005E0A98" w14:paraId="4CBA2094" w14:textId="301238B4">
      <w:pPr>
        <w:pStyle w:val="ListParagraph"/>
        <w:numPr>
          <w:ilvl w:val="0"/>
          <w:numId w:val="5"/>
        </w:numPr>
      </w:pPr>
      <w:r>
        <w:fldChar w:fldCharType="begin"/>
      </w:r>
      <w:r>
        <w:instrText xml:space="preserve"> XE "Database" </w:instrText>
      </w:r>
      <w:r>
        <w:fldChar w:fldCharType="end"/>
      </w:r>
      <w:r>
        <w:fldChar w:fldCharType="begin"/>
      </w:r>
      <w:r>
        <w:instrText xml:space="preserve"> XE "Client" </w:instrText>
      </w:r>
      <w:r>
        <w:fldChar w:fldCharType="end"/>
      </w:r>
      <w:r w:rsidR="00363EF3">
        <w:t xml:space="preserve">The database </w:t>
      </w:r>
      <w:r w:rsidR="00A6088C">
        <w:t>will contain the client</w:t>
      </w:r>
      <w:r>
        <w:fldChar w:fldCharType="begin"/>
      </w:r>
      <w:r>
        <w:instrText xml:space="preserve"> XE "Client" </w:instrText>
      </w:r>
      <w:r>
        <w:fldChar w:fldCharType="end"/>
      </w:r>
      <w:r w:rsidR="00A6088C">
        <w:t>’s Information and pet(s) Information. The database will also contain</w:t>
      </w:r>
      <w:r w:rsidR="00363EF3">
        <w:t xml:space="preserve"> information on the </w:t>
      </w:r>
      <w:r w:rsidR="003D1943">
        <w:t>appointments, login credentials, gallery, and announcement</w:t>
      </w:r>
      <w:r w:rsidR="0D6A9D51">
        <w:t>s</w:t>
      </w:r>
      <w:r w:rsidR="003D1943">
        <w:t>.</w:t>
      </w:r>
    </w:p>
    <w:p w:rsidR="7EDF1933" w:rsidP="671DC62F" w:rsidRDefault="003440A6" w14:paraId="3D15AC9E" w14:textId="4CAE60EF">
      <w:pPr>
        <w:pStyle w:val="ListParagraph"/>
        <w:numPr>
          <w:ilvl w:val="0"/>
          <w:numId w:val="7"/>
        </w:numPr>
      </w:pPr>
      <w:r>
        <w:t xml:space="preserve">The clients will be </w:t>
      </w:r>
      <w:r w:rsidR="7EDF1933">
        <w:t>able to create an account.</w:t>
      </w:r>
    </w:p>
    <w:p w:rsidR="7EDF1933" w:rsidP="671DC62F" w:rsidRDefault="003440A6" w14:paraId="14322234" w14:textId="4BA2A895">
      <w:pPr>
        <w:pStyle w:val="ListParagraph"/>
        <w:numPr>
          <w:ilvl w:val="0"/>
          <w:numId w:val="7"/>
        </w:numPr>
      </w:pPr>
      <w:r>
        <w:t>The clients</w:t>
      </w:r>
      <w:r w:rsidR="00E54C66">
        <w:t xml:space="preserve"> will be</w:t>
      </w:r>
      <w:r w:rsidR="7EDF1933">
        <w:t xml:space="preserve"> able to book specific pet care services.</w:t>
      </w:r>
    </w:p>
    <w:p w:rsidR="7EDF1933" w:rsidP="671DC62F" w:rsidRDefault="00E54C66" w14:paraId="05F03999" w14:textId="486EFD50">
      <w:pPr>
        <w:pStyle w:val="ListParagraph"/>
        <w:numPr>
          <w:ilvl w:val="0"/>
          <w:numId w:val="7"/>
        </w:numPr>
      </w:pPr>
      <w:r>
        <w:t xml:space="preserve">The staff will be </w:t>
      </w:r>
      <w:r w:rsidR="7EDF1933">
        <w:t xml:space="preserve">able to view and claim </w:t>
      </w:r>
      <w:r w:rsidR="3AA842F9">
        <w:t>available</w:t>
      </w:r>
      <w:r w:rsidR="7EDF1933">
        <w:t xml:space="preserve"> appointments. </w:t>
      </w:r>
    </w:p>
    <w:p w:rsidR="7AC3E973" w:rsidP="671DC62F" w:rsidRDefault="00E54C66" w14:paraId="53AE3A7E" w14:textId="712F8BFC">
      <w:pPr>
        <w:pStyle w:val="ListParagraph"/>
        <w:numPr>
          <w:ilvl w:val="0"/>
          <w:numId w:val="7"/>
        </w:numPr>
      </w:pPr>
      <w:r>
        <w:lastRenderedPageBreak/>
        <w:t xml:space="preserve">The staff will </w:t>
      </w:r>
      <w:r w:rsidR="00BF6A34">
        <w:t xml:space="preserve">have the ability to view </w:t>
      </w:r>
      <w:r w:rsidR="7AC3E973">
        <w:t xml:space="preserve">their own scheduled appointments. </w:t>
      </w:r>
    </w:p>
    <w:p w:rsidR="13396887" w:rsidP="008A5100" w:rsidRDefault="13396887" w14:paraId="47F42328" w14:textId="1E82DD06">
      <w:pPr>
        <w:pStyle w:val="ListParagraph"/>
        <w:numPr>
          <w:ilvl w:val="0"/>
          <w:numId w:val="7"/>
        </w:numPr>
      </w:pPr>
      <w:commentRangeStart w:id="19"/>
      <w:commentRangeStart w:id="20"/>
      <w:commentRangeStart w:id="21"/>
      <w:r>
        <w:t>Handling Payment (Debit/Credit)</w:t>
      </w:r>
      <w:commentRangeEnd w:id="19"/>
      <w:r w:rsidR="00BF6A34">
        <w:rPr>
          <w:rStyle w:val="CommentReference"/>
        </w:rPr>
        <w:commentReference w:id="19"/>
      </w:r>
      <w:commentRangeEnd w:id="20"/>
      <w:r w:rsidR="005D7FAC">
        <w:rPr>
          <w:rStyle w:val="CommentReference"/>
        </w:rPr>
        <w:commentReference w:id="20"/>
      </w:r>
      <w:commentRangeEnd w:id="21"/>
      <w:r w:rsidR="00A228FB">
        <w:rPr>
          <w:rStyle w:val="CommentReference"/>
        </w:rPr>
        <w:commentReference w:id="21"/>
      </w:r>
    </w:p>
    <w:p w:rsidR="00326315" w:rsidP="008A5100" w:rsidRDefault="3F1B39F0" w14:paraId="47F42329" w14:textId="77777777">
      <w:pPr>
        <w:pStyle w:val="ListParagraph"/>
        <w:numPr>
          <w:ilvl w:val="0"/>
          <w:numId w:val="7"/>
        </w:numPr>
      </w:pPr>
      <w:commentRangeStart w:id="22"/>
      <w:r>
        <w:t>Report Generation</w:t>
      </w:r>
    </w:p>
    <w:p w:rsidR="001E2187" w:rsidP="008A5100" w:rsidRDefault="00F73FDE" w14:paraId="019A8823" w14:textId="320FF7E1">
      <w:pPr>
        <w:pStyle w:val="ListParagraph"/>
        <w:numPr>
          <w:ilvl w:val="1"/>
          <w:numId w:val="7"/>
        </w:numPr>
      </w:pPr>
      <w:r>
        <w:t xml:space="preserve">For the owner to view </w:t>
      </w:r>
      <w:r w:rsidR="001E6B74">
        <w:t>the overall</w:t>
      </w:r>
      <w:r w:rsidR="00CC3BD7">
        <w:t xml:space="preserve"> picture of </w:t>
      </w:r>
      <w:r w:rsidR="00347B28">
        <w:t>the business operations such as most popular</w:t>
      </w:r>
      <w:r w:rsidR="00CE25A0">
        <w:t xml:space="preserve"> service</w:t>
      </w:r>
      <w:r w:rsidR="00CC3BD7">
        <w:t xml:space="preserve"> requests,</w:t>
      </w:r>
      <w:r w:rsidR="005C3CE1">
        <w:t xml:space="preserve"> canceled appointments,</w:t>
      </w:r>
      <w:r w:rsidR="00347B28">
        <w:t xml:space="preserve"> etc.</w:t>
      </w:r>
      <w:r w:rsidR="001E6B74">
        <w:t xml:space="preserve"> </w:t>
      </w:r>
    </w:p>
    <w:p w:rsidR="00326315" w:rsidP="008A5100" w:rsidRDefault="3F1B39F0" w14:paraId="47F4232B" w14:textId="684721DD">
      <w:pPr>
        <w:pStyle w:val="ListParagraph"/>
        <w:numPr>
          <w:ilvl w:val="0"/>
          <w:numId w:val="7"/>
        </w:numPr>
      </w:pPr>
      <w:r>
        <w:t>Backup and Restore</w:t>
      </w:r>
      <w:commentRangeEnd w:id="22"/>
      <w:r w:rsidR="00F96CC9">
        <w:rPr>
          <w:rStyle w:val="CommentReference"/>
        </w:rPr>
        <w:commentReference w:id="22"/>
      </w:r>
    </w:p>
    <w:p w:rsidR="00550D35" w:rsidP="008A5100" w:rsidRDefault="00850AF2" w14:paraId="2CA0FBDA" w14:textId="1134156B">
      <w:pPr>
        <w:pStyle w:val="ListParagraph"/>
        <w:numPr>
          <w:ilvl w:val="1"/>
          <w:numId w:val="7"/>
        </w:numPr>
      </w:pPr>
      <w:r>
        <w:t xml:space="preserve">If the system crashes, </w:t>
      </w:r>
      <w:r w:rsidR="00F070CA">
        <w:t>the administration should be able to restore from previous backup</w:t>
      </w:r>
      <w:r w:rsidR="001E2187">
        <w:t xml:space="preserve"> to keep the system running.</w:t>
      </w:r>
    </w:p>
    <w:p w:rsidR="000641C5" w:rsidP="00550D35" w:rsidRDefault="000641C5" w14:paraId="4DA7DFEB" w14:textId="5968E60F">
      <w:pPr>
        <w:pStyle w:val="ListParagraph"/>
        <w:numPr>
          <w:ilvl w:val="1"/>
          <w:numId w:val="7"/>
        </w:numPr>
      </w:pPr>
      <w:commentRangeStart w:id="23"/>
      <w:r>
        <w:t>The system should perform a</w:t>
      </w:r>
      <w:r w:rsidR="00BC6A94">
        <w:t>n incremental</w:t>
      </w:r>
      <w:r>
        <w:t xml:space="preserve"> backup automatically</w:t>
      </w:r>
      <w:r w:rsidR="00046324">
        <w:t xml:space="preserve"> per 6 hours</w:t>
      </w:r>
      <w:r w:rsidR="00BC6A94">
        <w:t>.</w:t>
      </w:r>
    </w:p>
    <w:p w:rsidR="00BC6A94" w:rsidP="00550D35" w:rsidRDefault="00BC6A94" w14:paraId="1CEC43F0" w14:textId="23E3AF2D">
      <w:pPr>
        <w:pStyle w:val="ListParagraph"/>
        <w:numPr>
          <w:ilvl w:val="1"/>
          <w:numId w:val="7"/>
        </w:numPr>
      </w:pPr>
      <w:r>
        <w:t xml:space="preserve">The system should perform a full backup </w:t>
      </w:r>
      <w:r w:rsidR="0060398B">
        <w:t>on Sunday at 11:30pm.</w:t>
      </w:r>
      <w:commentRangeEnd w:id="23"/>
      <w:r>
        <w:rPr>
          <w:rStyle w:val="CommentReference"/>
        </w:rPr>
        <w:commentReference w:id="23"/>
      </w:r>
    </w:p>
    <w:p w:rsidR="53ED80F6" w:rsidP="00AA1EE2" w:rsidRDefault="53ED80F6" w14:paraId="47F4232C" w14:textId="77777777">
      <w:pPr>
        <w:pStyle w:val="Heading2"/>
        <w:rPr>
          <w:b/>
          <w:bCs/>
        </w:rPr>
      </w:pPr>
      <w:bookmarkStart w:name="_Toc63015975" w:id="24"/>
      <w:r>
        <w:t>System Environment</w:t>
      </w:r>
      <w:bookmarkEnd w:id="24"/>
    </w:p>
    <w:p w:rsidR="007E0FB8" w:rsidP="3F1B39F0" w:rsidRDefault="00CA0F27" w14:paraId="1DF7FCEE" w14:textId="5931B425">
      <w:r>
        <w:t>The system</w:t>
      </w:r>
      <w:r w:rsidR="00E344ED">
        <w:fldChar w:fldCharType="begin"/>
      </w:r>
      <w:r w:rsidR="00E344ED">
        <w:instrText xml:space="preserve"> TA \l "</w:instrText>
      </w:r>
      <w:r w:rsidRPr="00C60F81" w:rsidR="00E344ED">
        <w:instrText>System: The software that is being developed</w:instrText>
      </w:r>
      <w:r w:rsidR="00E344ED">
        <w:instrText xml:space="preserve">" \s "system" \c 1 </w:instrText>
      </w:r>
      <w:r w:rsidR="00E344ED">
        <w:fldChar w:fldCharType="end"/>
      </w:r>
      <w:r>
        <w:t xml:space="preserve"> will exist </w:t>
      </w:r>
      <w:r w:rsidR="00344E7C">
        <w:t xml:space="preserve">in </w:t>
      </w:r>
      <w:r w:rsidR="006173E9">
        <w:t>two environments. The first environment will be the client</w:t>
      </w:r>
      <w:r w:rsidR="00C4377B">
        <w:fldChar w:fldCharType="begin"/>
      </w:r>
      <w:r w:rsidR="00C4377B">
        <w:instrText xml:space="preserve"> XE "</w:instrText>
      </w:r>
      <w:r w:rsidRPr="00BB076D" w:rsidR="00C4377B">
        <w:instrText>client</w:instrText>
      </w:r>
      <w:r w:rsidR="00C4377B">
        <w:instrText xml:space="preserve">" </w:instrText>
      </w:r>
      <w:r w:rsidR="00C4377B">
        <w:fldChar w:fldCharType="end"/>
      </w:r>
      <w:r w:rsidR="00E24D88">
        <w:t>, consumer</w:t>
      </w:r>
      <w:r w:rsidR="006173E9">
        <w:t xml:space="preserve"> environment. T</w:t>
      </w:r>
      <w:r w:rsidR="005E0A20">
        <w:t xml:space="preserve">he client environment will be </w:t>
      </w:r>
      <w:r w:rsidR="00E22ED9">
        <w:t>accessible</w:t>
      </w:r>
      <w:r w:rsidR="005E0A20">
        <w:t xml:space="preserve"> </w:t>
      </w:r>
      <w:r w:rsidR="00D34531">
        <w:t>by clients</w:t>
      </w:r>
      <w:r w:rsidR="00C4377B">
        <w:fldChar w:fldCharType="begin"/>
      </w:r>
      <w:r w:rsidR="00C4377B">
        <w:instrText xml:space="preserve"> XE "</w:instrText>
      </w:r>
      <w:r w:rsidRPr="00BB076D" w:rsidR="00C4377B">
        <w:instrText>clients</w:instrText>
      </w:r>
      <w:r w:rsidR="00C4377B">
        <w:instrText xml:space="preserve">" </w:instrText>
      </w:r>
      <w:r w:rsidR="00C4377B">
        <w:fldChar w:fldCharType="end"/>
      </w:r>
      <w:r w:rsidR="00D34531">
        <w:t xml:space="preserve"> using either a mobile device or a </w:t>
      </w:r>
      <w:r w:rsidR="00864AF1">
        <w:t xml:space="preserve">computer. </w:t>
      </w:r>
      <w:r w:rsidR="00D94F99">
        <w:t xml:space="preserve">The </w:t>
      </w:r>
      <w:r>
        <w:fldChar w:fldCharType="begin"/>
      </w:r>
      <w:r>
        <w:instrText xml:space="preserve"> XE "Clients" </w:instrText>
      </w:r>
      <w:r>
        <w:fldChar w:fldCharType="end"/>
      </w:r>
      <w:r w:rsidR="00D94F99">
        <w:t>clients</w:t>
      </w:r>
      <w:r w:rsidR="00C4377B">
        <w:fldChar w:fldCharType="begin"/>
      </w:r>
      <w:r w:rsidR="00C4377B">
        <w:instrText xml:space="preserve"> XE "</w:instrText>
      </w:r>
      <w:r w:rsidRPr="00BB076D" w:rsidR="00C4377B">
        <w:instrText>Clients</w:instrText>
      </w:r>
      <w:r w:rsidR="00C4377B">
        <w:instrText xml:space="preserve">" </w:instrText>
      </w:r>
      <w:r w:rsidR="00C4377B">
        <w:fldChar w:fldCharType="end"/>
      </w:r>
      <w:r w:rsidR="00864AF1">
        <w:t xml:space="preserve"> will be able to access their account </w:t>
      </w:r>
      <w:r w:rsidR="00C35472">
        <w:t xml:space="preserve">and request </w:t>
      </w:r>
      <w:r w:rsidR="002216E1">
        <w:t xml:space="preserve">services from </w:t>
      </w:r>
      <w:r w:rsidR="005E4E18">
        <w:t>Infinite Pets</w:t>
      </w:r>
      <w:r w:rsidR="00DA1F51">
        <w:fldChar w:fldCharType="begin"/>
      </w:r>
      <w:r w:rsidR="00DA1F51">
        <w:instrText xml:space="preserve"> XE "</w:instrText>
      </w:r>
      <w:r w:rsidRPr="00BB076D" w:rsidR="00DA1F51">
        <w:instrText>Infinite Pets</w:instrText>
      </w:r>
      <w:r w:rsidR="00DA1F51">
        <w:instrText xml:space="preserve">" </w:instrText>
      </w:r>
      <w:r w:rsidR="00DA1F51">
        <w:fldChar w:fldCharType="end"/>
      </w:r>
      <w:r w:rsidR="005E4E18">
        <w:t xml:space="preserve">. The second environment </w:t>
      </w:r>
      <w:r w:rsidR="000850E1">
        <w:t xml:space="preserve">will be the </w:t>
      </w:r>
      <w:r w:rsidR="006402D0">
        <w:t>staff</w:t>
      </w:r>
      <w:r w:rsidR="00C4377B">
        <w:fldChar w:fldCharType="begin"/>
      </w:r>
      <w:r w:rsidR="00C4377B">
        <w:instrText xml:space="preserve"> XE "</w:instrText>
      </w:r>
      <w:r w:rsidRPr="00BB076D" w:rsidR="00C4377B">
        <w:instrText>staff</w:instrText>
      </w:r>
      <w:r w:rsidR="00C4377B">
        <w:instrText xml:space="preserve">" </w:instrText>
      </w:r>
      <w:r w:rsidR="00C4377B">
        <w:fldChar w:fldCharType="end"/>
      </w:r>
      <w:r w:rsidR="006402D0">
        <w:t xml:space="preserve">/business environment. This environment will be the </w:t>
      </w:r>
      <w:r w:rsidR="007E0FB8">
        <w:t>Infinite Pets side of the system</w:t>
      </w:r>
      <w:r w:rsidR="0087366B">
        <w:fldChar w:fldCharType="begin"/>
      </w:r>
      <w:r w:rsidR="0087366B">
        <w:instrText xml:space="preserve"> XE "</w:instrText>
      </w:r>
      <w:r w:rsidRPr="00BB076D" w:rsidR="0087366B">
        <w:instrText>system</w:instrText>
      </w:r>
      <w:r w:rsidR="0087366B">
        <w:instrText xml:space="preserve">" </w:instrText>
      </w:r>
      <w:r w:rsidR="0087366B">
        <w:fldChar w:fldCharType="end"/>
      </w:r>
      <w:r w:rsidR="007E0FB8">
        <w:t xml:space="preserve">. This is where staff can see requests made by clients. </w:t>
      </w:r>
    </w:p>
    <w:p w:rsidR="3F1B39F0" w:rsidP="3F1B39F0" w:rsidRDefault="002216E1" w14:paraId="47F4232E" w14:textId="3277189D">
      <w:r>
        <w:t xml:space="preserve"> </w:t>
      </w:r>
    </w:p>
    <w:p w:rsidR="00326315" w:rsidP="00AA1EE2" w:rsidRDefault="0651ECA3" w14:paraId="47F4232F" w14:textId="77777777">
      <w:pPr>
        <w:pStyle w:val="Heading2"/>
        <w:rPr>
          <w:b/>
          <w:bCs/>
        </w:rPr>
      </w:pPr>
      <w:bookmarkStart w:name="_Toc63015976" w:id="25"/>
      <w:r>
        <w:t>Current System</w:t>
      </w:r>
      <w:bookmarkEnd w:id="25"/>
    </w:p>
    <w:p w:rsidRPr="00D77B6D" w:rsidR="00D77B6D" w:rsidP="00D77B6D" w:rsidRDefault="00FF777D" w14:paraId="47F42331" w14:textId="5BD08E4A">
      <w:r>
        <w:t>The current system</w:t>
      </w:r>
      <w:r w:rsidR="0087366B">
        <w:fldChar w:fldCharType="begin"/>
      </w:r>
      <w:r w:rsidR="0087366B">
        <w:instrText xml:space="preserve"> XE "</w:instrText>
      </w:r>
      <w:r w:rsidRPr="00BB076D" w:rsidR="0087366B">
        <w:instrText>system</w:instrText>
      </w:r>
      <w:r w:rsidR="0087366B">
        <w:instrText xml:space="preserve">" </w:instrText>
      </w:r>
      <w:r w:rsidR="0087366B">
        <w:fldChar w:fldCharType="end"/>
      </w:r>
      <w:r>
        <w:t xml:space="preserve"> is very manual. A customer </w:t>
      </w:r>
      <w:r w:rsidR="006F12B5">
        <w:t xml:space="preserve">will </w:t>
      </w:r>
      <w:r w:rsidR="000E5175">
        <w:t xml:space="preserve">need to make a </w:t>
      </w:r>
      <w:r>
        <w:t>call to</w:t>
      </w:r>
      <w:r w:rsidR="000E5175">
        <w:t xml:space="preserve"> Infinite Pets</w:t>
      </w:r>
      <w:r w:rsidR="006F12B5">
        <w:t xml:space="preserve"> if the client want</w:t>
      </w:r>
      <w:r>
        <w:t xml:space="preserve"> to request </w:t>
      </w:r>
      <w:r w:rsidR="004C09CA">
        <w:t xml:space="preserve">a service that </w:t>
      </w:r>
      <w:r w:rsidR="007C256C">
        <w:t>Infinite Pets</w:t>
      </w:r>
      <w:r w:rsidR="00DA1F51">
        <w:fldChar w:fldCharType="begin"/>
      </w:r>
      <w:r w:rsidR="00DA1F51">
        <w:instrText xml:space="preserve"> XE "</w:instrText>
      </w:r>
      <w:r w:rsidRPr="00BB076D" w:rsidR="00DA1F51">
        <w:instrText>Infinite Pets</w:instrText>
      </w:r>
      <w:r w:rsidR="00DA1F51">
        <w:instrText xml:space="preserve">" </w:instrText>
      </w:r>
      <w:r w:rsidR="00DA1F51">
        <w:fldChar w:fldCharType="end"/>
      </w:r>
      <w:r w:rsidR="007C256C">
        <w:t xml:space="preserve"> provides. </w:t>
      </w:r>
      <w:r w:rsidR="00DA53E6">
        <w:t xml:space="preserve">Infinite </w:t>
      </w:r>
      <w:r w:rsidR="006F12B5">
        <w:t>P</w:t>
      </w:r>
      <w:r w:rsidR="00DA53E6">
        <w:t xml:space="preserve">ets must then </w:t>
      </w:r>
      <w:r w:rsidR="00506016">
        <w:t xml:space="preserve">decide who is going to handle </w:t>
      </w:r>
      <w:r w:rsidR="001941CD">
        <w:t>this service, manually check their schedule</w:t>
      </w:r>
      <w:r w:rsidR="00362C26">
        <w:t>, then book this service.</w:t>
      </w:r>
      <w:r w:rsidR="00805E10">
        <w:t xml:space="preserve"> </w:t>
      </w:r>
      <w:r w:rsidR="00CF1ECC">
        <w:t>We will be integrating our system with a pre-existing calendar.</w:t>
      </w:r>
    </w:p>
    <w:p w:rsidR="00A64940" w:rsidRDefault="00A64940" w14:paraId="3AC5D6CC" w14:textId="77777777">
      <w:pPr>
        <w:rPr>
          <w:color w:val="4BACC6" w:themeColor="accent1"/>
          <w:sz w:val="44"/>
          <w:szCs w:val="40"/>
        </w:rPr>
      </w:pPr>
      <w:r>
        <w:br w:type="page"/>
      </w:r>
    </w:p>
    <w:p w:rsidRPr="00AA1EE2" w:rsidR="6A0ECC93" w:rsidP="00AA1EE2" w:rsidRDefault="6A0ECC93" w14:paraId="47F42332" w14:textId="5C8EC612">
      <w:pPr>
        <w:pStyle w:val="Heading1"/>
      </w:pPr>
      <w:bookmarkStart w:name="_Toc63015977" w:id="26"/>
      <w:r w:rsidRPr="00AA1EE2">
        <w:lastRenderedPageBreak/>
        <w:t>System Requirements</w:t>
      </w:r>
      <w:bookmarkEnd w:id="26"/>
      <w:r w:rsidR="00C4377B">
        <w:fldChar w:fldCharType="begin"/>
      </w:r>
      <w:r w:rsidR="00C4377B">
        <w:instrText xml:space="preserve"> XE "</w:instrText>
      </w:r>
      <w:r w:rsidRPr="00BB076D" w:rsidR="00C4377B">
        <w:instrText>Requirements</w:instrText>
      </w:r>
      <w:r w:rsidR="00C4377B">
        <w:instrText xml:space="preserve">" </w:instrText>
      </w:r>
      <w:r w:rsidR="00C4377B">
        <w:fldChar w:fldCharType="end"/>
      </w:r>
    </w:p>
    <w:p w:rsidRPr="00B414BC" w:rsidR="00B414BC" w:rsidP="00B414BC" w:rsidRDefault="00260882" w14:paraId="582EB2E1" w14:textId="63AB8E23">
      <w:pPr>
        <w:pStyle w:val="Heading2"/>
      </w:pPr>
      <w:bookmarkStart w:name="_Toc63015978" w:id="27"/>
      <w:commentRangeStart w:id="28"/>
      <w:commentRangeStart w:id="29"/>
      <w:commentRangeStart w:id="30"/>
      <w:commentRangeStart w:id="31"/>
      <w:commentRangeEnd w:id="28"/>
      <w:r>
        <w:rPr>
          <w:rStyle w:val="CommentReference"/>
        </w:rPr>
        <w:commentReference w:id="28"/>
      </w:r>
      <w:commentRangeEnd w:id="29"/>
      <w:r>
        <w:rPr>
          <w:rStyle w:val="CommentReference"/>
        </w:rPr>
        <w:commentReference w:id="29"/>
      </w:r>
      <w:commentRangeEnd w:id="30"/>
      <w:r>
        <w:rPr>
          <w:rStyle w:val="CommentReference"/>
        </w:rPr>
        <w:commentReference w:id="30"/>
      </w:r>
      <w:commentRangeEnd w:id="31"/>
      <w:r>
        <w:rPr>
          <w:rStyle w:val="CommentReference"/>
        </w:rPr>
        <w:commentReference w:id="31"/>
      </w:r>
      <w:commentRangeStart w:id="32"/>
      <w:commentRangeEnd w:id="32"/>
      <w:r>
        <w:rPr>
          <w:rStyle w:val="CommentReference"/>
        </w:rPr>
        <w:commentReference w:id="32"/>
      </w:r>
      <w:commentRangeStart w:id="33"/>
      <w:commentRangeEnd w:id="33"/>
      <w:r>
        <w:rPr>
          <w:rStyle w:val="CommentReference"/>
        </w:rPr>
        <w:commentReference w:id="33"/>
      </w:r>
      <w:r w:rsidR="001F1081">
        <w:t>Use Case</w:t>
      </w:r>
      <w:r>
        <w:fldChar w:fldCharType="begin"/>
      </w:r>
      <w:r>
        <w:instrText xml:space="preserve"> XE "Use Case" </w:instrText>
      </w:r>
      <w:r>
        <w:fldChar w:fldCharType="end"/>
      </w:r>
      <w:r w:rsidR="001F1081">
        <w:t xml:space="preserve"> Diagram</w:t>
      </w:r>
      <w:r w:rsidR="11085942">
        <w:t>s</w:t>
      </w:r>
      <w:bookmarkEnd w:id="27"/>
    </w:p>
    <w:p w:rsidR="19F9D49A" w:rsidP="671DC62F" w:rsidRDefault="00912E50" w14:paraId="1260849F" w14:textId="56583204">
      <w:r w:rsidR="00912E50">
        <w:drawing>
          <wp:inline wp14:editId="44A966F8" wp14:anchorId="613FE20E">
            <wp:extent cx="5943600" cy="5913754"/>
            <wp:effectExtent l="0" t="0" r="0" b="0"/>
            <wp:docPr id="15" name="Picture 15" title=""/>
            <wp:cNvGraphicFramePr>
              <a:graphicFrameLocks noChangeAspect="1"/>
            </wp:cNvGraphicFramePr>
            <a:graphic>
              <a:graphicData uri="http://schemas.openxmlformats.org/drawingml/2006/picture">
                <pic:pic>
                  <pic:nvPicPr>
                    <pic:cNvPr id="0" name="Picture 15"/>
                    <pic:cNvPicPr/>
                  </pic:nvPicPr>
                  <pic:blipFill>
                    <a:blip r:embed="R586eb24bc1df4f8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913754"/>
                    </a:xfrm>
                    <a:prstGeom prst="rect">
                      <a:avLst/>
                    </a:prstGeom>
                  </pic:spPr>
                </pic:pic>
              </a:graphicData>
            </a:graphic>
          </wp:inline>
        </w:drawing>
      </w:r>
    </w:p>
    <w:p w:rsidR="16A13682" w:rsidP="16A13682" w:rsidRDefault="4E9330B2" w14:paraId="11C50134" w14:textId="03AB1056">
      <w:r w:rsidR="4E9330B2">
        <w:drawing>
          <wp:inline wp14:editId="2003B679" wp14:anchorId="5D51B98B">
            <wp:extent cx="6492030" cy="5829300"/>
            <wp:effectExtent l="0" t="0" r="0" b="0"/>
            <wp:docPr id="1980614643" name="Picture 1980614643" title=""/>
            <wp:cNvGraphicFramePr>
              <a:graphicFrameLocks noChangeAspect="1"/>
            </wp:cNvGraphicFramePr>
            <a:graphic>
              <a:graphicData uri="http://schemas.openxmlformats.org/drawingml/2006/picture">
                <pic:pic>
                  <pic:nvPicPr>
                    <pic:cNvPr id="0" name="Picture 1980614643"/>
                    <pic:cNvPicPr/>
                  </pic:nvPicPr>
                  <pic:blipFill>
                    <a:blip r:embed="R038d3fcc5f08411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92030" cy="5829300"/>
                    </a:xfrm>
                    <a:prstGeom prst="rect">
                      <a:avLst/>
                    </a:prstGeom>
                  </pic:spPr>
                </pic:pic>
              </a:graphicData>
            </a:graphic>
          </wp:inline>
        </w:drawing>
      </w:r>
    </w:p>
    <w:p w:rsidR="00A64940" w:rsidRDefault="00A64940" w14:paraId="6D96645D" w14:textId="710DDE00">
      <w:r>
        <w:br w:type="page"/>
      </w:r>
    </w:p>
    <w:p w:rsidRPr="00AA1EE2" w:rsidR="6A0ECC93" w:rsidP="671DC62F" w:rsidRDefault="001F1081" w14:paraId="47F42337" w14:textId="6C15E4C3">
      <w:pPr>
        <w:pStyle w:val="Heading1"/>
      </w:pPr>
      <w:bookmarkStart w:name="_Toc63015979" w:id="34"/>
      <w:commentRangeStart w:id="35"/>
      <w:r>
        <w:lastRenderedPageBreak/>
        <w:t>Use Case</w:t>
      </w:r>
      <w:r w:rsidR="6A0ECC93">
        <w:fldChar w:fldCharType="begin"/>
      </w:r>
      <w:r w:rsidR="6A0ECC93">
        <w:instrText xml:space="preserve"> XE "Use Case" </w:instrText>
      </w:r>
      <w:r w:rsidR="6A0ECC93">
        <w:fldChar w:fldCharType="end"/>
      </w:r>
      <w:r>
        <w:t xml:space="preserve"> Descriptions and Scenarios</w:t>
      </w:r>
      <w:commentRangeEnd w:id="35"/>
      <w:r w:rsidR="6A0ECC93">
        <w:rPr>
          <w:rStyle w:val="CommentReference"/>
        </w:rPr>
        <w:commentReference w:id="35"/>
      </w:r>
      <w:bookmarkEnd w:id="34"/>
    </w:p>
    <w:p w:rsidR="6B745530" w:rsidP="5B62E6E6" w:rsidRDefault="6B745530" w14:paraId="6EE7F368" w14:textId="053CE634">
      <w:pPr>
        <w:pStyle w:val="Heading2"/>
        <w:rPr>
          <w:rFonts w:ascii="Calibri Light" w:hAnsi="Calibri Light" w:eastAsia="Calibri Light" w:cs="Calibri Light"/>
          <w:color w:val="2F5496"/>
        </w:rPr>
      </w:pPr>
      <w:bookmarkStart w:name="_Toc63015980" w:id="36"/>
      <w:r w:rsidRPr="5B62E6E6">
        <w:rPr>
          <w:lang w:val="en-CA"/>
        </w:rPr>
        <w:t>Use Case 1: Login</w:t>
      </w:r>
      <w:bookmarkEnd w:id="36"/>
      <w:r w:rsidRPr="5B62E6E6">
        <w:rPr>
          <w:lang w:val="en-CA"/>
        </w:rPr>
        <w:t xml:space="preserve"> </w:t>
      </w:r>
    </w:p>
    <w:p w:rsidR="6B745530" w:rsidP="5B62E6E6" w:rsidRDefault="6B745530" w14:paraId="65086AF6" w14:textId="7E1F9972">
      <w:pPr>
        <w:rPr>
          <w:rFonts w:ascii="Calibri" w:hAnsi="Calibri" w:eastAsia="Calibri" w:cs="Calibri"/>
          <w:sz w:val="24"/>
          <w:szCs w:val="24"/>
        </w:rPr>
      </w:pPr>
      <w:r w:rsidRPr="5B62E6E6">
        <w:rPr>
          <w:rFonts w:ascii="Calibri" w:hAnsi="Calibri" w:eastAsia="Calibri" w:cs="Calibri"/>
          <w:b/>
          <w:bCs/>
          <w:sz w:val="24"/>
          <w:szCs w:val="24"/>
          <w:lang w:val="en-CA"/>
        </w:rPr>
        <w:t>Pre-condition:</w:t>
      </w:r>
      <w:r w:rsidRPr="5B62E6E6">
        <w:rPr>
          <w:rFonts w:ascii="Calibri" w:hAnsi="Calibri" w:eastAsia="Calibri" w:cs="Calibri"/>
          <w:sz w:val="24"/>
          <w:szCs w:val="24"/>
          <w:lang w:val="en-CA"/>
        </w:rPr>
        <w:t xml:space="preserve"> The user must already have the account in the database</w:t>
      </w:r>
    </w:p>
    <w:p w:rsidR="6B745530" w:rsidP="5B62E6E6" w:rsidRDefault="6B745530" w14:paraId="005C7241" w14:textId="7AA42E4E">
      <w:pPr>
        <w:rPr>
          <w:rFonts w:ascii="Calibri" w:hAnsi="Calibri" w:eastAsia="Calibri" w:cs="Calibri"/>
          <w:sz w:val="24"/>
          <w:szCs w:val="24"/>
        </w:rPr>
      </w:pPr>
      <w:r w:rsidRPr="5B62E6E6">
        <w:rPr>
          <w:rFonts w:ascii="Calibri" w:hAnsi="Calibri" w:eastAsia="Calibri" w:cs="Calibri"/>
          <w:b/>
          <w:bCs/>
          <w:sz w:val="24"/>
          <w:szCs w:val="24"/>
          <w:lang w:val="en-CA"/>
        </w:rPr>
        <w:t>Post-condition</w:t>
      </w:r>
      <w:r w:rsidRPr="5B62E6E6">
        <w:rPr>
          <w:rFonts w:ascii="Calibri" w:hAnsi="Calibri" w:eastAsia="Calibri" w:cs="Calibri"/>
          <w:sz w:val="24"/>
          <w:szCs w:val="24"/>
          <w:lang w:val="en-CA"/>
        </w:rPr>
        <w:t>: The user now is logged in. Will be allowed to have access to functionality relevant to the actor (ie. Customer, staff).</w:t>
      </w:r>
    </w:p>
    <w:p w:rsidR="6B745530" w:rsidP="5B62E6E6" w:rsidRDefault="6B745530" w14:paraId="24DA30AC" w14:textId="649172C3">
      <w:pPr>
        <w:rPr>
          <w:rFonts w:ascii="Calibri" w:hAnsi="Calibri" w:eastAsia="Calibri" w:cs="Calibri"/>
          <w:sz w:val="24"/>
          <w:szCs w:val="24"/>
        </w:rPr>
      </w:pPr>
      <w:r w:rsidRPr="5B62E6E6">
        <w:rPr>
          <w:rFonts w:ascii="Calibri" w:hAnsi="Calibri" w:eastAsia="Calibri" w:cs="Calibri"/>
          <w:b/>
          <w:bCs/>
          <w:sz w:val="24"/>
          <w:szCs w:val="24"/>
          <w:lang w:val="en-CA"/>
        </w:rPr>
        <w:t>Limitation(s)</w:t>
      </w:r>
      <w:r w:rsidRPr="5B62E6E6">
        <w:rPr>
          <w:rFonts w:ascii="Calibri" w:hAnsi="Calibri" w:eastAsia="Calibri" w:cs="Calibri"/>
          <w:sz w:val="24"/>
          <w:szCs w:val="24"/>
          <w:lang w:val="en-CA"/>
        </w:rPr>
        <w:t xml:space="preserve">: The user will be denied access for 24 hours if the actor entered the wrong credentials 5 times within 10 minutes. </w:t>
      </w:r>
    </w:p>
    <w:p w:rsidR="5B62E6E6" w:rsidP="5B62E6E6" w:rsidRDefault="5B62E6E6" w14:paraId="5DE7F4D3" w14:textId="610BBE92">
      <w:pPr>
        <w:rPr>
          <w:rFonts w:ascii="Calibri" w:hAnsi="Calibri" w:eastAsia="Calibri" w:cs="Calibri"/>
          <w:sz w:val="24"/>
          <w:szCs w:val="24"/>
        </w:rPr>
      </w:pPr>
    </w:p>
    <w:tbl>
      <w:tblPr>
        <w:tblW w:w="0" w:type="auto"/>
        <w:tblLayout w:type="fixed"/>
        <w:tblLook w:val="04A0" w:firstRow="1" w:lastRow="0" w:firstColumn="1" w:lastColumn="0" w:noHBand="0" w:noVBand="1"/>
      </w:tblPr>
      <w:tblGrid>
        <w:gridCol w:w="4680"/>
        <w:gridCol w:w="4680"/>
      </w:tblGrid>
      <w:tr w:rsidR="5B62E6E6" w:rsidTr="5B62E6E6" w14:paraId="58CBCC55" w14:textId="77777777">
        <w:tc>
          <w:tcPr>
            <w:tcW w:w="4680" w:type="dxa"/>
          </w:tcPr>
          <w:p w:rsidR="5B62E6E6" w:rsidP="5B62E6E6" w:rsidRDefault="5B62E6E6" w14:paraId="0B095DCC" w14:textId="43379EAC">
            <w:pPr>
              <w:rPr>
                <w:rFonts w:ascii="Calibri" w:hAnsi="Calibri" w:eastAsia="Calibri" w:cs="Calibri"/>
                <w:sz w:val="24"/>
                <w:szCs w:val="24"/>
              </w:rPr>
            </w:pPr>
            <w:r w:rsidRPr="5B62E6E6">
              <w:rPr>
                <w:rFonts w:ascii="Calibri" w:hAnsi="Calibri" w:eastAsia="Calibri" w:cs="Calibri"/>
                <w:b/>
                <w:bCs/>
                <w:sz w:val="24"/>
                <w:szCs w:val="24"/>
                <w:lang w:val="en-CA"/>
              </w:rPr>
              <w:t>Actor Action</w:t>
            </w:r>
          </w:p>
        </w:tc>
        <w:tc>
          <w:tcPr>
            <w:tcW w:w="4680" w:type="dxa"/>
          </w:tcPr>
          <w:p w:rsidR="5B62E6E6" w:rsidP="5B62E6E6" w:rsidRDefault="5B62E6E6" w14:paraId="6D46A646" w14:textId="40DA5EA2">
            <w:pPr>
              <w:rPr>
                <w:rFonts w:ascii="Calibri" w:hAnsi="Calibri" w:eastAsia="Calibri" w:cs="Calibri"/>
                <w:sz w:val="24"/>
                <w:szCs w:val="24"/>
              </w:rPr>
            </w:pPr>
            <w:r w:rsidRPr="5B62E6E6">
              <w:rPr>
                <w:rFonts w:ascii="Calibri" w:hAnsi="Calibri" w:eastAsia="Calibri" w:cs="Calibri"/>
                <w:b/>
                <w:bCs/>
                <w:sz w:val="24"/>
                <w:szCs w:val="24"/>
                <w:lang w:val="en-CA"/>
              </w:rPr>
              <w:t>System Response</w:t>
            </w:r>
          </w:p>
        </w:tc>
      </w:tr>
      <w:tr w:rsidR="5B62E6E6" w:rsidTr="5B62E6E6" w14:paraId="3BE50E5A" w14:textId="77777777">
        <w:tc>
          <w:tcPr>
            <w:tcW w:w="4680" w:type="dxa"/>
          </w:tcPr>
          <w:p w:rsidR="5B62E6E6" w:rsidP="002F4E73" w:rsidRDefault="5B62E6E6" w14:paraId="7B6245DF" w14:textId="560EEBF7">
            <w:pPr>
              <w:pStyle w:val="ListParagraph"/>
              <w:numPr>
                <w:ilvl w:val="0"/>
                <w:numId w:val="45"/>
              </w:numPr>
              <w:rPr>
                <w:rFonts w:eastAsiaTheme="majorEastAsia" w:cstheme="majorBidi"/>
                <w:sz w:val="24"/>
                <w:szCs w:val="24"/>
              </w:rPr>
            </w:pPr>
            <w:r w:rsidRPr="5B62E6E6">
              <w:rPr>
                <w:rFonts w:ascii="Calibri" w:hAnsi="Calibri" w:eastAsia="Calibri" w:cs="Calibri"/>
                <w:sz w:val="24"/>
                <w:szCs w:val="24"/>
                <w:lang w:val="en-CA"/>
              </w:rPr>
              <w:t>The user clicks “login” link anywhere on the website</w:t>
            </w:r>
          </w:p>
        </w:tc>
        <w:tc>
          <w:tcPr>
            <w:tcW w:w="4680" w:type="dxa"/>
          </w:tcPr>
          <w:p w:rsidR="5B62E6E6" w:rsidP="002F4E73" w:rsidRDefault="5B62E6E6" w14:paraId="16086C89" w14:textId="5669DF70">
            <w:pPr>
              <w:pStyle w:val="ListParagraph"/>
              <w:numPr>
                <w:ilvl w:val="0"/>
                <w:numId w:val="45"/>
              </w:numPr>
              <w:rPr>
                <w:rFonts w:eastAsiaTheme="majorEastAsia" w:cstheme="majorBidi"/>
                <w:sz w:val="24"/>
                <w:szCs w:val="24"/>
              </w:rPr>
            </w:pPr>
            <w:r w:rsidRPr="5B62E6E6">
              <w:rPr>
                <w:rFonts w:ascii="Calibri" w:hAnsi="Calibri" w:eastAsia="Calibri" w:cs="Calibri"/>
                <w:sz w:val="24"/>
                <w:szCs w:val="24"/>
                <w:lang w:val="en-CA"/>
              </w:rPr>
              <w:t>Displays the Login UI for the actor</w:t>
            </w:r>
          </w:p>
        </w:tc>
      </w:tr>
      <w:tr w:rsidR="5B62E6E6" w:rsidTr="5B62E6E6" w14:paraId="4A13BF58" w14:textId="77777777">
        <w:tc>
          <w:tcPr>
            <w:tcW w:w="4680" w:type="dxa"/>
          </w:tcPr>
          <w:p w:rsidR="5B62E6E6" w:rsidP="002F4E73" w:rsidRDefault="5B62E6E6" w14:paraId="3F190785" w14:textId="44F93016">
            <w:pPr>
              <w:pStyle w:val="ListParagraph"/>
              <w:numPr>
                <w:ilvl w:val="0"/>
                <w:numId w:val="45"/>
              </w:numPr>
              <w:rPr>
                <w:rFonts w:eastAsiaTheme="majorEastAsia" w:cstheme="majorBidi"/>
                <w:sz w:val="24"/>
                <w:szCs w:val="24"/>
              </w:rPr>
            </w:pPr>
            <w:r w:rsidRPr="5B62E6E6">
              <w:rPr>
                <w:rFonts w:ascii="Calibri" w:hAnsi="Calibri" w:eastAsia="Calibri" w:cs="Calibri"/>
                <w:sz w:val="24"/>
                <w:szCs w:val="24"/>
                <w:lang w:val="en-CA"/>
              </w:rPr>
              <w:t>The actor clicks “login” button after entering the email and password credentials</w:t>
            </w:r>
          </w:p>
        </w:tc>
        <w:tc>
          <w:tcPr>
            <w:tcW w:w="4680" w:type="dxa"/>
          </w:tcPr>
          <w:p w:rsidR="5B62E6E6" w:rsidP="002F4E73" w:rsidRDefault="5B62E6E6" w14:paraId="08162FA3" w14:textId="4150B74C">
            <w:pPr>
              <w:pStyle w:val="ListParagraph"/>
              <w:numPr>
                <w:ilvl w:val="0"/>
                <w:numId w:val="45"/>
              </w:numPr>
              <w:rPr>
                <w:rFonts w:eastAsiaTheme="majorEastAsia" w:cstheme="majorBidi"/>
                <w:sz w:val="24"/>
                <w:szCs w:val="24"/>
              </w:rPr>
            </w:pPr>
            <w:r w:rsidRPr="5B62E6E6">
              <w:rPr>
                <w:rFonts w:ascii="Calibri" w:hAnsi="Calibri" w:eastAsia="Calibri" w:cs="Calibri"/>
                <w:sz w:val="24"/>
                <w:szCs w:val="24"/>
                <w:lang w:val="en-CA"/>
              </w:rPr>
              <w:t xml:space="preserve">If the email and password matches </w:t>
            </w:r>
            <w:r w:rsidRPr="6E5BB377" w:rsidR="6BF4B83F">
              <w:rPr>
                <w:rFonts w:ascii="Calibri" w:hAnsi="Calibri" w:eastAsia="Calibri" w:cs="Calibri"/>
                <w:sz w:val="24"/>
                <w:szCs w:val="24"/>
                <w:lang w:val="en-CA"/>
              </w:rPr>
              <w:t xml:space="preserve">what is </w:t>
            </w:r>
            <w:r w:rsidRPr="5B62E6E6">
              <w:rPr>
                <w:rFonts w:ascii="Calibri" w:hAnsi="Calibri" w:eastAsia="Calibri" w:cs="Calibri"/>
                <w:sz w:val="24"/>
                <w:szCs w:val="24"/>
                <w:lang w:val="en-CA"/>
              </w:rPr>
              <w:t xml:space="preserve">in the database, </w:t>
            </w:r>
            <w:r w:rsidRPr="6E5BB377" w:rsidR="0D48E824">
              <w:rPr>
                <w:rFonts w:ascii="Calibri" w:hAnsi="Calibri" w:eastAsia="Calibri" w:cs="Calibri"/>
                <w:sz w:val="24"/>
                <w:szCs w:val="24"/>
                <w:lang w:val="en-CA"/>
              </w:rPr>
              <w:t>the user is redirected</w:t>
            </w:r>
            <w:r w:rsidRPr="5B62E6E6">
              <w:rPr>
                <w:rFonts w:ascii="Calibri" w:hAnsi="Calibri" w:eastAsia="Calibri" w:cs="Calibri"/>
                <w:sz w:val="24"/>
                <w:szCs w:val="24"/>
                <w:lang w:val="en-CA"/>
              </w:rPr>
              <w:t xml:space="preserve"> to the dashboard UI.</w:t>
            </w:r>
          </w:p>
          <w:p w:rsidR="5B62E6E6" w:rsidP="5B62E6E6" w:rsidRDefault="5B62E6E6" w14:paraId="7AF75A16" w14:textId="78B59F2F">
            <w:pPr>
              <w:ind w:left="360"/>
              <w:rPr>
                <w:rFonts w:ascii="Calibri" w:hAnsi="Calibri" w:eastAsia="Calibri" w:cs="Calibri"/>
                <w:sz w:val="24"/>
                <w:szCs w:val="24"/>
              </w:rPr>
            </w:pPr>
            <w:r w:rsidRPr="5B62E6E6">
              <w:rPr>
                <w:rFonts w:ascii="Calibri" w:hAnsi="Calibri" w:eastAsia="Calibri" w:cs="Calibri"/>
                <w:sz w:val="24"/>
                <w:szCs w:val="24"/>
                <w:lang w:val="en-CA"/>
              </w:rPr>
              <w:t>-or-</w:t>
            </w:r>
          </w:p>
          <w:p w:rsidR="5B62E6E6" w:rsidP="5B62E6E6" w:rsidRDefault="5B62E6E6" w14:paraId="67D75BBE" w14:textId="6DC543D4">
            <w:pPr>
              <w:ind w:left="360"/>
              <w:rPr>
                <w:rFonts w:ascii="Calibri" w:hAnsi="Calibri" w:eastAsia="Calibri" w:cs="Calibri"/>
                <w:sz w:val="24"/>
                <w:szCs w:val="24"/>
              </w:rPr>
            </w:pPr>
            <w:r w:rsidRPr="5B62E6E6">
              <w:rPr>
                <w:rFonts w:ascii="Calibri" w:hAnsi="Calibri" w:eastAsia="Calibri" w:cs="Calibri"/>
                <w:sz w:val="24"/>
                <w:szCs w:val="24"/>
                <w:lang w:val="en-CA"/>
              </w:rPr>
              <w:t>If the credentials are not valid (alternative Flow 4.1)</w:t>
            </w:r>
          </w:p>
        </w:tc>
      </w:tr>
    </w:tbl>
    <w:p w:rsidR="5B62E6E6" w:rsidP="5B62E6E6" w:rsidRDefault="5B62E6E6" w14:paraId="0DC5B272" w14:textId="5FDF8B2F">
      <w:pPr>
        <w:rPr>
          <w:rFonts w:ascii="Calibri" w:hAnsi="Calibri" w:eastAsia="Calibri" w:cs="Calibri"/>
          <w:sz w:val="24"/>
          <w:szCs w:val="24"/>
        </w:rPr>
      </w:pPr>
    </w:p>
    <w:tbl>
      <w:tblPr>
        <w:tblW w:w="0" w:type="auto"/>
        <w:tblLayout w:type="fixed"/>
        <w:tblLook w:val="04A0" w:firstRow="1" w:lastRow="0" w:firstColumn="1" w:lastColumn="0" w:noHBand="0" w:noVBand="1"/>
      </w:tblPr>
      <w:tblGrid>
        <w:gridCol w:w="4680"/>
        <w:gridCol w:w="4680"/>
      </w:tblGrid>
      <w:tr w:rsidR="5B62E6E6" w:rsidTr="5B62E6E6" w14:paraId="18BA557B" w14:textId="77777777">
        <w:tc>
          <w:tcPr>
            <w:tcW w:w="4680" w:type="dxa"/>
          </w:tcPr>
          <w:p w:rsidR="5B62E6E6" w:rsidP="5B62E6E6" w:rsidRDefault="5B62E6E6" w14:paraId="4D8825E4" w14:textId="19CCE5DE">
            <w:pPr>
              <w:rPr>
                <w:rFonts w:ascii="Calibri" w:hAnsi="Calibri" w:eastAsia="Calibri" w:cs="Calibri"/>
                <w:sz w:val="24"/>
                <w:szCs w:val="24"/>
              </w:rPr>
            </w:pPr>
            <w:r w:rsidRPr="5B62E6E6">
              <w:rPr>
                <w:rFonts w:ascii="Calibri" w:hAnsi="Calibri" w:eastAsia="Calibri" w:cs="Calibri"/>
                <w:b/>
                <w:bCs/>
                <w:sz w:val="24"/>
                <w:szCs w:val="24"/>
                <w:lang w:val="en-CA"/>
              </w:rPr>
              <w:t>Actor Action (Alternative Flow 4.1)</w:t>
            </w:r>
          </w:p>
        </w:tc>
        <w:tc>
          <w:tcPr>
            <w:tcW w:w="4680" w:type="dxa"/>
          </w:tcPr>
          <w:p w:rsidR="5B62E6E6" w:rsidP="5B62E6E6" w:rsidRDefault="5B62E6E6" w14:paraId="4157229A" w14:textId="220F200C">
            <w:pPr>
              <w:rPr>
                <w:rFonts w:ascii="Calibri" w:hAnsi="Calibri" w:eastAsia="Calibri" w:cs="Calibri"/>
                <w:sz w:val="24"/>
                <w:szCs w:val="24"/>
              </w:rPr>
            </w:pPr>
            <w:r w:rsidRPr="5B62E6E6">
              <w:rPr>
                <w:rFonts w:ascii="Calibri" w:hAnsi="Calibri" w:eastAsia="Calibri" w:cs="Calibri"/>
                <w:b/>
                <w:bCs/>
                <w:sz w:val="24"/>
                <w:szCs w:val="24"/>
                <w:lang w:val="en-CA"/>
              </w:rPr>
              <w:t>System Response</w:t>
            </w:r>
          </w:p>
        </w:tc>
      </w:tr>
      <w:tr w:rsidR="5B62E6E6" w:rsidTr="5B62E6E6" w14:paraId="0E3C0268" w14:textId="77777777">
        <w:tc>
          <w:tcPr>
            <w:tcW w:w="4680" w:type="dxa"/>
          </w:tcPr>
          <w:p w:rsidR="5B62E6E6" w:rsidP="5B62E6E6" w:rsidRDefault="5B62E6E6" w14:paraId="33CBE668" w14:textId="5610D6E2">
            <w:pPr>
              <w:rPr>
                <w:rFonts w:ascii="Calibri" w:hAnsi="Calibri" w:eastAsia="Calibri" w:cs="Calibri"/>
                <w:sz w:val="24"/>
                <w:szCs w:val="24"/>
              </w:rPr>
            </w:pPr>
          </w:p>
        </w:tc>
        <w:tc>
          <w:tcPr>
            <w:tcW w:w="4680" w:type="dxa"/>
          </w:tcPr>
          <w:p w:rsidR="5B62E6E6" w:rsidP="5B62E6E6" w:rsidRDefault="5B62E6E6" w14:paraId="638CA21B" w14:textId="5992CC9F">
            <w:pPr>
              <w:rPr>
                <w:rFonts w:ascii="Calibri" w:hAnsi="Calibri" w:eastAsia="Calibri" w:cs="Calibri"/>
                <w:sz w:val="24"/>
                <w:szCs w:val="24"/>
              </w:rPr>
            </w:pPr>
            <w:r w:rsidRPr="5B62E6E6">
              <w:rPr>
                <w:rFonts w:ascii="Calibri" w:hAnsi="Calibri" w:eastAsia="Calibri" w:cs="Calibri"/>
                <w:sz w:val="24"/>
                <w:szCs w:val="24"/>
                <w:lang w:val="en-CA"/>
              </w:rPr>
              <w:t>4.1.1 Display an error message, refreshing the page and retain the user’s email but don’t retain password field.</w:t>
            </w:r>
          </w:p>
        </w:tc>
      </w:tr>
    </w:tbl>
    <w:p w:rsidR="671DC62F" w:rsidRDefault="671DC62F" w14:paraId="21F850CA" w14:textId="37B83DB9">
      <w:r>
        <w:br w:type="page"/>
      </w:r>
    </w:p>
    <w:p w:rsidR="6B745530" w:rsidP="5B62E6E6" w:rsidRDefault="6B745530" w14:paraId="1EE5E2CC" w14:textId="62B1FA90">
      <w:pPr>
        <w:pStyle w:val="Heading2"/>
        <w:rPr>
          <w:rFonts w:ascii="Calibri Light" w:hAnsi="Calibri Light" w:eastAsia="Calibri Light" w:cs="Calibri Light"/>
          <w:color w:val="2F5496"/>
        </w:rPr>
      </w:pPr>
      <w:bookmarkStart w:name="_Toc63015981" w:id="37"/>
      <w:r w:rsidRPr="5B62E6E6">
        <w:rPr>
          <w:lang w:val="en-CA"/>
        </w:rPr>
        <w:lastRenderedPageBreak/>
        <w:t>Use Case 2: Create an Account</w:t>
      </w:r>
      <w:bookmarkEnd w:id="37"/>
      <w:r w:rsidRPr="5B62E6E6">
        <w:rPr>
          <w:lang w:val="en-CA"/>
        </w:rPr>
        <w:t xml:space="preserve"> </w:t>
      </w:r>
    </w:p>
    <w:p w:rsidR="6B745530" w:rsidP="5B62E6E6" w:rsidRDefault="6B745530" w14:paraId="5B4E2277" w14:textId="44E7F9A7">
      <w:pPr>
        <w:rPr>
          <w:rFonts w:ascii="Calibri" w:hAnsi="Calibri" w:eastAsia="Calibri" w:cs="Calibri"/>
          <w:sz w:val="24"/>
          <w:szCs w:val="24"/>
        </w:rPr>
      </w:pPr>
      <w:r w:rsidRPr="5B62E6E6">
        <w:rPr>
          <w:rFonts w:ascii="Calibri" w:hAnsi="Calibri" w:eastAsia="Calibri" w:cs="Calibri"/>
          <w:b/>
          <w:bCs/>
          <w:sz w:val="24"/>
          <w:szCs w:val="24"/>
          <w:lang w:val="en-CA"/>
        </w:rPr>
        <w:t>Pre-condition:</w:t>
      </w:r>
      <w:r w:rsidRPr="5B62E6E6">
        <w:rPr>
          <w:rFonts w:ascii="Calibri" w:hAnsi="Calibri" w:eastAsia="Calibri" w:cs="Calibri"/>
          <w:sz w:val="24"/>
          <w:szCs w:val="24"/>
          <w:lang w:val="en-CA"/>
        </w:rPr>
        <w:t xml:space="preserve"> The actor must not have already created an account in the system</w:t>
      </w:r>
    </w:p>
    <w:p w:rsidR="6B745530" w:rsidP="5B62E6E6" w:rsidRDefault="6B745530" w14:paraId="6BE1FB38" w14:textId="4AC3B37E">
      <w:pPr>
        <w:rPr>
          <w:rFonts w:ascii="Calibri" w:hAnsi="Calibri" w:eastAsia="Calibri" w:cs="Calibri"/>
          <w:sz w:val="24"/>
          <w:szCs w:val="24"/>
        </w:rPr>
      </w:pPr>
      <w:r w:rsidRPr="5B62E6E6">
        <w:rPr>
          <w:rFonts w:ascii="Calibri" w:hAnsi="Calibri" w:eastAsia="Calibri" w:cs="Calibri"/>
          <w:b/>
          <w:bCs/>
          <w:sz w:val="24"/>
          <w:szCs w:val="24"/>
          <w:lang w:val="en-CA"/>
        </w:rPr>
        <w:t>Post-condition</w:t>
      </w:r>
      <w:r w:rsidRPr="5B62E6E6">
        <w:rPr>
          <w:rFonts w:ascii="Calibri" w:hAnsi="Calibri" w:eastAsia="Calibri" w:cs="Calibri"/>
          <w:sz w:val="24"/>
          <w:szCs w:val="24"/>
          <w:lang w:val="en-CA"/>
        </w:rPr>
        <w:t>:  The actor now have access to its account.</w:t>
      </w:r>
    </w:p>
    <w:p w:rsidR="6B745530" w:rsidP="5B62E6E6" w:rsidRDefault="6B745530" w14:paraId="0CE88F41" w14:textId="351E7635">
      <w:pPr>
        <w:rPr>
          <w:rFonts w:ascii="Calibri" w:hAnsi="Calibri" w:eastAsia="Calibri" w:cs="Calibri"/>
          <w:sz w:val="24"/>
          <w:szCs w:val="24"/>
        </w:rPr>
      </w:pPr>
      <w:r w:rsidRPr="5B62E6E6">
        <w:rPr>
          <w:rFonts w:ascii="Calibri" w:hAnsi="Calibri" w:eastAsia="Calibri" w:cs="Calibri"/>
          <w:b/>
          <w:bCs/>
          <w:sz w:val="24"/>
          <w:szCs w:val="24"/>
          <w:lang w:val="en-CA"/>
        </w:rPr>
        <w:t>Limitation(s)</w:t>
      </w:r>
      <w:r w:rsidRPr="5B62E6E6">
        <w:rPr>
          <w:rFonts w:ascii="Calibri" w:hAnsi="Calibri" w:eastAsia="Calibri" w:cs="Calibri"/>
          <w:sz w:val="24"/>
          <w:szCs w:val="24"/>
          <w:lang w:val="en-CA"/>
        </w:rPr>
        <w:t>: The email must not be already in the database.</w:t>
      </w:r>
    </w:p>
    <w:p w:rsidR="5B62E6E6" w:rsidP="5B62E6E6" w:rsidRDefault="5B62E6E6" w14:paraId="05A6810C" w14:textId="2AB1B35A">
      <w:pPr>
        <w:rPr>
          <w:rFonts w:ascii="Calibri" w:hAnsi="Calibri" w:eastAsia="Calibri" w:cs="Calibri"/>
          <w:sz w:val="24"/>
          <w:szCs w:val="24"/>
        </w:rPr>
      </w:pPr>
    </w:p>
    <w:tbl>
      <w:tblPr>
        <w:tblW w:w="0" w:type="auto"/>
        <w:tblLayout w:type="fixed"/>
        <w:tblLook w:val="04A0" w:firstRow="1" w:lastRow="0" w:firstColumn="1" w:lastColumn="0" w:noHBand="0" w:noVBand="1"/>
      </w:tblPr>
      <w:tblGrid>
        <w:gridCol w:w="4680"/>
        <w:gridCol w:w="4680"/>
      </w:tblGrid>
      <w:tr w:rsidR="5B62E6E6" w:rsidTr="5B62E6E6" w14:paraId="6773ABD3" w14:textId="77777777">
        <w:tc>
          <w:tcPr>
            <w:tcW w:w="4680" w:type="dxa"/>
          </w:tcPr>
          <w:p w:rsidR="5B62E6E6" w:rsidP="5B62E6E6" w:rsidRDefault="5B62E6E6" w14:paraId="67668D86" w14:textId="42722B26">
            <w:pPr>
              <w:rPr>
                <w:rFonts w:ascii="Calibri" w:hAnsi="Calibri" w:eastAsia="Calibri" w:cs="Calibri"/>
                <w:sz w:val="24"/>
                <w:szCs w:val="24"/>
              </w:rPr>
            </w:pPr>
            <w:r w:rsidRPr="5B62E6E6">
              <w:rPr>
                <w:rFonts w:ascii="Calibri" w:hAnsi="Calibri" w:eastAsia="Calibri" w:cs="Calibri"/>
                <w:b/>
                <w:bCs/>
                <w:sz w:val="24"/>
                <w:szCs w:val="24"/>
                <w:lang w:val="en-CA"/>
              </w:rPr>
              <w:t>Actor Action</w:t>
            </w:r>
          </w:p>
        </w:tc>
        <w:tc>
          <w:tcPr>
            <w:tcW w:w="4680" w:type="dxa"/>
          </w:tcPr>
          <w:p w:rsidR="5B62E6E6" w:rsidP="5B62E6E6" w:rsidRDefault="5B62E6E6" w14:paraId="090663E4" w14:textId="1EE67E1D">
            <w:pPr>
              <w:rPr>
                <w:rFonts w:ascii="Calibri" w:hAnsi="Calibri" w:eastAsia="Calibri" w:cs="Calibri"/>
                <w:sz w:val="24"/>
                <w:szCs w:val="24"/>
              </w:rPr>
            </w:pPr>
            <w:r w:rsidRPr="5B62E6E6">
              <w:rPr>
                <w:rFonts w:ascii="Calibri" w:hAnsi="Calibri" w:eastAsia="Calibri" w:cs="Calibri"/>
                <w:b/>
                <w:bCs/>
                <w:sz w:val="24"/>
                <w:szCs w:val="24"/>
                <w:lang w:val="en-CA"/>
              </w:rPr>
              <w:t>System Response</w:t>
            </w:r>
          </w:p>
        </w:tc>
      </w:tr>
      <w:tr w:rsidR="5B62E6E6" w:rsidTr="5B62E6E6" w14:paraId="72987A5A" w14:textId="77777777">
        <w:tc>
          <w:tcPr>
            <w:tcW w:w="4680" w:type="dxa"/>
          </w:tcPr>
          <w:p w:rsidR="5B62E6E6" w:rsidP="002F4E73" w:rsidRDefault="5B62E6E6" w14:paraId="1E38ECBE" w14:textId="2F68917D">
            <w:pPr>
              <w:pStyle w:val="ListParagraph"/>
              <w:numPr>
                <w:ilvl w:val="0"/>
                <w:numId w:val="44"/>
              </w:numPr>
              <w:rPr>
                <w:rFonts w:eastAsiaTheme="majorEastAsia" w:cstheme="majorBidi"/>
                <w:sz w:val="24"/>
                <w:szCs w:val="24"/>
              </w:rPr>
            </w:pPr>
            <w:r w:rsidRPr="5B62E6E6">
              <w:rPr>
                <w:rFonts w:ascii="Calibri" w:hAnsi="Calibri" w:eastAsia="Calibri" w:cs="Calibri"/>
                <w:sz w:val="24"/>
                <w:szCs w:val="24"/>
                <w:lang w:val="en-CA"/>
              </w:rPr>
              <w:t>The user clicks “create an account” link anywhere on the website</w:t>
            </w:r>
          </w:p>
        </w:tc>
        <w:tc>
          <w:tcPr>
            <w:tcW w:w="4680" w:type="dxa"/>
          </w:tcPr>
          <w:p w:rsidR="5B62E6E6" w:rsidP="002F4E73" w:rsidRDefault="5B62E6E6" w14:paraId="4FE0DB3F" w14:textId="6DBAA7B1">
            <w:pPr>
              <w:pStyle w:val="ListParagraph"/>
              <w:numPr>
                <w:ilvl w:val="0"/>
                <w:numId w:val="44"/>
              </w:numPr>
              <w:rPr>
                <w:rFonts w:eastAsiaTheme="majorEastAsia" w:cstheme="majorBidi"/>
                <w:sz w:val="24"/>
                <w:szCs w:val="24"/>
              </w:rPr>
            </w:pPr>
            <w:r w:rsidRPr="5B62E6E6">
              <w:rPr>
                <w:rFonts w:ascii="Calibri" w:hAnsi="Calibri" w:eastAsia="Calibri" w:cs="Calibri"/>
                <w:sz w:val="24"/>
                <w:szCs w:val="24"/>
                <w:lang w:val="en-CA"/>
              </w:rPr>
              <w:t>Displays the registration UI</w:t>
            </w:r>
          </w:p>
        </w:tc>
      </w:tr>
      <w:tr w:rsidR="5B62E6E6" w:rsidTr="5B62E6E6" w14:paraId="24CF120E" w14:textId="77777777">
        <w:tc>
          <w:tcPr>
            <w:tcW w:w="4680" w:type="dxa"/>
          </w:tcPr>
          <w:p w:rsidR="5B62E6E6" w:rsidP="002F4E73" w:rsidRDefault="5B62E6E6" w14:paraId="0869D625" w14:textId="40BCACB9">
            <w:pPr>
              <w:pStyle w:val="ListParagraph"/>
              <w:numPr>
                <w:ilvl w:val="0"/>
                <w:numId w:val="44"/>
              </w:numPr>
              <w:rPr>
                <w:rFonts w:eastAsiaTheme="majorEastAsia" w:cstheme="majorBidi"/>
                <w:sz w:val="24"/>
                <w:szCs w:val="24"/>
              </w:rPr>
            </w:pPr>
            <w:r w:rsidRPr="5B62E6E6">
              <w:rPr>
                <w:rFonts w:ascii="Calibri" w:hAnsi="Calibri" w:eastAsia="Calibri" w:cs="Calibri"/>
                <w:sz w:val="24"/>
                <w:szCs w:val="24"/>
                <w:lang w:val="en-CA"/>
              </w:rPr>
              <w:t>The user fills in all required information, clicks “register”</w:t>
            </w:r>
          </w:p>
        </w:tc>
        <w:tc>
          <w:tcPr>
            <w:tcW w:w="4680" w:type="dxa"/>
          </w:tcPr>
          <w:p w:rsidR="5B62E6E6" w:rsidP="002F4E73" w:rsidRDefault="5B62E6E6" w14:paraId="58EF4690" w14:textId="5D562F00">
            <w:pPr>
              <w:pStyle w:val="ListParagraph"/>
              <w:numPr>
                <w:ilvl w:val="0"/>
                <w:numId w:val="44"/>
              </w:numPr>
              <w:rPr>
                <w:rFonts w:eastAsiaTheme="majorEastAsia" w:cstheme="majorBidi"/>
                <w:sz w:val="24"/>
                <w:szCs w:val="24"/>
              </w:rPr>
            </w:pPr>
            <w:r w:rsidRPr="5B62E6E6">
              <w:rPr>
                <w:rFonts w:ascii="Calibri" w:hAnsi="Calibri" w:eastAsia="Calibri" w:cs="Calibri"/>
                <w:sz w:val="24"/>
                <w:szCs w:val="24"/>
                <w:lang w:val="en-CA"/>
              </w:rPr>
              <w:t xml:space="preserve">If all the inputs are valid, proceeds to the dashboard UI. </w:t>
            </w:r>
          </w:p>
          <w:p w:rsidR="5B62E6E6" w:rsidP="5B62E6E6" w:rsidRDefault="5B62E6E6" w14:paraId="3FCB1E1B" w14:textId="024899A1">
            <w:pPr>
              <w:rPr>
                <w:rFonts w:ascii="Calibri" w:hAnsi="Calibri" w:eastAsia="Calibri" w:cs="Calibri"/>
                <w:sz w:val="24"/>
                <w:szCs w:val="24"/>
              </w:rPr>
            </w:pPr>
          </w:p>
        </w:tc>
      </w:tr>
    </w:tbl>
    <w:p w:rsidR="5B62E6E6" w:rsidP="5B62E6E6" w:rsidRDefault="5B62E6E6" w14:paraId="600B73F7" w14:textId="7628852A">
      <w:pPr>
        <w:rPr>
          <w:rFonts w:ascii="Calibri" w:hAnsi="Calibri" w:eastAsia="Calibri" w:cs="Calibri"/>
          <w:sz w:val="24"/>
          <w:szCs w:val="24"/>
        </w:rPr>
      </w:pPr>
    </w:p>
    <w:tbl>
      <w:tblPr>
        <w:tblW w:w="0" w:type="auto"/>
        <w:tblLayout w:type="fixed"/>
        <w:tblLook w:val="04A0" w:firstRow="1" w:lastRow="0" w:firstColumn="1" w:lastColumn="0" w:noHBand="0" w:noVBand="1"/>
      </w:tblPr>
      <w:tblGrid>
        <w:gridCol w:w="4680"/>
        <w:gridCol w:w="4680"/>
      </w:tblGrid>
      <w:tr w:rsidR="5B62E6E6" w:rsidTr="5B62E6E6" w14:paraId="2EDACD40" w14:textId="77777777">
        <w:tc>
          <w:tcPr>
            <w:tcW w:w="4680" w:type="dxa"/>
          </w:tcPr>
          <w:p w:rsidR="5B62E6E6" w:rsidP="5B62E6E6" w:rsidRDefault="5B62E6E6" w14:paraId="5DAFC79C" w14:textId="171F0A9D">
            <w:pPr>
              <w:rPr>
                <w:rFonts w:ascii="Calibri" w:hAnsi="Calibri" w:eastAsia="Calibri" w:cs="Calibri"/>
                <w:sz w:val="24"/>
                <w:szCs w:val="24"/>
              </w:rPr>
            </w:pPr>
            <w:r w:rsidRPr="5B62E6E6">
              <w:rPr>
                <w:rFonts w:ascii="Calibri" w:hAnsi="Calibri" w:eastAsia="Calibri" w:cs="Calibri"/>
                <w:b/>
                <w:bCs/>
                <w:sz w:val="24"/>
                <w:szCs w:val="24"/>
                <w:lang w:val="en-CA"/>
              </w:rPr>
              <w:t>Actor Action (Alternative Flow 4.1)</w:t>
            </w:r>
          </w:p>
        </w:tc>
        <w:tc>
          <w:tcPr>
            <w:tcW w:w="4680" w:type="dxa"/>
          </w:tcPr>
          <w:p w:rsidR="5B62E6E6" w:rsidP="5B62E6E6" w:rsidRDefault="5B62E6E6" w14:paraId="4C1419FF" w14:textId="4A54474B">
            <w:pPr>
              <w:rPr>
                <w:rFonts w:ascii="Calibri" w:hAnsi="Calibri" w:eastAsia="Calibri" w:cs="Calibri"/>
                <w:sz w:val="24"/>
                <w:szCs w:val="24"/>
              </w:rPr>
            </w:pPr>
            <w:r w:rsidRPr="5B62E6E6">
              <w:rPr>
                <w:rFonts w:ascii="Calibri" w:hAnsi="Calibri" w:eastAsia="Calibri" w:cs="Calibri"/>
                <w:b/>
                <w:bCs/>
                <w:sz w:val="24"/>
                <w:szCs w:val="24"/>
                <w:lang w:val="en-CA"/>
              </w:rPr>
              <w:t>System Response</w:t>
            </w:r>
          </w:p>
        </w:tc>
      </w:tr>
      <w:tr w:rsidR="5B62E6E6" w:rsidTr="5B62E6E6" w14:paraId="1006EB9B" w14:textId="77777777">
        <w:tc>
          <w:tcPr>
            <w:tcW w:w="4680" w:type="dxa"/>
          </w:tcPr>
          <w:p w:rsidR="5B62E6E6" w:rsidP="5B62E6E6" w:rsidRDefault="5B62E6E6" w14:paraId="33EC3552" w14:textId="728BF225">
            <w:pPr>
              <w:rPr>
                <w:rFonts w:ascii="Calibri" w:hAnsi="Calibri" w:eastAsia="Calibri" w:cs="Calibri"/>
                <w:sz w:val="24"/>
                <w:szCs w:val="24"/>
              </w:rPr>
            </w:pPr>
          </w:p>
        </w:tc>
        <w:tc>
          <w:tcPr>
            <w:tcW w:w="4680" w:type="dxa"/>
          </w:tcPr>
          <w:p w:rsidR="5B62E6E6" w:rsidP="5B62E6E6" w:rsidRDefault="5B62E6E6" w14:paraId="359BD91C" w14:textId="75939E7D">
            <w:pPr>
              <w:rPr>
                <w:rFonts w:ascii="Calibri" w:hAnsi="Calibri" w:eastAsia="Calibri" w:cs="Calibri"/>
                <w:sz w:val="24"/>
                <w:szCs w:val="24"/>
              </w:rPr>
            </w:pPr>
            <w:r w:rsidRPr="5B62E6E6">
              <w:rPr>
                <w:rFonts w:ascii="Calibri" w:hAnsi="Calibri" w:eastAsia="Calibri" w:cs="Calibri"/>
                <w:sz w:val="24"/>
                <w:szCs w:val="24"/>
                <w:lang w:val="en-CA"/>
              </w:rPr>
              <w:t>4.1 If there were any errors in the input fields (ie. Email already exists, formatting errors), refresh the page and display an error message. Highlight the area of where inputs were invalid. All inputs will be retained except password fields.</w:t>
            </w:r>
          </w:p>
        </w:tc>
      </w:tr>
      <w:tr w:rsidR="5B62E6E6" w:rsidTr="5B62E6E6" w14:paraId="1718C292" w14:textId="77777777">
        <w:tc>
          <w:tcPr>
            <w:tcW w:w="4680" w:type="dxa"/>
          </w:tcPr>
          <w:p w:rsidR="5B62E6E6" w:rsidP="5B62E6E6" w:rsidRDefault="5B62E6E6" w14:paraId="061CD699" w14:textId="548AF24F">
            <w:pPr>
              <w:rPr>
                <w:rFonts w:ascii="Calibri" w:hAnsi="Calibri" w:eastAsia="Calibri" w:cs="Calibri"/>
                <w:sz w:val="24"/>
                <w:szCs w:val="24"/>
              </w:rPr>
            </w:pPr>
          </w:p>
        </w:tc>
        <w:tc>
          <w:tcPr>
            <w:tcW w:w="4680" w:type="dxa"/>
          </w:tcPr>
          <w:p w:rsidR="5B62E6E6" w:rsidP="5B62E6E6" w:rsidRDefault="5B62E6E6" w14:paraId="18624ACB" w14:textId="075C9638">
            <w:pPr>
              <w:rPr>
                <w:rFonts w:ascii="Calibri" w:hAnsi="Calibri" w:eastAsia="Calibri" w:cs="Calibri"/>
                <w:sz w:val="24"/>
                <w:szCs w:val="24"/>
              </w:rPr>
            </w:pPr>
          </w:p>
        </w:tc>
      </w:tr>
    </w:tbl>
    <w:p w:rsidR="671DC62F" w:rsidRDefault="671DC62F" w14:paraId="65B4FAA5" w14:textId="576CC412">
      <w:r>
        <w:br w:type="page"/>
      </w:r>
    </w:p>
    <w:p w:rsidR="6B745530" w:rsidP="5B62E6E6" w:rsidRDefault="6B745530" w14:paraId="3FDB6AD6" w14:textId="43CBD141">
      <w:pPr>
        <w:pStyle w:val="Heading2"/>
        <w:rPr>
          <w:rFonts w:ascii="Calibri Light" w:hAnsi="Calibri Light" w:eastAsia="Calibri Light" w:cs="Calibri Light"/>
          <w:color w:val="2F5496"/>
        </w:rPr>
      </w:pPr>
      <w:bookmarkStart w:name="_Toc63015982" w:id="38"/>
      <w:r w:rsidRPr="5B62E6E6">
        <w:rPr>
          <w:lang w:val="en-CA"/>
        </w:rPr>
        <w:lastRenderedPageBreak/>
        <w:t>Use Case 3: Reset Password</w:t>
      </w:r>
      <w:bookmarkEnd w:id="38"/>
      <w:r w:rsidRPr="5B62E6E6">
        <w:rPr>
          <w:lang w:val="en-CA"/>
        </w:rPr>
        <w:t xml:space="preserve"> </w:t>
      </w:r>
    </w:p>
    <w:p w:rsidR="6B745530" w:rsidP="5B62E6E6" w:rsidRDefault="6B745530" w14:paraId="26B7FF87" w14:textId="4D44F699">
      <w:pPr>
        <w:rPr>
          <w:rFonts w:ascii="Calibri" w:hAnsi="Calibri" w:eastAsia="Calibri" w:cs="Calibri"/>
          <w:sz w:val="24"/>
          <w:szCs w:val="24"/>
        </w:rPr>
      </w:pPr>
      <w:r w:rsidRPr="5B62E6E6">
        <w:rPr>
          <w:rFonts w:ascii="Calibri" w:hAnsi="Calibri" w:eastAsia="Calibri" w:cs="Calibri"/>
          <w:b/>
          <w:bCs/>
          <w:sz w:val="24"/>
          <w:szCs w:val="24"/>
          <w:lang w:val="en-CA"/>
        </w:rPr>
        <w:t>Pre-condition:</w:t>
      </w:r>
      <w:r w:rsidRPr="5B62E6E6">
        <w:rPr>
          <w:rFonts w:ascii="Calibri" w:hAnsi="Calibri" w:eastAsia="Calibri" w:cs="Calibri"/>
          <w:sz w:val="24"/>
          <w:szCs w:val="24"/>
          <w:lang w:val="en-CA"/>
        </w:rPr>
        <w:t xml:space="preserve"> The actor must be already registered in the system</w:t>
      </w:r>
    </w:p>
    <w:p w:rsidR="6B745530" w:rsidP="5B62E6E6" w:rsidRDefault="6B745530" w14:paraId="6B940F3C" w14:textId="5626741C">
      <w:pPr>
        <w:rPr>
          <w:rFonts w:ascii="Calibri" w:hAnsi="Calibri" w:eastAsia="Calibri" w:cs="Calibri"/>
          <w:sz w:val="24"/>
          <w:szCs w:val="24"/>
        </w:rPr>
      </w:pPr>
      <w:r w:rsidRPr="5B62E6E6">
        <w:rPr>
          <w:rFonts w:ascii="Calibri" w:hAnsi="Calibri" w:eastAsia="Calibri" w:cs="Calibri"/>
          <w:b/>
          <w:bCs/>
          <w:sz w:val="24"/>
          <w:szCs w:val="24"/>
          <w:lang w:val="en-CA"/>
        </w:rPr>
        <w:t>Post-condition</w:t>
      </w:r>
      <w:r w:rsidRPr="5B62E6E6">
        <w:rPr>
          <w:rFonts w:ascii="Calibri" w:hAnsi="Calibri" w:eastAsia="Calibri" w:cs="Calibri"/>
          <w:sz w:val="24"/>
          <w:szCs w:val="24"/>
          <w:lang w:val="en-CA"/>
        </w:rPr>
        <w:t>:  The password is now set to new password set by the actor.</w:t>
      </w:r>
    </w:p>
    <w:p w:rsidR="6B745530" w:rsidP="5B62E6E6" w:rsidRDefault="6B745530" w14:paraId="71FA09C0" w14:textId="532C9E0C">
      <w:pPr>
        <w:rPr>
          <w:rFonts w:ascii="Calibri" w:hAnsi="Calibri" w:eastAsia="Calibri" w:cs="Calibri"/>
          <w:sz w:val="24"/>
          <w:szCs w:val="24"/>
        </w:rPr>
      </w:pPr>
      <w:r w:rsidRPr="5B62E6E6">
        <w:rPr>
          <w:rFonts w:ascii="Calibri" w:hAnsi="Calibri" w:eastAsia="Calibri" w:cs="Calibri"/>
          <w:b/>
          <w:bCs/>
          <w:sz w:val="24"/>
          <w:szCs w:val="24"/>
          <w:lang w:val="en-CA"/>
        </w:rPr>
        <w:t>Limitation(s)</w:t>
      </w:r>
      <w:r w:rsidRPr="5B62E6E6">
        <w:rPr>
          <w:rFonts w:ascii="Calibri" w:hAnsi="Calibri" w:eastAsia="Calibri" w:cs="Calibri"/>
          <w:sz w:val="24"/>
          <w:szCs w:val="24"/>
          <w:lang w:val="en-CA"/>
        </w:rPr>
        <w:t>: N/A</w:t>
      </w:r>
    </w:p>
    <w:p w:rsidR="5B62E6E6" w:rsidP="5B62E6E6" w:rsidRDefault="5B62E6E6" w14:paraId="726EB7F4" w14:textId="5AE63BF5">
      <w:pPr>
        <w:rPr>
          <w:rFonts w:ascii="Calibri" w:hAnsi="Calibri" w:eastAsia="Calibri" w:cs="Calibri"/>
          <w:sz w:val="24"/>
          <w:szCs w:val="24"/>
        </w:rPr>
      </w:pPr>
    </w:p>
    <w:tbl>
      <w:tblPr>
        <w:tblW w:w="0" w:type="auto"/>
        <w:tblLayout w:type="fixed"/>
        <w:tblLook w:val="04A0" w:firstRow="1" w:lastRow="0" w:firstColumn="1" w:lastColumn="0" w:noHBand="0" w:noVBand="1"/>
      </w:tblPr>
      <w:tblGrid>
        <w:gridCol w:w="4680"/>
        <w:gridCol w:w="4680"/>
      </w:tblGrid>
      <w:tr w:rsidR="5B62E6E6" w:rsidTr="5B62E6E6" w14:paraId="6DC4A83D" w14:textId="77777777">
        <w:tc>
          <w:tcPr>
            <w:tcW w:w="4680" w:type="dxa"/>
          </w:tcPr>
          <w:p w:rsidR="5B62E6E6" w:rsidP="5B62E6E6" w:rsidRDefault="5B62E6E6" w14:paraId="709F491A" w14:textId="6BE11552">
            <w:pPr>
              <w:rPr>
                <w:rFonts w:ascii="Calibri" w:hAnsi="Calibri" w:eastAsia="Calibri" w:cs="Calibri"/>
                <w:sz w:val="24"/>
                <w:szCs w:val="24"/>
              </w:rPr>
            </w:pPr>
            <w:r w:rsidRPr="5B62E6E6">
              <w:rPr>
                <w:rFonts w:ascii="Calibri" w:hAnsi="Calibri" w:eastAsia="Calibri" w:cs="Calibri"/>
                <w:b/>
                <w:bCs/>
                <w:sz w:val="24"/>
                <w:szCs w:val="24"/>
                <w:lang w:val="en-CA"/>
              </w:rPr>
              <w:t>Actor Action</w:t>
            </w:r>
          </w:p>
        </w:tc>
        <w:tc>
          <w:tcPr>
            <w:tcW w:w="4680" w:type="dxa"/>
          </w:tcPr>
          <w:p w:rsidR="5B62E6E6" w:rsidP="5B62E6E6" w:rsidRDefault="5B62E6E6" w14:paraId="6089D931" w14:textId="7EC4B31C">
            <w:pPr>
              <w:rPr>
                <w:rFonts w:ascii="Calibri" w:hAnsi="Calibri" w:eastAsia="Calibri" w:cs="Calibri"/>
                <w:sz w:val="24"/>
                <w:szCs w:val="24"/>
              </w:rPr>
            </w:pPr>
            <w:r w:rsidRPr="5B62E6E6">
              <w:rPr>
                <w:rFonts w:ascii="Calibri" w:hAnsi="Calibri" w:eastAsia="Calibri" w:cs="Calibri"/>
                <w:b/>
                <w:bCs/>
                <w:sz w:val="24"/>
                <w:szCs w:val="24"/>
                <w:lang w:val="en-CA"/>
              </w:rPr>
              <w:t>System Response</w:t>
            </w:r>
          </w:p>
        </w:tc>
      </w:tr>
      <w:tr w:rsidR="5B62E6E6" w:rsidTr="5B62E6E6" w14:paraId="291A4BDE" w14:textId="77777777">
        <w:tc>
          <w:tcPr>
            <w:tcW w:w="4680" w:type="dxa"/>
          </w:tcPr>
          <w:p w:rsidR="5B62E6E6" w:rsidP="002F4E73" w:rsidRDefault="5B62E6E6" w14:paraId="7865817E" w14:textId="5AAFA8C8">
            <w:pPr>
              <w:pStyle w:val="ListParagraph"/>
              <w:numPr>
                <w:ilvl w:val="0"/>
                <w:numId w:val="43"/>
              </w:numPr>
              <w:rPr>
                <w:rFonts w:eastAsiaTheme="majorEastAsia" w:cstheme="majorBidi"/>
                <w:sz w:val="24"/>
                <w:szCs w:val="24"/>
              </w:rPr>
            </w:pPr>
            <w:r w:rsidRPr="5B62E6E6">
              <w:rPr>
                <w:rFonts w:ascii="Calibri" w:hAnsi="Calibri" w:eastAsia="Calibri" w:cs="Calibri"/>
                <w:sz w:val="24"/>
                <w:szCs w:val="24"/>
                <w:lang w:val="en-CA"/>
              </w:rPr>
              <w:t xml:space="preserve">The actor clicks on “forget password” in the login UI </w:t>
            </w:r>
          </w:p>
        </w:tc>
        <w:tc>
          <w:tcPr>
            <w:tcW w:w="4680" w:type="dxa"/>
          </w:tcPr>
          <w:p w:rsidR="5B62E6E6" w:rsidP="002F4E73" w:rsidRDefault="5B62E6E6" w14:paraId="6F2D569E" w14:textId="23F43DE9">
            <w:pPr>
              <w:pStyle w:val="ListParagraph"/>
              <w:numPr>
                <w:ilvl w:val="0"/>
                <w:numId w:val="43"/>
              </w:numPr>
              <w:rPr>
                <w:rFonts w:eastAsiaTheme="majorEastAsia" w:cstheme="majorBidi"/>
                <w:sz w:val="24"/>
                <w:szCs w:val="24"/>
              </w:rPr>
            </w:pPr>
            <w:r w:rsidRPr="5B62E6E6">
              <w:rPr>
                <w:rFonts w:ascii="Calibri" w:hAnsi="Calibri" w:eastAsia="Calibri" w:cs="Calibri"/>
                <w:sz w:val="24"/>
                <w:szCs w:val="24"/>
                <w:lang w:val="en-CA"/>
              </w:rPr>
              <w:t xml:space="preserve">The reset password form will be displayed – email </w:t>
            </w:r>
          </w:p>
        </w:tc>
      </w:tr>
      <w:tr w:rsidR="5B62E6E6" w:rsidTr="5B62E6E6" w14:paraId="5F4F283D" w14:textId="77777777">
        <w:tc>
          <w:tcPr>
            <w:tcW w:w="4680" w:type="dxa"/>
          </w:tcPr>
          <w:p w:rsidR="5B62E6E6" w:rsidP="002F4E73" w:rsidRDefault="5B62E6E6" w14:paraId="292631C9" w14:textId="6C772423">
            <w:pPr>
              <w:pStyle w:val="ListParagraph"/>
              <w:numPr>
                <w:ilvl w:val="0"/>
                <w:numId w:val="43"/>
              </w:numPr>
              <w:rPr>
                <w:rFonts w:eastAsiaTheme="majorEastAsia" w:cstheme="majorBidi"/>
                <w:sz w:val="24"/>
                <w:szCs w:val="24"/>
              </w:rPr>
            </w:pPr>
            <w:r w:rsidRPr="5B62E6E6">
              <w:rPr>
                <w:rFonts w:ascii="Calibri" w:hAnsi="Calibri" w:eastAsia="Calibri" w:cs="Calibri"/>
                <w:sz w:val="24"/>
                <w:szCs w:val="24"/>
                <w:lang w:val="en-CA"/>
              </w:rPr>
              <w:t>The actor enters the email address</w:t>
            </w:r>
          </w:p>
        </w:tc>
        <w:tc>
          <w:tcPr>
            <w:tcW w:w="4680" w:type="dxa"/>
          </w:tcPr>
          <w:p w:rsidR="5B62E6E6" w:rsidP="002F4E73" w:rsidRDefault="5B62E6E6" w14:paraId="0AEA7FA3" w14:textId="24F5490F">
            <w:pPr>
              <w:pStyle w:val="ListParagraph"/>
              <w:numPr>
                <w:ilvl w:val="0"/>
                <w:numId w:val="43"/>
              </w:numPr>
              <w:rPr>
                <w:rFonts w:eastAsiaTheme="majorEastAsia" w:cstheme="majorBidi"/>
                <w:sz w:val="24"/>
                <w:szCs w:val="24"/>
              </w:rPr>
            </w:pPr>
            <w:r w:rsidRPr="5B62E6E6">
              <w:rPr>
                <w:rFonts w:ascii="Calibri" w:hAnsi="Calibri" w:eastAsia="Calibri" w:cs="Calibri"/>
                <w:sz w:val="24"/>
                <w:szCs w:val="24"/>
                <w:lang w:val="en-CA"/>
              </w:rPr>
              <w:t>If the email is correct, the system will send an email containing a link to reset password.</w:t>
            </w:r>
          </w:p>
        </w:tc>
      </w:tr>
      <w:tr w:rsidR="5B62E6E6" w:rsidTr="5B62E6E6" w14:paraId="18FDBC31" w14:textId="77777777">
        <w:tc>
          <w:tcPr>
            <w:tcW w:w="4680" w:type="dxa"/>
          </w:tcPr>
          <w:p w:rsidR="5B62E6E6" w:rsidP="002F4E73" w:rsidRDefault="5B62E6E6" w14:paraId="6637F9F7" w14:textId="12EE1402">
            <w:pPr>
              <w:pStyle w:val="ListParagraph"/>
              <w:numPr>
                <w:ilvl w:val="0"/>
                <w:numId w:val="43"/>
              </w:numPr>
              <w:rPr>
                <w:rFonts w:eastAsiaTheme="majorEastAsia" w:cstheme="majorBidi"/>
                <w:sz w:val="24"/>
                <w:szCs w:val="24"/>
              </w:rPr>
            </w:pPr>
            <w:r w:rsidRPr="5B62E6E6">
              <w:rPr>
                <w:rFonts w:ascii="Calibri" w:hAnsi="Calibri" w:eastAsia="Calibri" w:cs="Calibri"/>
                <w:sz w:val="24"/>
                <w:szCs w:val="24"/>
                <w:lang w:val="en-CA"/>
              </w:rPr>
              <w:t>A message is displayed to the user saying along lines of “If the email you entered is valid, you will receive an email containing a link to reset your password”</w:t>
            </w:r>
          </w:p>
        </w:tc>
        <w:tc>
          <w:tcPr>
            <w:tcW w:w="4680" w:type="dxa"/>
          </w:tcPr>
          <w:p w:rsidR="5B62E6E6" w:rsidP="5B62E6E6" w:rsidRDefault="5B62E6E6" w14:paraId="3277E610" w14:textId="3F4AA01D">
            <w:pPr>
              <w:ind w:left="720"/>
              <w:rPr>
                <w:rFonts w:ascii="Calibri" w:hAnsi="Calibri" w:eastAsia="Calibri" w:cs="Calibri"/>
                <w:sz w:val="24"/>
                <w:szCs w:val="24"/>
              </w:rPr>
            </w:pPr>
          </w:p>
        </w:tc>
      </w:tr>
      <w:tr w:rsidR="5B62E6E6" w:rsidTr="5B62E6E6" w14:paraId="4C441EAE" w14:textId="77777777">
        <w:tc>
          <w:tcPr>
            <w:tcW w:w="4680" w:type="dxa"/>
          </w:tcPr>
          <w:p w:rsidR="5B62E6E6" w:rsidP="002F4E73" w:rsidRDefault="5B62E6E6" w14:paraId="7BECB265" w14:textId="5E43DCCE">
            <w:pPr>
              <w:pStyle w:val="ListParagraph"/>
              <w:numPr>
                <w:ilvl w:val="0"/>
                <w:numId w:val="43"/>
              </w:numPr>
              <w:rPr>
                <w:rFonts w:eastAsiaTheme="majorEastAsia" w:cstheme="majorBidi"/>
                <w:sz w:val="24"/>
                <w:szCs w:val="24"/>
              </w:rPr>
            </w:pPr>
            <w:r w:rsidRPr="5B62E6E6">
              <w:rPr>
                <w:rFonts w:ascii="Calibri" w:hAnsi="Calibri" w:eastAsia="Calibri" w:cs="Calibri"/>
                <w:sz w:val="24"/>
                <w:szCs w:val="24"/>
                <w:lang w:val="en-CA"/>
              </w:rPr>
              <w:t>The actor clicks the link on email sent from the system</w:t>
            </w:r>
          </w:p>
        </w:tc>
        <w:tc>
          <w:tcPr>
            <w:tcW w:w="4680" w:type="dxa"/>
          </w:tcPr>
          <w:p w:rsidR="5B62E6E6" w:rsidP="002F4E73" w:rsidRDefault="5B62E6E6" w14:paraId="19D17359" w14:textId="5EA0BE5C">
            <w:pPr>
              <w:pStyle w:val="ListParagraph"/>
              <w:numPr>
                <w:ilvl w:val="0"/>
                <w:numId w:val="43"/>
              </w:numPr>
              <w:rPr>
                <w:rFonts w:eastAsiaTheme="majorEastAsia" w:cstheme="majorBidi"/>
                <w:sz w:val="24"/>
                <w:szCs w:val="24"/>
              </w:rPr>
            </w:pPr>
            <w:r w:rsidRPr="5B62E6E6">
              <w:rPr>
                <w:rFonts w:ascii="Calibri" w:hAnsi="Calibri" w:eastAsia="Calibri" w:cs="Calibri"/>
                <w:sz w:val="24"/>
                <w:szCs w:val="24"/>
                <w:lang w:val="en-CA"/>
              </w:rPr>
              <w:t xml:space="preserve">The </w:t>
            </w:r>
            <w:r w:rsidRPr="6E5BB377" w:rsidR="0198FBA0">
              <w:rPr>
                <w:rFonts w:ascii="Calibri" w:hAnsi="Calibri" w:eastAsia="Calibri" w:cs="Calibri"/>
                <w:sz w:val="24"/>
                <w:szCs w:val="24"/>
                <w:lang w:val="en-CA"/>
              </w:rPr>
              <w:t>change</w:t>
            </w:r>
            <w:r w:rsidRPr="6E5BB377" w:rsidR="6BF66CC3">
              <w:rPr>
                <w:rFonts w:ascii="Calibri" w:hAnsi="Calibri" w:eastAsia="Calibri" w:cs="Calibri"/>
                <w:sz w:val="24"/>
                <w:szCs w:val="24"/>
                <w:lang w:val="en-CA"/>
              </w:rPr>
              <w:t xml:space="preserve"> </w:t>
            </w:r>
            <w:r w:rsidRPr="6E5BB377" w:rsidR="0198FBA0">
              <w:rPr>
                <w:rFonts w:ascii="Calibri" w:hAnsi="Calibri" w:eastAsia="Calibri" w:cs="Calibri"/>
                <w:sz w:val="24"/>
                <w:szCs w:val="24"/>
                <w:lang w:val="en-CA"/>
              </w:rPr>
              <w:t>password</w:t>
            </w:r>
            <w:r w:rsidRPr="5B62E6E6">
              <w:rPr>
                <w:rFonts w:ascii="Calibri" w:hAnsi="Calibri" w:eastAsia="Calibri" w:cs="Calibri"/>
                <w:sz w:val="24"/>
                <w:szCs w:val="24"/>
                <w:lang w:val="en-CA"/>
              </w:rPr>
              <w:t xml:space="preserve"> interface will be presented.</w:t>
            </w:r>
          </w:p>
        </w:tc>
      </w:tr>
      <w:tr w:rsidR="5B62E6E6" w:rsidTr="5B62E6E6" w14:paraId="29D5EE25" w14:textId="77777777">
        <w:tc>
          <w:tcPr>
            <w:tcW w:w="4680" w:type="dxa"/>
          </w:tcPr>
          <w:p w:rsidR="5B62E6E6" w:rsidP="002F4E73" w:rsidRDefault="5B62E6E6" w14:paraId="7A555787" w14:textId="004F9B43">
            <w:pPr>
              <w:pStyle w:val="ListParagraph"/>
              <w:numPr>
                <w:ilvl w:val="0"/>
                <w:numId w:val="43"/>
              </w:numPr>
              <w:rPr>
                <w:rFonts w:eastAsiaTheme="majorEastAsia" w:cstheme="majorBidi"/>
                <w:sz w:val="24"/>
                <w:szCs w:val="24"/>
              </w:rPr>
            </w:pPr>
            <w:r w:rsidRPr="5B62E6E6">
              <w:rPr>
                <w:rFonts w:ascii="Calibri" w:hAnsi="Calibri" w:eastAsia="Calibri" w:cs="Calibri"/>
                <w:sz w:val="24"/>
                <w:szCs w:val="24"/>
                <w:lang w:val="en-CA"/>
              </w:rPr>
              <w:t>The user enters new password, confirm new password field, and clicks change password button.</w:t>
            </w:r>
          </w:p>
        </w:tc>
        <w:tc>
          <w:tcPr>
            <w:tcW w:w="4680" w:type="dxa"/>
          </w:tcPr>
          <w:p w:rsidR="5B62E6E6" w:rsidP="002F4E73" w:rsidRDefault="5B62E6E6" w14:paraId="1B04E9F2" w14:textId="42736B0D">
            <w:pPr>
              <w:pStyle w:val="ListParagraph"/>
              <w:numPr>
                <w:ilvl w:val="0"/>
                <w:numId w:val="43"/>
              </w:numPr>
              <w:rPr>
                <w:rFonts w:eastAsiaTheme="majorEastAsia" w:cstheme="majorBidi"/>
                <w:sz w:val="24"/>
                <w:szCs w:val="24"/>
              </w:rPr>
            </w:pPr>
            <w:r w:rsidRPr="5B62E6E6">
              <w:rPr>
                <w:rFonts w:ascii="Calibri" w:hAnsi="Calibri" w:eastAsia="Calibri" w:cs="Calibri"/>
                <w:sz w:val="24"/>
                <w:szCs w:val="24"/>
                <w:lang w:val="en-CA"/>
              </w:rPr>
              <w:t>Display a success message and redirect the user to Login UI.</w:t>
            </w:r>
          </w:p>
        </w:tc>
      </w:tr>
    </w:tbl>
    <w:p w:rsidR="5B62E6E6" w:rsidP="5B62E6E6" w:rsidRDefault="5B62E6E6" w14:paraId="18187276" w14:textId="73A1EA20">
      <w:pPr>
        <w:rPr>
          <w:rFonts w:ascii="Calibri" w:hAnsi="Calibri" w:eastAsia="Calibri" w:cs="Calibri"/>
          <w:sz w:val="24"/>
          <w:szCs w:val="24"/>
        </w:rPr>
      </w:pPr>
    </w:p>
    <w:p w:rsidR="5B62E6E6" w:rsidP="5B62E6E6" w:rsidRDefault="5B62E6E6" w14:paraId="3C8ABA9E" w14:textId="14789638">
      <w:pPr>
        <w:rPr>
          <w:rFonts w:ascii="Calibri" w:hAnsi="Calibri" w:eastAsia="Calibri" w:cs="Calibri"/>
          <w:sz w:val="24"/>
          <w:szCs w:val="24"/>
        </w:rPr>
      </w:pPr>
    </w:p>
    <w:tbl>
      <w:tblPr>
        <w:tblW w:w="0" w:type="auto"/>
        <w:tblLayout w:type="fixed"/>
        <w:tblLook w:val="04A0" w:firstRow="1" w:lastRow="0" w:firstColumn="1" w:lastColumn="0" w:noHBand="0" w:noVBand="1"/>
      </w:tblPr>
      <w:tblGrid>
        <w:gridCol w:w="4680"/>
        <w:gridCol w:w="4680"/>
      </w:tblGrid>
      <w:tr w:rsidR="5B62E6E6" w:rsidTr="5B62E6E6" w14:paraId="21F918B3" w14:textId="77777777">
        <w:tc>
          <w:tcPr>
            <w:tcW w:w="4680" w:type="dxa"/>
          </w:tcPr>
          <w:p w:rsidR="5B62E6E6" w:rsidP="5B62E6E6" w:rsidRDefault="5B62E6E6" w14:paraId="28CB3C7A" w14:textId="6D26C491">
            <w:pPr>
              <w:rPr>
                <w:rFonts w:ascii="Calibri" w:hAnsi="Calibri" w:eastAsia="Calibri" w:cs="Calibri"/>
                <w:sz w:val="24"/>
                <w:szCs w:val="24"/>
              </w:rPr>
            </w:pPr>
            <w:r w:rsidRPr="5B62E6E6">
              <w:rPr>
                <w:rFonts w:ascii="Calibri" w:hAnsi="Calibri" w:eastAsia="Calibri" w:cs="Calibri"/>
                <w:b/>
                <w:bCs/>
                <w:sz w:val="24"/>
                <w:szCs w:val="24"/>
                <w:lang w:val="en-CA"/>
              </w:rPr>
              <w:t>Actor Action (Alternative Flow 4.1)</w:t>
            </w:r>
          </w:p>
        </w:tc>
        <w:tc>
          <w:tcPr>
            <w:tcW w:w="4680" w:type="dxa"/>
          </w:tcPr>
          <w:p w:rsidR="5B62E6E6" w:rsidP="5B62E6E6" w:rsidRDefault="5B62E6E6" w14:paraId="196994F0" w14:textId="6AB41A0C">
            <w:pPr>
              <w:rPr>
                <w:rFonts w:ascii="Calibri" w:hAnsi="Calibri" w:eastAsia="Calibri" w:cs="Calibri"/>
                <w:sz w:val="24"/>
                <w:szCs w:val="24"/>
              </w:rPr>
            </w:pPr>
            <w:r w:rsidRPr="5B62E6E6">
              <w:rPr>
                <w:rFonts w:ascii="Calibri" w:hAnsi="Calibri" w:eastAsia="Calibri" w:cs="Calibri"/>
                <w:b/>
                <w:bCs/>
                <w:sz w:val="24"/>
                <w:szCs w:val="24"/>
                <w:lang w:val="en-CA"/>
              </w:rPr>
              <w:t>System Response</w:t>
            </w:r>
          </w:p>
        </w:tc>
      </w:tr>
      <w:tr w:rsidR="5B62E6E6" w:rsidTr="5B62E6E6" w14:paraId="3CFDA2A8" w14:textId="77777777">
        <w:tc>
          <w:tcPr>
            <w:tcW w:w="4680" w:type="dxa"/>
          </w:tcPr>
          <w:p w:rsidR="5B62E6E6" w:rsidP="5B62E6E6" w:rsidRDefault="5B62E6E6" w14:paraId="0961C4F3" w14:textId="6884DE28">
            <w:pPr>
              <w:rPr>
                <w:rFonts w:ascii="Calibri" w:hAnsi="Calibri" w:eastAsia="Calibri" w:cs="Calibri"/>
                <w:sz w:val="24"/>
                <w:szCs w:val="24"/>
              </w:rPr>
            </w:pPr>
          </w:p>
        </w:tc>
        <w:tc>
          <w:tcPr>
            <w:tcW w:w="4680" w:type="dxa"/>
          </w:tcPr>
          <w:p w:rsidR="5B62E6E6" w:rsidP="5B62E6E6" w:rsidRDefault="5B62E6E6" w14:paraId="46F26CDB" w14:textId="167CBB70">
            <w:pPr>
              <w:rPr>
                <w:rFonts w:ascii="Calibri" w:hAnsi="Calibri" w:eastAsia="Calibri" w:cs="Calibri"/>
                <w:sz w:val="24"/>
                <w:szCs w:val="24"/>
              </w:rPr>
            </w:pPr>
            <w:r w:rsidRPr="5B62E6E6">
              <w:rPr>
                <w:rFonts w:ascii="Calibri" w:hAnsi="Calibri" w:eastAsia="Calibri" w:cs="Calibri"/>
                <w:sz w:val="24"/>
                <w:szCs w:val="24"/>
                <w:lang w:val="en-CA"/>
              </w:rPr>
              <w:t>4.1 if email is not email is not already in the database, do nothing.</w:t>
            </w:r>
          </w:p>
        </w:tc>
      </w:tr>
    </w:tbl>
    <w:p w:rsidR="5B62E6E6" w:rsidP="5B62E6E6" w:rsidRDefault="5B62E6E6" w14:paraId="6AD00C2F" w14:textId="6B1C3E57">
      <w:pPr>
        <w:rPr>
          <w:rFonts w:ascii="Calibri" w:hAnsi="Calibri" w:eastAsia="Calibri" w:cs="Calibri"/>
          <w:sz w:val="24"/>
          <w:szCs w:val="24"/>
        </w:rPr>
      </w:pPr>
    </w:p>
    <w:p w:rsidR="671DC62F" w:rsidRDefault="671DC62F" w14:paraId="082276F8" w14:textId="6B1C3E57">
      <w:r>
        <w:br w:type="page"/>
      </w:r>
    </w:p>
    <w:p w:rsidR="6B745530" w:rsidP="5B62E6E6" w:rsidRDefault="6B745530" w14:paraId="744114D3" w14:textId="1B3430B7">
      <w:pPr>
        <w:pStyle w:val="Heading2"/>
        <w:rPr>
          <w:rFonts w:ascii="Calibri Light" w:hAnsi="Calibri Light" w:eastAsia="Calibri Light" w:cs="Calibri Light"/>
          <w:color w:val="2F5496"/>
        </w:rPr>
      </w:pPr>
      <w:bookmarkStart w:name="_Toc63015983" w:id="39"/>
      <w:r w:rsidRPr="5B62E6E6">
        <w:rPr>
          <w:lang w:val="en-CA"/>
        </w:rPr>
        <w:lastRenderedPageBreak/>
        <w:t>Use Case 4:  Update Account Information</w:t>
      </w:r>
      <w:bookmarkEnd w:id="39"/>
    </w:p>
    <w:p w:rsidR="6B745530" w:rsidP="5B62E6E6" w:rsidRDefault="6B745530" w14:paraId="45216FF9" w14:textId="52C6E4DF">
      <w:pPr>
        <w:rPr>
          <w:rFonts w:ascii="Calibri" w:hAnsi="Calibri" w:eastAsia="Calibri" w:cs="Calibri"/>
          <w:sz w:val="24"/>
          <w:szCs w:val="24"/>
        </w:rPr>
      </w:pPr>
      <w:r w:rsidRPr="5B62E6E6">
        <w:rPr>
          <w:rFonts w:ascii="Calibri" w:hAnsi="Calibri" w:eastAsia="Calibri" w:cs="Calibri"/>
          <w:b/>
          <w:bCs/>
          <w:sz w:val="24"/>
          <w:szCs w:val="24"/>
          <w:lang w:val="en-CA"/>
        </w:rPr>
        <w:t>Pre-condition:</w:t>
      </w:r>
      <w:r w:rsidRPr="5B62E6E6">
        <w:rPr>
          <w:rFonts w:ascii="Calibri" w:hAnsi="Calibri" w:eastAsia="Calibri" w:cs="Calibri"/>
          <w:sz w:val="24"/>
          <w:szCs w:val="24"/>
          <w:lang w:val="en-CA"/>
        </w:rPr>
        <w:t xml:space="preserve"> The user must be already registered in the database/system and is logged in.</w:t>
      </w:r>
    </w:p>
    <w:p w:rsidR="6B745530" w:rsidP="5B62E6E6" w:rsidRDefault="6B745530" w14:paraId="35E09A7C" w14:textId="166CA096">
      <w:pPr>
        <w:rPr>
          <w:rFonts w:ascii="Calibri" w:hAnsi="Calibri" w:eastAsia="Calibri" w:cs="Calibri"/>
          <w:sz w:val="24"/>
          <w:szCs w:val="24"/>
        </w:rPr>
      </w:pPr>
      <w:r w:rsidRPr="5B62E6E6">
        <w:rPr>
          <w:rFonts w:ascii="Calibri" w:hAnsi="Calibri" w:eastAsia="Calibri" w:cs="Calibri"/>
          <w:b/>
          <w:bCs/>
          <w:sz w:val="24"/>
          <w:szCs w:val="24"/>
          <w:lang w:val="en-CA"/>
        </w:rPr>
        <w:t>Post-condition</w:t>
      </w:r>
      <w:r w:rsidRPr="5B62E6E6">
        <w:rPr>
          <w:rFonts w:ascii="Calibri" w:hAnsi="Calibri" w:eastAsia="Calibri" w:cs="Calibri"/>
          <w:sz w:val="24"/>
          <w:szCs w:val="24"/>
          <w:lang w:val="en-CA"/>
        </w:rPr>
        <w:t xml:space="preserve">: The user now have the updated information </w:t>
      </w:r>
    </w:p>
    <w:p w:rsidR="6B745530" w:rsidP="5B62E6E6" w:rsidRDefault="6B745530" w14:paraId="5A251812" w14:textId="61E3DB86">
      <w:pPr>
        <w:rPr>
          <w:rFonts w:ascii="Calibri" w:hAnsi="Calibri" w:eastAsia="Calibri" w:cs="Calibri"/>
          <w:sz w:val="24"/>
          <w:szCs w:val="24"/>
        </w:rPr>
      </w:pPr>
      <w:r w:rsidRPr="5B62E6E6">
        <w:rPr>
          <w:rFonts w:ascii="Calibri" w:hAnsi="Calibri" w:eastAsia="Calibri" w:cs="Calibri"/>
          <w:b/>
          <w:bCs/>
          <w:sz w:val="24"/>
          <w:szCs w:val="24"/>
          <w:lang w:val="en-CA"/>
        </w:rPr>
        <w:t>Limitation(s)</w:t>
      </w:r>
      <w:r w:rsidRPr="5B62E6E6">
        <w:rPr>
          <w:rFonts w:ascii="Calibri" w:hAnsi="Calibri" w:eastAsia="Calibri" w:cs="Calibri"/>
          <w:sz w:val="24"/>
          <w:szCs w:val="24"/>
          <w:lang w:val="en-CA"/>
        </w:rPr>
        <w:t xml:space="preserve">: The actor cannot change an email address. All other fields must be not blank. </w:t>
      </w:r>
    </w:p>
    <w:p w:rsidR="5B62E6E6" w:rsidP="5B62E6E6" w:rsidRDefault="5B62E6E6" w14:paraId="007BFB7A" w14:textId="0EE5905F">
      <w:pPr>
        <w:rPr>
          <w:rFonts w:ascii="Calibri" w:hAnsi="Calibri" w:eastAsia="Calibri" w:cs="Calibri"/>
          <w:sz w:val="24"/>
          <w:szCs w:val="24"/>
        </w:rPr>
      </w:pPr>
    </w:p>
    <w:tbl>
      <w:tblPr>
        <w:tblW w:w="0" w:type="auto"/>
        <w:tblLayout w:type="fixed"/>
        <w:tblLook w:val="04A0" w:firstRow="1" w:lastRow="0" w:firstColumn="1" w:lastColumn="0" w:noHBand="0" w:noVBand="1"/>
      </w:tblPr>
      <w:tblGrid>
        <w:gridCol w:w="4680"/>
        <w:gridCol w:w="4680"/>
      </w:tblGrid>
      <w:tr w:rsidR="5B62E6E6" w:rsidTr="5B62E6E6" w14:paraId="5A47121B" w14:textId="77777777">
        <w:tc>
          <w:tcPr>
            <w:tcW w:w="4680" w:type="dxa"/>
          </w:tcPr>
          <w:p w:rsidR="5B62E6E6" w:rsidP="5B62E6E6" w:rsidRDefault="5B62E6E6" w14:paraId="344AF0A8" w14:textId="34A75C3A">
            <w:pPr>
              <w:rPr>
                <w:rFonts w:ascii="Calibri" w:hAnsi="Calibri" w:eastAsia="Calibri" w:cs="Calibri"/>
                <w:sz w:val="24"/>
                <w:szCs w:val="24"/>
              </w:rPr>
            </w:pPr>
            <w:r w:rsidRPr="5B62E6E6">
              <w:rPr>
                <w:rFonts w:ascii="Calibri" w:hAnsi="Calibri" w:eastAsia="Calibri" w:cs="Calibri"/>
                <w:b/>
                <w:bCs/>
                <w:sz w:val="24"/>
                <w:szCs w:val="24"/>
                <w:lang w:val="en-CA"/>
              </w:rPr>
              <w:t>Actor Action</w:t>
            </w:r>
          </w:p>
        </w:tc>
        <w:tc>
          <w:tcPr>
            <w:tcW w:w="4680" w:type="dxa"/>
          </w:tcPr>
          <w:p w:rsidR="5B62E6E6" w:rsidP="5B62E6E6" w:rsidRDefault="5B62E6E6" w14:paraId="24BF8E67" w14:textId="529B5799">
            <w:pPr>
              <w:rPr>
                <w:rFonts w:ascii="Calibri" w:hAnsi="Calibri" w:eastAsia="Calibri" w:cs="Calibri"/>
                <w:sz w:val="24"/>
                <w:szCs w:val="24"/>
              </w:rPr>
            </w:pPr>
            <w:r w:rsidRPr="5B62E6E6">
              <w:rPr>
                <w:rFonts w:ascii="Calibri" w:hAnsi="Calibri" w:eastAsia="Calibri" w:cs="Calibri"/>
                <w:b/>
                <w:bCs/>
                <w:sz w:val="24"/>
                <w:szCs w:val="24"/>
                <w:lang w:val="en-CA"/>
              </w:rPr>
              <w:t>System Response</w:t>
            </w:r>
          </w:p>
        </w:tc>
      </w:tr>
      <w:tr w:rsidR="5B62E6E6" w:rsidTr="5B62E6E6" w14:paraId="59D27DF2" w14:textId="77777777">
        <w:tc>
          <w:tcPr>
            <w:tcW w:w="4680" w:type="dxa"/>
          </w:tcPr>
          <w:p w:rsidR="5B62E6E6" w:rsidP="002F4E73" w:rsidRDefault="5B62E6E6" w14:paraId="17A3CA34" w14:textId="53722B56">
            <w:pPr>
              <w:pStyle w:val="ListParagraph"/>
              <w:numPr>
                <w:ilvl w:val="0"/>
                <w:numId w:val="42"/>
              </w:numPr>
              <w:rPr>
                <w:rFonts w:eastAsiaTheme="majorEastAsia" w:cstheme="majorBidi"/>
                <w:sz w:val="24"/>
                <w:szCs w:val="24"/>
              </w:rPr>
            </w:pPr>
            <w:r w:rsidRPr="5B62E6E6">
              <w:rPr>
                <w:rFonts w:ascii="Calibri" w:hAnsi="Calibri" w:eastAsia="Calibri" w:cs="Calibri"/>
                <w:sz w:val="24"/>
                <w:szCs w:val="24"/>
                <w:lang w:val="en-CA"/>
              </w:rPr>
              <w:t>The user clicks “profile” from the dashboard UI</w:t>
            </w:r>
          </w:p>
        </w:tc>
        <w:tc>
          <w:tcPr>
            <w:tcW w:w="4680" w:type="dxa"/>
          </w:tcPr>
          <w:p w:rsidR="5B62E6E6" w:rsidP="002F4E73" w:rsidRDefault="5B62E6E6" w14:paraId="5792B0B8" w14:textId="47D45090">
            <w:pPr>
              <w:pStyle w:val="ListParagraph"/>
              <w:numPr>
                <w:ilvl w:val="0"/>
                <w:numId w:val="42"/>
              </w:numPr>
              <w:rPr>
                <w:rFonts w:eastAsiaTheme="majorEastAsia" w:cstheme="majorBidi"/>
                <w:sz w:val="24"/>
                <w:szCs w:val="24"/>
              </w:rPr>
            </w:pPr>
            <w:r w:rsidRPr="5B62E6E6">
              <w:rPr>
                <w:rFonts w:ascii="Calibri" w:hAnsi="Calibri" w:eastAsia="Calibri" w:cs="Calibri"/>
                <w:sz w:val="24"/>
                <w:szCs w:val="24"/>
                <w:lang w:val="en-CA"/>
              </w:rPr>
              <w:t>The actor is presented with the profile UI</w:t>
            </w:r>
          </w:p>
        </w:tc>
      </w:tr>
      <w:tr w:rsidR="5B62E6E6" w:rsidTr="5B62E6E6" w14:paraId="546DBDA4" w14:textId="77777777">
        <w:tc>
          <w:tcPr>
            <w:tcW w:w="4680" w:type="dxa"/>
          </w:tcPr>
          <w:p w:rsidR="5B62E6E6" w:rsidP="002F4E73" w:rsidRDefault="5B62E6E6" w14:paraId="52C00B30" w14:textId="0ECFF8EE">
            <w:pPr>
              <w:pStyle w:val="ListParagraph"/>
              <w:numPr>
                <w:ilvl w:val="0"/>
                <w:numId w:val="42"/>
              </w:numPr>
              <w:rPr>
                <w:rFonts w:eastAsiaTheme="majorEastAsia" w:cstheme="majorBidi"/>
                <w:sz w:val="24"/>
                <w:szCs w:val="24"/>
              </w:rPr>
            </w:pPr>
            <w:r w:rsidRPr="5B62E6E6">
              <w:rPr>
                <w:rFonts w:ascii="Calibri" w:hAnsi="Calibri" w:eastAsia="Calibri" w:cs="Calibri"/>
                <w:sz w:val="24"/>
                <w:szCs w:val="24"/>
                <w:lang w:val="en-CA"/>
              </w:rPr>
              <w:t>The actor clicks “update” button</w:t>
            </w:r>
          </w:p>
        </w:tc>
        <w:tc>
          <w:tcPr>
            <w:tcW w:w="4680" w:type="dxa"/>
          </w:tcPr>
          <w:p w:rsidR="5B62E6E6" w:rsidP="002F4E73" w:rsidRDefault="5B62E6E6" w14:paraId="421417E4" w14:textId="73A7E8D2">
            <w:pPr>
              <w:pStyle w:val="ListParagraph"/>
              <w:numPr>
                <w:ilvl w:val="0"/>
                <w:numId w:val="42"/>
              </w:numPr>
              <w:rPr>
                <w:rFonts w:eastAsiaTheme="majorEastAsia" w:cstheme="majorBidi"/>
                <w:sz w:val="24"/>
                <w:szCs w:val="24"/>
              </w:rPr>
            </w:pPr>
            <w:r w:rsidRPr="5B62E6E6">
              <w:rPr>
                <w:rFonts w:ascii="Calibri" w:hAnsi="Calibri" w:eastAsia="Calibri" w:cs="Calibri"/>
                <w:sz w:val="24"/>
                <w:szCs w:val="24"/>
                <w:lang w:val="en-CA"/>
              </w:rPr>
              <w:t>If all of the inputs were valid, a message will be displayed on top saying “Profile information was successfully updated.” (this is system message)</w:t>
            </w:r>
          </w:p>
          <w:p w:rsidR="5B62E6E6" w:rsidP="002F4E73" w:rsidRDefault="5B62E6E6" w14:paraId="5FBC3F30" w14:textId="240E1FC1">
            <w:pPr>
              <w:pStyle w:val="ListParagraph"/>
              <w:numPr>
                <w:ilvl w:val="0"/>
                <w:numId w:val="42"/>
              </w:numPr>
              <w:rPr>
                <w:rFonts w:eastAsiaTheme="majorEastAsia" w:cstheme="majorBidi"/>
                <w:sz w:val="24"/>
                <w:szCs w:val="24"/>
              </w:rPr>
            </w:pPr>
            <w:r w:rsidRPr="5B62E6E6">
              <w:rPr>
                <w:rFonts w:ascii="Calibri" w:hAnsi="Calibri" w:eastAsia="Calibri" w:cs="Calibri"/>
                <w:sz w:val="24"/>
                <w:szCs w:val="24"/>
                <w:lang w:val="en-CA"/>
              </w:rPr>
              <w:t>The system sends an email to the actor informing the changes.</w:t>
            </w:r>
          </w:p>
        </w:tc>
      </w:tr>
    </w:tbl>
    <w:p w:rsidR="5B62E6E6" w:rsidP="5B62E6E6" w:rsidRDefault="5B62E6E6" w14:paraId="2F875103" w14:textId="1CF7F74E">
      <w:pPr>
        <w:rPr>
          <w:rFonts w:ascii="Calibri" w:hAnsi="Calibri" w:eastAsia="Calibri" w:cs="Calibri"/>
          <w:sz w:val="24"/>
          <w:szCs w:val="24"/>
        </w:rPr>
      </w:pPr>
    </w:p>
    <w:tbl>
      <w:tblPr>
        <w:tblW w:w="0" w:type="auto"/>
        <w:tblLayout w:type="fixed"/>
        <w:tblLook w:val="04A0" w:firstRow="1" w:lastRow="0" w:firstColumn="1" w:lastColumn="0" w:noHBand="0" w:noVBand="1"/>
      </w:tblPr>
      <w:tblGrid>
        <w:gridCol w:w="4680"/>
        <w:gridCol w:w="4680"/>
      </w:tblGrid>
      <w:tr w:rsidR="5B62E6E6" w:rsidTr="5B62E6E6" w14:paraId="387C03D2" w14:textId="77777777">
        <w:tc>
          <w:tcPr>
            <w:tcW w:w="4680" w:type="dxa"/>
          </w:tcPr>
          <w:p w:rsidR="5B62E6E6" w:rsidP="5B62E6E6" w:rsidRDefault="5B62E6E6" w14:paraId="36DA84B0" w14:textId="0C61A73C">
            <w:pPr>
              <w:rPr>
                <w:rFonts w:ascii="Calibri" w:hAnsi="Calibri" w:eastAsia="Calibri" w:cs="Calibri"/>
                <w:sz w:val="24"/>
                <w:szCs w:val="24"/>
              </w:rPr>
            </w:pPr>
            <w:r w:rsidRPr="5B62E6E6">
              <w:rPr>
                <w:rFonts w:ascii="Calibri" w:hAnsi="Calibri" w:eastAsia="Calibri" w:cs="Calibri"/>
                <w:b/>
                <w:bCs/>
                <w:sz w:val="24"/>
                <w:szCs w:val="24"/>
                <w:lang w:val="en-CA"/>
              </w:rPr>
              <w:t>Actor Action (Alternative Flow 4.1)</w:t>
            </w:r>
          </w:p>
        </w:tc>
        <w:tc>
          <w:tcPr>
            <w:tcW w:w="4680" w:type="dxa"/>
          </w:tcPr>
          <w:p w:rsidR="5B62E6E6" w:rsidP="5B62E6E6" w:rsidRDefault="5B62E6E6" w14:paraId="211C85E2" w14:textId="1E13044E">
            <w:pPr>
              <w:rPr>
                <w:rFonts w:ascii="Calibri" w:hAnsi="Calibri" w:eastAsia="Calibri" w:cs="Calibri"/>
                <w:sz w:val="24"/>
                <w:szCs w:val="24"/>
              </w:rPr>
            </w:pPr>
            <w:r w:rsidRPr="5B62E6E6">
              <w:rPr>
                <w:rFonts w:ascii="Calibri" w:hAnsi="Calibri" w:eastAsia="Calibri" w:cs="Calibri"/>
                <w:b/>
                <w:bCs/>
                <w:sz w:val="24"/>
                <w:szCs w:val="24"/>
                <w:lang w:val="en-CA"/>
              </w:rPr>
              <w:t>System Response</w:t>
            </w:r>
          </w:p>
        </w:tc>
      </w:tr>
      <w:tr w:rsidR="5B62E6E6" w:rsidTr="5B62E6E6" w14:paraId="77727C26" w14:textId="77777777">
        <w:tc>
          <w:tcPr>
            <w:tcW w:w="4680" w:type="dxa"/>
          </w:tcPr>
          <w:p w:rsidR="5B62E6E6" w:rsidP="5B62E6E6" w:rsidRDefault="5B62E6E6" w14:paraId="1823DD22" w14:textId="263F8B17">
            <w:pPr>
              <w:rPr>
                <w:rFonts w:ascii="Calibri" w:hAnsi="Calibri" w:eastAsia="Calibri" w:cs="Calibri"/>
                <w:sz w:val="24"/>
                <w:szCs w:val="24"/>
              </w:rPr>
            </w:pPr>
          </w:p>
        </w:tc>
        <w:tc>
          <w:tcPr>
            <w:tcW w:w="4680" w:type="dxa"/>
          </w:tcPr>
          <w:p w:rsidR="5B62E6E6" w:rsidP="5B62E6E6" w:rsidRDefault="5B62E6E6" w14:paraId="16E54BE7" w14:textId="296B344A">
            <w:pPr>
              <w:rPr>
                <w:rFonts w:ascii="Calibri" w:hAnsi="Calibri" w:eastAsia="Calibri" w:cs="Calibri"/>
                <w:sz w:val="24"/>
                <w:szCs w:val="24"/>
              </w:rPr>
            </w:pPr>
            <w:r w:rsidRPr="5B62E6E6">
              <w:rPr>
                <w:rFonts w:ascii="Calibri" w:hAnsi="Calibri" w:eastAsia="Calibri" w:cs="Calibri"/>
                <w:sz w:val="24"/>
                <w:szCs w:val="24"/>
                <w:lang w:val="en-CA"/>
              </w:rPr>
              <w:t xml:space="preserve">4.1 if one or more of input fields were invalid (ie. Blank), the system message will be displayed on top, displaying which part needs to be looked into. </w:t>
            </w:r>
          </w:p>
        </w:tc>
      </w:tr>
      <w:tr w:rsidR="5B62E6E6" w:rsidTr="5B62E6E6" w14:paraId="73AD502B" w14:textId="77777777">
        <w:tc>
          <w:tcPr>
            <w:tcW w:w="4680" w:type="dxa"/>
          </w:tcPr>
          <w:p w:rsidR="5B62E6E6" w:rsidP="5B62E6E6" w:rsidRDefault="5B62E6E6" w14:paraId="2190766D" w14:textId="66EA1EA1">
            <w:pPr>
              <w:rPr>
                <w:rFonts w:ascii="Calibri" w:hAnsi="Calibri" w:eastAsia="Calibri" w:cs="Calibri"/>
                <w:sz w:val="24"/>
                <w:szCs w:val="24"/>
              </w:rPr>
            </w:pPr>
          </w:p>
        </w:tc>
        <w:tc>
          <w:tcPr>
            <w:tcW w:w="4680" w:type="dxa"/>
          </w:tcPr>
          <w:p w:rsidR="5B62E6E6" w:rsidP="5B62E6E6" w:rsidRDefault="5B62E6E6" w14:paraId="590F0CA8" w14:textId="790AF984">
            <w:pPr>
              <w:rPr>
                <w:rFonts w:ascii="Calibri" w:hAnsi="Calibri" w:eastAsia="Calibri" w:cs="Calibri"/>
                <w:sz w:val="24"/>
                <w:szCs w:val="24"/>
              </w:rPr>
            </w:pPr>
          </w:p>
        </w:tc>
      </w:tr>
    </w:tbl>
    <w:p w:rsidR="5B62E6E6" w:rsidP="5B62E6E6" w:rsidRDefault="5B62E6E6" w14:paraId="67D44342" w14:textId="49CDC54C">
      <w:pPr>
        <w:rPr>
          <w:rFonts w:ascii="Calibri" w:hAnsi="Calibri" w:eastAsia="Calibri" w:cs="Calibri"/>
          <w:sz w:val="24"/>
          <w:szCs w:val="24"/>
        </w:rPr>
      </w:pPr>
    </w:p>
    <w:p w:rsidR="671DC62F" w:rsidRDefault="671DC62F" w14:paraId="25DD7BE9" w14:textId="61192A3B">
      <w:r>
        <w:br w:type="page"/>
      </w:r>
    </w:p>
    <w:p w:rsidR="6B745530" w:rsidP="5B62E6E6" w:rsidRDefault="6B745530" w14:paraId="0C7C3777" w14:textId="3C7BDC9B">
      <w:pPr>
        <w:pStyle w:val="Heading2"/>
        <w:rPr>
          <w:rFonts w:ascii="Calibri Light" w:hAnsi="Calibri Light" w:eastAsia="Calibri Light" w:cs="Calibri Light"/>
          <w:color w:val="2F5496"/>
        </w:rPr>
      </w:pPr>
      <w:bookmarkStart w:name="_Toc63015984" w:id="40"/>
      <w:r w:rsidRPr="5B62E6E6">
        <w:rPr>
          <w:lang w:val="en-CA"/>
        </w:rPr>
        <w:lastRenderedPageBreak/>
        <w:t>Use Case 5: Change Password</w:t>
      </w:r>
      <w:bookmarkEnd w:id="40"/>
      <w:r w:rsidRPr="5B62E6E6">
        <w:rPr>
          <w:lang w:val="en-CA"/>
        </w:rPr>
        <w:t xml:space="preserve"> </w:t>
      </w:r>
    </w:p>
    <w:p w:rsidR="6B745530" w:rsidP="5B62E6E6" w:rsidRDefault="6B745530" w14:paraId="55B9025D" w14:textId="1641A7D7">
      <w:pPr>
        <w:rPr>
          <w:rFonts w:ascii="Calibri" w:hAnsi="Calibri" w:eastAsia="Calibri" w:cs="Calibri"/>
          <w:sz w:val="24"/>
          <w:szCs w:val="24"/>
        </w:rPr>
      </w:pPr>
      <w:r w:rsidRPr="5B62E6E6">
        <w:rPr>
          <w:rFonts w:ascii="Calibri" w:hAnsi="Calibri" w:eastAsia="Calibri" w:cs="Calibri"/>
          <w:b/>
          <w:bCs/>
          <w:sz w:val="24"/>
          <w:szCs w:val="24"/>
          <w:lang w:val="en-CA"/>
        </w:rPr>
        <w:t>Pre-condition:</w:t>
      </w:r>
      <w:r w:rsidRPr="5B62E6E6">
        <w:rPr>
          <w:rFonts w:ascii="Calibri" w:hAnsi="Calibri" w:eastAsia="Calibri" w:cs="Calibri"/>
          <w:sz w:val="24"/>
          <w:szCs w:val="24"/>
          <w:lang w:val="en-CA"/>
        </w:rPr>
        <w:t xml:space="preserve">  The actor must be already registered into the database/system and is logged in</w:t>
      </w:r>
    </w:p>
    <w:p w:rsidR="6B745530" w:rsidP="5B62E6E6" w:rsidRDefault="6B745530" w14:paraId="502B8F7F" w14:textId="606FEC5F">
      <w:pPr>
        <w:rPr>
          <w:rFonts w:ascii="Calibri" w:hAnsi="Calibri" w:eastAsia="Calibri" w:cs="Calibri"/>
          <w:sz w:val="24"/>
          <w:szCs w:val="24"/>
        </w:rPr>
      </w:pPr>
      <w:r w:rsidRPr="5B62E6E6">
        <w:rPr>
          <w:rFonts w:ascii="Calibri" w:hAnsi="Calibri" w:eastAsia="Calibri" w:cs="Calibri"/>
          <w:b/>
          <w:bCs/>
          <w:sz w:val="24"/>
          <w:szCs w:val="24"/>
          <w:lang w:val="en-CA"/>
        </w:rPr>
        <w:t>Post-condition</w:t>
      </w:r>
      <w:r w:rsidRPr="5B62E6E6">
        <w:rPr>
          <w:rFonts w:ascii="Calibri" w:hAnsi="Calibri" w:eastAsia="Calibri" w:cs="Calibri"/>
          <w:sz w:val="24"/>
          <w:szCs w:val="24"/>
          <w:lang w:val="en-CA"/>
        </w:rPr>
        <w:t>: The actor now have new password set by the actor.</w:t>
      </w:r>
    </w:p>
    <w:p w:rsidR="6B745530" w:rsidP="5B62E6E6" w:rsidRDefault="6B745530" w14:paraId="5EA518D2" w14:textId="609663E7">
      <w:pPr>
        <w:rPr>
          <w:rFonts w:ascii="Calibri" w:hAnsi="Calibri" w:eastAsia="Calibri" w:cs="Calibri"/>
          <w:sz w:val="24"/>
          <w:szCs w:val="24"/>
        </w:rPr>
      </w:pPr>
      <w:r w:rsidRPr="5B62E6E6">
        <w:rPr>
          <w:rFonts w:ascii="Calibri" w:hAnsi="Calibri" w:eastAsia="Calibri" w:cs="Calibri"/>
          <w:b/>
          <w:bCs/>
          <w:sz w:val="24"/>
          <w:szCs w:val="24"/>
          <w:lang w:val="en-CA"/>
        </w:rPr>
        <w:t>Limitation(s)</w:t>
      </w:r>
      <w:r w:rsidRPr="5B62E6E6">
        <w:rPr>
          <w:rFonts w:ascii="Calibri" w:hAnsi="Calibri" w:eastAsia="Calibri" w:cs="Calibri"/>
          <w:sz w:val="24"/>
          <w:szCs w:val="24"/>
          <w:lang w:val="en-CA"/>
        </w:rPr>
        <w:t xml:space="preserve">: </w:t>
      </w:r>
    </w:p>
    <w:p w:rsidR="5B62E6E6" w:rsidP="5B62E6E6" w:rsidRDefault="5B62E6E6" w14:paraId="6C3FBDE9" w14:textId="6BCCAE0E">
      <w:pPr>
        <w:rPr>
          <w:rFonts w:ascii="Calibri" w:hAnsi="Calibri" w:eastAsia="Calibri" w:cs="Calibri"/>
          <w:sz w:val="24"/>
          <w:szCs w:val="24"/>
        </w:rPr>
      </w:pPr>
    </w:p>
    <w:tbl>
      <w:tblPr>
        <w:tblW w:w="0" w:type="auto"/>
        <w:tblLayout w:type="fixed"/>
        <w:tblLook w:val="04A0" w:firstRow="1" w:lastRow="0" w:firstColumn="1" w:lastColumn="0" w:noHBand="0" w:noVBand="1"/>
      </w:tblPr>
      <w:tblGrid>
        <w:gridCol w:w="4680"/>
        <w:gridCol w:w="4680"/>
      </w:tblGrid>
      <w:tr w:rsidR="5B62E6E6" w:rsidTr="5B62E6E6" w14:paraId="4AC3186E" w14:textId="77777777">
        <w:tc>
          <w:tcPr>
            <w:tcW w:w="4680" w:type="dxa"/>
          </w:tcPr>
          <w:p w:rsidR="5B62E6E6" w:rsidP="5B62E6E6" w:rsidRDefault="5B62E6E6" w14:paraId="6D937863" w14:textId="1276A8D0">
            <w:pPr>
              <w:rPr>
                <w:rFonts w:ascii="Calibri" w:hAnsi="Calibri" w:eastAsia="Calibri" w:cs="Calibri"/>
                <w:sz w:val="24"/>
                <w:szCs w:val="24"/>
              </w:rPr>
            </w:pPr>
            <w:r w:rsidRPr="5B62E6E6">
              <w:rPr>
                <w:rFonts w:ascii="Calibri" w:hAnsi="Calibri" w:eastAsia="Calibri" w:cs="Calibri"/>
                <w:b/>
                <w:bCs/>
                <w:sz w:val="24"/>
                <w:szCs w:val="24"/>
                <w:lang w:val="en-CA"/>
              </w:rPr>
              <w:t>Actor Action</w:t>
            </w:r>
          </w:p>
        </w:tc>
        <w:tc>
          <w:tcPr>
            <w:tcW w:w="4680" w:type="dxa"/>
          </w:tcPr>
          <w:p w:rsidR="5B62E6E6" w:rsidP="5B62E6E6" w:rsidRDefault="5B62E6E6" w14:paraId="30F63E77" w14:textId="45EB2D68">
            <w:pPr>
              <w:rPr>
                <w:rFonts w:ascii="Calibri" w:hAnsi="Calibri" w:eastAsia="Calibri" w:cs="Calibri"/>
                <w:sz w:val="24"/>
                <w:szCs w:val="24"/>
              </w:rPr>
            </w:pPr>
            <w:r w:rsidRPr="5B62E6E6">
              <w:rPr>
                <w:rFonts w:ascii="Calibri" w:hAnsi="Calibri" w:eastAsia="Calibri" w:cs="Calibri"/>
                <w:b/>
                <w:bCs/>
                <w:sz w:val="24"/>
                <w:szCs w:val="24"/>
                <w:lang w:val="en-CA"/>
              </w:rPr>
              <w:t>System Response</w:t>
            </w:r>
          </w:p>
        </w:tc>
      </w:tr>
      <w:tr w:rsidR="5B62E6E6" w:rsidTr="5B62E6E6" w14:paraId="60981D90" w14:textId="77777777">
        <w:tc>
          <w:tcPr>
            <w:tcW w:w="4680" w:type="dxa"/>
          </w:tcPr>
          <w:p w:rsidR="5B62E6E6" w:rsidP="002F4E73" w:rsidRDefault="5B62E6E6" w14:paraId="2BC46A5D" w14:textId="7F4FCEC5">
            <w:pPr>
              <w:pStyle w:val="ListParagraph"/>
              <w:numPr>
                <w:ilvl w:val="0"/>
                <w:numId w:val="41"/>
              </w:numPr>
              <w:rPr>
                <w:rFonts w:eastAsiaTheme="majorEastAsia" w:cstheme="majorBidi"/>
                <w:sz w:val="24"/>
                <w:szCs w:val="24"/>
              </w:rPr>
            </w:pPr>
            <w:r w:rsidRPr="5B62E6E6">
              <w:rPr>
                <w:rFonts w:ascii="Calibri" w:hAnsi="Calibri" w:eastAsia="Calibri" w:cs="Calibri"/>
                <w:sz w:val="24"/>
                <w:szCs w:val="24"/>
                <w:lang w:val="en-CA"/>
              </w:rPr>
              <w:t>The user clicks “profile” in the dashboard UI</w:t>
            </w:r>
          </w:p>
        </w:tc>
        <w:tc>
          <w:tcPr>
            <w:tcW w:w="4680" w:type="dxa"/>
          </w:tcPr>
          <w:p w:rsidR="5B62E6E6" w:rsidP="002F4E73" w:rsidRDefault="5B62E6E6" w14:paraId="37397330" w14:textId="353C6E1C">
            <w:pPr>
              <w:pStyle w:val="ListParagraph"/>
              <w:numPr>
                <w:ilvl w:val="0"/>
                <w:numId w:val="41"/>
              </w:numPr>
              <w:rPr>
                <w:rFonts w:eastAsiaTheme="majorEastAsia" w:cstheme="majorBidi"/>
                <w:sz w:val="24"/>
                <w:szCs w:val="24"/>
              </w:rPr>
            </w:pPr>
            <w:r w:rsidRPr="5B62E6E6">
              <w:rPr>
                <w:rFonts w:ascii="Calibri" w:hAnsi="Calibri" w:eastAsia="Calibri" w:cs="Calibri"/>
                <w:sz w:val="24"/>
                <w:szCs w:val="24"/>
                <w:lang w:val="en-CA"/>
              </w:rPr>
              <w:t>The actor is presented with the profile UI</w:t>
            </w:r>
          </w:p>
        </w:tc>
      </w:tr>
      <w:tr w:rsidR="5B62E6E6" w:rsidTr="5B62E6E6" w14:paraId="7CA60A16" w14:textId="77777777">
        <w:tc>
          <w:tcPr>
            <w:tcW w:w="4680" w:type="dxa"/>
          </w:tcPr>
          <w:p w:rsidR="5B62E6E6" w:rsidP="002F4E73" w:rsidRDefault="5B62E6E6" w14:paraId="4D7197CD" w14:textId="485CBCA5">
            <w:pPr>
              <w:pStyle w:val="ListParagraph"/>
              <w:numPr>
                <w:ilvl w:val="0"/>
                <w:numId w:val="41"/>
              </w:numPr>
              <w:rPr>
                <w:rFonts w:eastAsiaTheme="majorEastAsia" w:cstheme="majorBidi"/>
                <w:sz w:val="24"/>
                <w:szCs w:val="24"/>
              </w:rPr>
            </w:pPr>
            <w:r w:rsidRPr="5B62E6E6">
              <w:rPr>
                <w:rFonts w:ascii="Calibri" w:hAnsi="Calibri" w:eastAsia="Calibri" w:cs="Calibri"/>
                <w:sz w:val="24"/>
                <w:szCs w:val="24"/>
                <w:lang w:val="en-CA"/>
              </w:rPr>
              <w:t>The actor clicks “change password” link</w:t>
            </w:r>
          </w:p>
        </w:tc>
        <w:tc>
          <w:tcPr>
            <w:tcW w:w="4680" w:type="dxa"/>
          </w:tcPr>
          <w:p w:rsidR="5B62E6E6" w:rsidP="002F4E73" w:rsidRDefault="5B62E6E6" w14:paraId="2BA63011" w14:textId="25BB9BBC">
            <w:pPr>
              <w:pStyle w:val="ListParagraph"/>
              <w:numPr>
                <w:ilvl w:val="0"/>
                <w:numId w:val="41"/>
              </w:numPr>
              <w:rPr>
                <w:rFonts w:eastAsiaTheme="majorEastAsia" w:cstheme="majorBidi"/>
                <w:sz w:val="24"/>
                <w:szCs w:val="24"/>
              </w:rPr>
            </w:pPr>
            <w:r w:rsidRPr="5B62E6E6">
              <w:rPr>
                <w:rFonts w:ascii="Calibri" w:hAnsi="Calibri" w:eastAsia="Calibri" w:cs="Calibri"/>
                <w:sz w:val="24"/>
                <w:szCs w:val="24"/>
                <w:lang w:val="en-CA"/>
              </w:rPr>
              <w:t>The change password form is displayed to the actor.</w:t>
            </w:r>
          </w:p>
        </w:tc>
      </w:tr>
      <w:tr w:rsidR="5B62E6E6" w:rsidTr="5B62E6E6" w14:paraId="7FF1B56B" w14:textId="77777777">
        <w:tc>
          <w:tcPr>
            <w:tcW w:w="4680" w:type="dxa"/>
          </w:tcPr>
          <w:p w:rsidR="5B62E6E6" w:rsidP="002F4E73" w:rsidRDefault="5B62E6E6" w14:paraId="31706203" w14:textId="5D509EE1">
            <w:pPr>
              <w:pStyle w:val="ListParagraph"/>
              <w:numPr>
                <w:ilvl w:val="0"/>
                <w:numId w:val="41"/>
              </w:numPr>
              <w:rPr>
                <w:rFonts w:eastAsiaTheme="majorEastAsia" w:cstheme="majorBidi"/>
                <w:sz w:val="24"/>
                <w:szCs w:val="24"/>
              </w:rPr>
            </w:pPr>
            <w:r w:rsidRPr="5B62E6E6">
              <w:rPr>
                <w:rFonts w:ascii="Calibri" w:hAnsi="Calibri" w:eastAsia="Calibri" w:cs="Calibri"/>
                <w:sz w:val="24"/>
                <w:szCs w:val="24"/>
                <w:lang w:val="en-CA"/>
              </w:rPr>
              <w:t>The user enters old password, new password, confirm new password and clicks “change password” button.</w:t>
            </w:r>
          </w:p>
        </w:tc>
        <w:tc>
          <w:tcPr>
            <w:tcW w:w="4680" w:type="dxa"/>
          </w:tcPr>
          <w:p w:rsidR="5B62E6E6" w:rsidP="002F4E73" w:rsidRDefault="5B62E6E6" w14:paraId="2A03B6DB" w14:textId="71B01152">
            <w:pPr>
              <w:pStyle w:val="ListParagraph"/>
              <w:numPr>
                <w:ilvl w:val="0"/>
                <w:numId w:val="41"/>
              </w:numPr>
              <w:rPr>
                <w:rFonts w:eastAsiaTheme="majorEastAsia" w:cstheme="majorBidi"/>
                <w:sz w:val="24"/>
                <w:szCs w:val="24"/>
              </w:rPr>
            </w:pPr>
            <w:r w:rsidRPr="5B62E6E6">
              <w:rPr>
                <w:rFonts w:ascii="Calibri" w:hAnsi="Calibri" w:eastAsia="Calibri" w:cs="Calibri"/>
                <w:sz w:val="24"/>
                <w:szCs w:val="24"/>
                <w:lang w:val="en-CA"/>
              </w:rPr>
              <w:t xml:space="preserve">If all the inputs were valid, the system will display a success password change message and redirect back to profile UI. </w:t>
            </w:r>
          </w:p>
          <w:p w:rsidR="5B62E6E6" w:rsidP="002F4E73" w:rsidRDefault="5B62E6E6" w14:paraId="36406F91" w14:textId="10B27D61">
            <w:pPr>
              <w:pStyle w:val="ListParagraph"/>
              <w:numPr>
                <w:ilvl w:val="0"/>
                <w:numId w:val="41"/>
              </w:numPr>
              <w:rPr>
                <w:rFonts w:eastAsiaTheme="majorEastAsia" w:cstheme="majorBidi"/>
                <w:sz w:val="24"/>
                <w:szCs w:val="24"/>
              </w:rPr>
            </w:pPr>
            <w:r w:rsidRPr="5B62E6E6">
              <w:rPr>
                <w:rFonts w:ascii="Calibri" w:hAnsi="Calibri" w:eastAsia="Calibri" w:cs="Calibri"/>
                <w:sz w:val="24"/>
                <w:szCs w:val="24"/>
                <w:lang w:val="en-CA"/>
              </w:rPr>
              <w:t>The system will send an email to the actor informing the change.</w:t>
            </w:r>
          </w:p>
        </w:tc>
      </w:tr>
    </w:tbl>
    <w:p w:rsidR="5B62E6E6" w:rsidP="5B62E6E6" w:rsidRDefault="5B62E6E6" w14:paraId="77CCC67D" w14:textId="313BBEAF">
      <w:pPr>
        <w:rPr>
          <w:rFonts w:ascii="Calibri" w:hAnsi="Calibri" w:eastAsia="Calibri" w:cs="Calibri"/>
          <w:sz w:val="24"/>
          <w:szCs w:val="24"/>
        </w:rPr>
      </w:pPr>
    </w:p>
    <w:tbl>
      <w:tblPr>
        <w:tblW w:w="0" w:type="auto"/>
        <w:tblLayout w:type="fixed"/>
        <w:tblLook w:val="04A0" w:firstRow="1" w:lastRow="0" w:firstColumn="1" w:lastColumn="0" w:noHBand="0" w:noVBand="1"/>
      </w:tblPr>
      <w:tblGrid>
        <w:gridCol w:w="4680"/>
        <w:gridCol w:w="4680"/>
      </w:tblGrid>
      <w:tr w:rsidR="5B62E6E6" w:rsidTr="5B62E6E6" w14:paraId="778F0029" w14:textId="77777777">
        <w:tc>
          <w:tcPr>
            <w:tcW w:w="4680" w:type="dxa"/>
          </w:tcPr>
          <w:p w:rsidR="5B62E6E6" w:rsidP="5B62E6E6" w:rsidRDefault="5B62E6E6" w14:paraId="2C20BAAC" w14:textId="31C2A481">
            <w:pPr>
              <w:rPr>
                <w:rFonts w:ascii="Calibri" w:hAnsi="Calibri" w:eastAsia="Calibri" w:cs="Calibri"/>
                <w:sz w:val="24"/>
                <w:szCs w:val="24"/>
              </w:rPr>
            </w:pPr>
            <w:r w:rsidRPr="5B62E6E6">
              <w:rPr>
                <w:rFonts w:ascii="Calibri" w:hAnsi="Calibri" w:eastAsia="Calibri" w:cs="Calibri"/>
                <w:b/>
                <w:bCs/>
                <w:sz w:val="24"/>
                <w:szCs w:val="24"/>
                <w:lang w:val="en-CA"/>
              </w:rPr>
              <w:t>Actor Action (Alternative Flow 5.1)</w:t>
            </w:r>
          </w:p>
        </w:tc>
        <w:tc>
          <w:tcPr>
            <w:tcW w:w="4680" w:type="dxa"/>
          </w:tcPr>
          <w:p w:rsidR="5B62E6E6" w:rsidP="5B62E6E6" w:rsidRDefault="5B62E6E6" w14:paraId="2E5ACE94" w14:textId="7101F723">
            <w:pPr>
              <w:rPr>
                <w:rFonts w:ascii="Calibri" w:hAnsi="Calibri" w:eastAsia="Calibri" w:cs="Calibri"/>
                <w:sz w:val="24"/>
                <w:szCs w:val="24"/>
              </w:rPr>
            </w:pPr>
            <w:r w:rsidRPr="5B62E6E6">
              <w:rPr>
                <w:rFonts w:ascii="Calibri" w:hAnsi="Calibri" w:eastAsia="Calibri" w:cs="Calibri"/>
                <w:b/>
                <w:bCs/>
                <w:sz w:val="24"/>
                <w:szCs w:val="24"/>
                <w:lang w:val="en-CA"/>
              </w:rPr>
              <w:t>System Response</w:t>
            </w:r>
          </w:p>
        </w:tc>
      </w:tr>
      <w:tr w:rsidR="5B62E6E6" w:rsidTr="5B62E6E6" w14:paraId="174005A7" w14:textId="77777777">
        <w:tc>
          <w:tcPr>
            <w:tcW w:w="4680" w:type="dxa"/>
          </w:tcPr>
          <w:p w:rsidR="5B62E6E6" w:rsidP="5B62E6E6" w:rsidRDefault="5B62E6E6" w14:paraId="3F8D8CB5" w14:textId="2F6A33BF">
            <w:pPr>
              <w:rPr>
                <w:rFonts w:ascii="Calibri" w:hAnsi="Calibri" w:eastAsia="Calibri" w:cs="Calibri"/>
                <w:sz w:val="24"/>
                <w:szCs w:val="24"/>
              </w:rPr>
            </w:pPr>
            <w:r w:rsidRPr="5B62E6E6">
              <w:rPr>
                <w:rFonts w:ascii="Calibri" w:hAnsi="Calibri" w:eastAsia="Calibri" w:cs="Calibri"/>
                <w:sz w:val="24"/>
                <w:szCs w:val="24"/>
                <w:lang w:val="en-CA"/>
              </w:rPr>
              <w:t>5.1 the actor clicks “cancel”</w:t>
            </w:r>
          </w:p>
        </w:tc>
        <w:tc>
          <w:tcPr>
            <w:tcW w:w="4680" w:type="dxa"/>
          </w:tcPr>
          <w:p w:rsidR="5B62E6E6" w:rsidP="5B62E6E6" w:rsidRDefault="5B62E6E6" w14:paraId="4A0B15DC" w14:textId="2F493A27">
            <w:pPr>
              <w:rPr>
                <w:rFonts w:ascii="Calibri" w:hAnsi="Calibri" w:eastAsia="Calibri" w:cs="Calibri"/>
                <w:sz w:val="24"/>
                <w:szCs w:val="24"/>
              </w:rPr>
            </w:pPr>
            <w:r w:rsidRPr="5B62E6E6">
              <w:rPr>
                <w:rFonts w:ascii="Calibri" w:hAnsi="Calibri" w:eastAsia="Calibri" w:cs="Calibri"/>
                <w:sz w:val="24"/>
                <w:szCs w:val="24"/>
                <w:lang w:val="en-CA"/>
              </w:rPr>
              <w:t>6.1 redirect the page to profile UI.</w:t>
            </w:r>
          </w:p>
        </w:tc>
      </w:tr>
    </w:tbl>
    <w:p w:rsidR="5B62E6E6" w:rsidP="5B62E6E6" w:rsidRDefault="5B62E6E6" w14:paraId="04360CC6" w14:textId="0ACE4588">
      <w:pPr>
        <w:rPr>
          <w:rFonts w:ascii="Calibri" w:hAnsi="Calibri" w:eastAsia="Calibri" w:cs="Calibri"/>
          <w:sz w:val="24"/>
          <w:szCs w:val="24"/>
        </w:rPr>
      </w:pPr>
    </w:p>
    <w:p w:rsidR="671DC62F" w:rsidRDefault="671DC62F" w14:paraId="579A169D" w14:textId="6F786B8C">
      <w:r>
        <w:br w:type="page"/>
      </w:r>
    </w:p>
    <w:p w:rsidR="6B745530" w:rsidP="5B62E6E6" w:rsidRDefault="6B745530" w14:paraId="5864102E" w14:textId="79C624F1">
      <w:pPr>
        <w:pStyle w:val="Heading2"/>
        <w:rPr>
          <w:rFonts w:ascii="Calibri Light" w:hAnsi="Calibri Light" w:eastAsia="Calibri Light" w:cs="Calibri Light"/>
          <w:color w:val="2F5496"/>
        </w:rPr>
      </w:pPr>
      <w:bookmarkStart w:name="_Toc63015985" w:id="41"/>
      <w:r w:rsidRPr="5B62E6E6">
        <w:rPr>
          <w:lang w:val="en-CA"/>
        </w:rPr>
        <w:lastRenderedPageBreak/>
        <w:t>Use Case 6:  Client Delete Account</w:t>
      </w:r>
      <w:bookmarkEnd w:id="41"/>
    </w:p>
    <w:p w:rsidR="6B745530" w:rsidP="5B62E6E6" w:rsidRDefault="6B745530" w14:paraId="6F7D3027" w14:textId="61918BC9">
      <w:pPr>
        <w:rPr>
          <w:rFonts w:ascii="Calibri" w:hAnsi="Calibri" w:eastAsia="Calibri" w:cs="Calibri"/>
          <w:sz w:val="24"/>
          <w:szCs w:val="24"/>
        </w:rPr>
      </w:pPr>
      <w:r w:rsidRPr="5B62E6E6">
        <w:rPr>
          <w:rFonts w:ascii="Calibri" w:hAnsi="Calibri" w:eastAsia="Calibri" w:cs="Calibri"/>
          <w:b/>
          <w:bCs/>
          <w:sz w:val="24"/>
          <w:szCs w:val="24"/>
          <w:lang w:val="en-CA"/>
        </w:rPr>
        <w:t>Pre-condition:</w:t>
      </w:r>
      <w:r w:rsidRPr="5B62E6E6">
        <w:rPr>
          <w:rFonts w:ascii="Calibri" w:hAnsi="Calibri" w:eastAsia="Calibri" w:cs="Calibri"/>
          <w:sz w:val="24"/>
          <w:szCs w:val="24"/>
          <w:lang w:val="en-CA"/>
        </w:rPr>
        <w:t xml:space="preserve">  The actor’s account must be already in the database/system and is logged in.</w:t>
      </w:r>
    </w:p>
    <w:p w:rsidR="6B745530" w:rsidP="5B62E6E6" w:rsidRDefault="6B745530" w14:paraId="042EA456" w14:textId="538D902A">
      <w:pPr>
        <w:rPr>
          <w:rFonts w:ascii="Calibri" w:hAnsi="Calibri" w:eastAsia="Calibri" w:cs="Calibri"/>
          <w:sz w:val="24"/>
          <w:szCs w:val="24"/>
        </w:rPr>
      </w:pPr>
      <w:r w:rsidRPr="5B62E6E6">
        <w:rPr>
          <w:rFonts w:ascii="Calibri" w:hAnsi="Calibri" w:eastAsia="Calibri" w:cs="Calibri"/>
          <w:b/>
          <w:bCs/>
          <w:sz w:val="24"/>
          <w:szCs w:val="24"/>
          <w:lang w:val="en-CA"/>
        </w:rPr>
        <w:t>Post-condition</w:t>
      </w:r>
      <w:r w:rsidRPr="5B62E6E6">
        <w:rPr>
          <w:rFonts w:ascii="Calibri" w:hAnsi="Calibri" w:eastAsia="Calibri" w:cs="Calibri"/>
          <w:sz w:val="24"/>
          <w:szCs w:val="24"/>
          <w:lang w:val="en-CA"/>
        </w:rPr>
        <w:t>: The actor is now no longer in the system/database</w:t>
      </w:r>
    </w:p>
    <w:p w:rsidR="6B745530" w:rsidP="5B62E6E6" w:rsidRDefault="6B745530" w14:paraId="312FFF2B" w14:textId="7C2FD7E0">
      <w:pPr>
        <w:rPr>
          <w:rFonts w:ascii="Calibri" w:hAnsi="Calibri" w:eastAsia="Calibri" w:cs="Calibri"/>
          <w:sz w:val="24"/>
          <w:szCs w:val="24"/>
        </w:rPr>
      </w:pPr>
      <w:r w:rsidRPr="5B62E6E6">
        <w:rPr>
          <w:rFonts w:ascii="Calibri" w:hAnsi="Calibri" w:eastAsia="Calibri" w:cs="Calibri"/>
          <w:b/>
          <w:bCs/>
          <w:sz w:val="24"/>
          <w:szCs w:val="24"/>
          <w:lang w:val="en-CA"/>
        </w:rPr>
        <w:t>Limitation(s)</w:t>
      </w:r>
      <w:r w:rsidRPr="5B62E6E6">
        <w:rPr>
          <w:rFonts w:ascii="Calibri" w:hAnsi="Calibri" w:eastAsia="Calibri" w:cs="Calibri"/>
          <w:sz w:val="24"/>
          <w:szCs w:val="24"/>
          <w:lang w:val="en-CA"/>
        </w:rPr>
        <w:t xml:space="preserve">: </w:t>
      </w:r>
    </w:p>
    <w:p w:rsidR="5B62E6E6" w:rsidP="5B62E6E6" w:rsidRDefault="5B62E6E6" w14:paraId="13861477" w14:textId="205407DD">
      <w:pPr>
        <w:rPr>
          <w:rFonts w:ascii="Calibri" w:hAnsi="Calibri" w:eastAsia="Calibri" w:cs="Calibri"/>
          <w:sz w:val="24"/>
          <w:szCs w:val="24"/>
        </w:rPr>
      </w:pPr>
    </w:p>
    <w:tbl>
      <w:tblPr>
        <w:tblW w:w="0" w:type="auto"/>
        <w:tblLayout w:type="fixed"/>
        <w:tblLook w:val="04A0" w:firstRow="1" w:lastRow="0" w:firstColumn="1" w:lastColumn="0" w:noHBand="0" w:noVBand="1"/>
      </w:tblPr>
      <w:tblGrid>
        <w:gridCol w:w="4680"/>
        <w:gridCol w:w="4680"/>
      </w:tblGrid>
      <w:tr w:rsidR="5B62E6E6" w:rsidTr="5B62E6E6" w14:paraId="67CB4FC3" w14:textId="77777777">
        <w:tc>
          <w:tcPr>
            <w:tcW w:w="4680" w:type="dxa"/>
          </w:tcPr>
          <w:p w:rsidR="5B62E6E6" w:rsidP="5B62E6E6" w:rsidRDefault="5B62E6E6" w14:paraId="5C461E82" w14:textId="7AB7F003">
            <w:pPr>
              <w:rPr>
                <w:rFonts w:ascii="Calibri" w:hAnsi="Calibri" w:eastAsia="Calibri" w:cs="Calibri"/>
                <w:sz w:val="24"/>
                <w:szCs w:val="24"/>
              </w:rPr>
            </w:pPr>
            <w:r w:rsidRPr="5B62E6E6">
              <w:rPr>
                <w:rFonts w:ascii="Calibri" w:hAnsi="Calibri" w:eastAsia="Calibri" w:cs="Calibri"/>
                <w:b/>
                <w:bCs/>
                <w:sz w:val="24"/>
                <w:szCs w:val="24"/>
                <w:lang w:val="en-CA"/>
              </w:rPr>
              <w:t>Actor Action</w:t>
            </w:r>
          </w:p>
        </w:tc>
        <w:tc>
          <w:tcPr>
            <w:tcW w:w="4680" w:type="dxa"/>
          </w:tcPr>
          <w:p w:rsidR="5B62E6E6" w:rsidP="5B62E6E6" w:rsidRDefault="5B62E6E6" w14:paraId="5E6CF26F" w14:textId="083782B3">
            <w:pPr>
              <w:rPr>
                <w:rFonts w:ascii="Calibri" w:hAnsi="Calibri" w:eastAsia="Calibri" w:cs="Calibri"/>
                <w:sz w:val="24"/>
                <w:szCs w:val="24"/>
              </w:rPr>
            </w:pPr>
            <w:r w:rsidRPr="5B62E6E6">
              <w:rPr>
                <w:rFonts w:ascii="Calibri" w:hAnsi="Calibri" w:eastAsia="Calibri" w:cs="Calibri"/>
                <w:b/>
                <w:bCs/>
                <w:sz w:val="24"/>
                <w:szCs w:val="24"/>
                <w:lang w:val="en-CA"/>
              </w:rPr>
              <w:t>System Response</w:t>
            </w:r>
          </w:p>
        </w:tc>
      </w:tr>
      <w:tr w:rsidR="5B62E6E6" w:rsidTr="5B62E6E6" w14:paraId="2264A05F" w14:textId="77777777">
        <w:tc>
          <w:tcPr>
            <w:tcW w:w="4680" w:type="dxa"/>
          </w:tcPr>
          <w:p w:rsidR="5B62E6E6" w:rsidP="002F4E73" w:rsidRDefault="5B62E6E6" w14:paraId="3C01020C" w14:textId="16D01A9A">
            <w:pPr>
              <w:pStyle w:val="ListParagraph"/>
              <w:numPr>
                <w:ilvl w:val="0"/>
                <w:numId w:val="40"/>
              </w:numPr>
              <w:rPr>
                <w:rFonts w:eastAsiaTheme="majorEastAsia" w:cstheme="majorBidi"/>
                <w:sz w:val="24"/>
                <w:szCs w:val="24"/>
              </w:rPr>
            </w:pPr>
            <w:r w:rsidRPr="5B62E6E6">
              <w:rPr>
                <w:rFonts w:ascii="Calibri" w:hAnsi="Calibri" w:eastAsia="Calibri" w:cs="Calibri"/>
                <w:sz w:val="24"/>
                <w:szCs w:val="24"/>
                <w:lang w:val="en-CA"/>
              </w:rPr>
              <w:t>The actor clicks “profile” link from the dashboard UI</w:t>
            </w:r>
          </w:p>
        </w:tc>
        <w:tc>
          <w:tcPr>
            <w:tcW w:w="4680" w:type="dxa"/>
          </w:tcPr>
          <w:p w:rsidR="5B62E6E6" w:rsidP="002F4E73" w:rsidRDefault="5B62E6E6" w14:paraId="6AB6A9FE" w14:textId="7732B962">
            <w:pPr>
              <w:pStyle w:val="ListParagraph"/>
              <w:numPr>
                <w:ilvl w:val="0"/>
                <w:numId w:val="40"/>
              </w:numPr>
              <w:rPr>
                <w:rFonts w:eastAsiaTheme="majorEastAsia" w:cstheme="majorBidi"/>
                <w:sz w:val="24"/>
                <w:szCs w:val="24"/>
              </w:rPr>
            </w:pPr>
            <w:r w:rsidRPr="5B62E6E6">
              <w:rPr>
                <w:rFonts w:ascii="Calibri" w:hAnsi="Calibri" w:eastAsia="Calibri" w:cs="Calibri"/>
                <w:sz w:val="24"/>
                <w:szCs w:val="24"/>
                <w:lang w:val="en-CA"/>
              </w:rPr>
              <w:t>The actor is presented with a profile interface</w:t>
            </w:r>
          </w:p>
        </w:tc>
      </w:tr>
      <w:tr w:rsidR="5B62E6E6" w:rsidTr="5B62E6E6" w14:paraId="051FC739" w14:textId="77777777">
        <w:tc>
          <w:tcPr>
            <w:tcW w:w="4680" w:type="dxa"/>
          </w:tcPr>
          <w:p w:rsidR="5B62E6E6" w:rsidP="002F4E73" w:rsidRDefault="5B62E6E6" w14:paraId="76E5D3C0" w14:textId="1836894F">
            <w:pPr>
              <w:pStyle w:val="ListParagraph"/>
              <w:numPr>
                <w:ilvl w:val="0"/>
                <w:numId w:val="40"/>
              </w:numPr>
              <w:rPr>
                <w:rFonts w:eastAsiaTheme="majorEastAsia" w:cstheme="majorBidi"/>
                <w:sz w:val="24"/>
                <w:szCs w:val="24"/>
              </w:rPr>
            </w:pPr>
            <w:r w:rsidRPr="5B62E6E6">
              <w:rPr>
                <w:rFonts w:ascii="Calibri" w:hAnsi="Calibri" w:eastAsia="Calibri" w:cs="Calibri"/>
                <w:sz w:val="24"/>
                <w:szCs w:val="24"/>
                <w:lang w:val="en-CA"/>
              </w:rPr>
              <w:t>The actor clicks “delete account”</w:t>
            </w:r>
          </w:p>
        </w:tc>
        <w:tc>
          <w:tcPr>
            <w:tcW w:w="4680" w:type="dxa"/>
          </w:tcPr>
          <w:p w:rsidR="5B62E6E6" w:rsidP="002F4E73" w:rsidRDefault="5B62E6E6" w14:paraId="3ADA1A1F" w14:textId="5934AEE9">
            <w:pPr>
              <w:pStyle w:val="ListParagraph"/>
              <w:numPr>
                <w:ilvl w:val="0"/>
                <w:numId w:val="40"/>
              </w:numPr>
              <w:rPr>
                <w:rFonts w:eastAsiaTheme="majorEastAsia" w:cstheme="majorBidi"/>
                <w:sz w:val="24"/>
                <w:szCs w:val="24"/>
              </w:rPr>
            </w:pPr>
            <w:r w:rsidRPr="5B62E6E6">
              <w:rPr>
                <w:rFonts w:ascii="Calibri" w:hAnsi="Calibri" w:eastAsia="Calibri" w:cs="Calibri"/>
                <w:sz w:val="24"/>
                <w:szCs w:val="24"/>
                <w:lang w:val="en-CA"/>
              </w:rPr>
              <w:t>The system prompts the actor for confirmation and inform that the actor needs to confirm it via email (link).</w:t>
            </w:r>
          </w:p>
        </w:tc>
      </w:tr>
      <w:tr w:rsidR="5B62E6E6" w:rsidTr="5B62E6E6" w14:paraId="2BC8C6C0" w14:textId="77777777">
        <w:tc>
          <w:tcPr>
            <w:tcW w:w="4680" w:type="dxa"/>
          </w:tcPr>
          <w:p w:rsidR="5B62E6E6" w:rsidP="002F4E73" w:rsidRDefault="5B62E6E6" w14:paraId="14900E52" w14:textId="73E31F85">
            <w:pPr>
              <w:pStyle w:val="ListParagraph"/>
              <w:numPr>
                <w:ilvl w:val="0"/>
                <w:numId w:val="40"/>
              </w:numPr>
              <w:rPr>
                <w:rFonts w:eastAsiaTheme="majorEastAsia" w:cstheme="majorBidi"/>
                <w:sz w:val="24"/>
                <w:szCs w:val="24"/>
              </w:rPr>
            </w:pPr>
            <w:r w:rsidRPr="5B62E6E6">
              <w:rPr>
                <w:rFonts w:ascii="Calibri" w:hAnsi="Calibri" w:eastAsia="Calibri" w:cs="Calibri"/>
                <w:sz w:val="24"/>
                <w:szCs w:val="24"/>
                <w:lang w:val="en-CA"/>
              </w:rPr>
              <w:t>The actor clicks “yes”</w:t>
            </w:r>
          </w:p>
        </w:tc>
        <w:tc>
          <w:tcPr>
            <w:tcW w:w="4680" w:type="dxa"/>
          </w:tcPr>
          <w:p w:rsidR="5B62E6E6" w:rsidP="002F4E73" w:rsidRDefault="5B62E6E6" w14:paraId="778E5FCA" w14:textId="70F54D65">
            <w:pPr>
              <w:pStyle w:val="ListParagraph"/>
              <w:numPr>
                <w:ilvl w:val="0"/>
                <w:numId w:val="40"/>
              </w:numPr>
              <w:rPr>
                <w:rFonts w:eastAsiaTheme="majorEastAsia" w:cstheme="majorBidi"/>
                <w:sz w:val="24"/>
                <w:szCs w:val="24"/>
              </w:rPr>
            </w:pPr>
            <w:r w:rsidRPr="5B62E6E6">
              <w:rPr>
                <w:rFonts w:ascii="Calibri" w:hAnsi="Calibri" w:eastAsia="Calibri" w:cs="Calibri"/>
                <w:sz w:val="24"/>
                <w:szCs w:val="24"/>
                <w:lang w:val="en-CA"/>
              </w:rPr>
              <w:t>The system will log the actor out and sends an email.</w:t>
            </w:r>
          </w:p>
        </w:tc>
      </w:tr>
      <w:tr w:rsidR="5B62E6E6" w:rsidTr="5B62E6E6" w14:paraId="2E0388C8" w14:textId="77777777">
        <w:tc>
          <w:tcPr>
            <w:tcW w:w="4680" w:type="dxa"/>
          </w:tcPr>
          <w:p w:rsidR="5B62E6E6" w:rsidP="002F4E73" w:rsidRDefault="5B62E6E6" w14:paraId="584A6A29" w14:textId="3A2A9625">
            <w:pPr>
              <w:pStyle w:val="ListParagraph"/>
              <w:numPr>
                <w:ilvl w:val="0"/>
                <w:numId w:val="40"/>
              </w:numPr>
              <w:rPr>
                <w:rFonts w:eastAsiaTheme="majorEastAsia" w:cstheme="majorBidi"/>
                <w:sz w:val="24"/>
                <w:szCs w:val="24"/>
              </w:rPr>
            </w:pPr>
            <w:r w:rsidRPr="5B62E6E6">
              <w:rPr>
                <w:rFonts w:ascii="Calibri" w:hAnsi="Calibri" w:eastAsia="Calibri" w:cs="Calibri"/>
                <w:sz w:val="24"/>
                <w:szCs w:val="24"/>
                <w:lang w:val="en-CA"/>
              </w:rPr>
              <w:t>The actor clicks the link to confirm account deletion</w:t>
            </w:r>
          </w:p>
        </w:tc>
        <w:tc>
          <w:tcPr>
            <w:tcW w:w="4680" w:type="dxa"/>
          </w:tcPr>
          <w:p w:rsidR="5B62E6E6" w:rsidP="002F4E73" w:rsidRDefault="5B62E6E6" w14:paraId="5627C424" w14:textId="75DBA305">
            <w:pPr>
              <w:pStyle w:val="ListParagraph"/>
              <w:numPr>
                <w:ilvl w:val="0"/>
                <w:numId w:val="40"/>
              </w:numPr>
              <w:rPr>
                <w:rFonts w:eastAsiaTheme="majorEastAsia" w:cstheme="majorBidi"/>
                <w:sz w:val="24"/>
                <w:szCs w:val="24"/>
              </w:rPr>
            </w:pPr>
            <w:r w:rsidRPr="5B62E6E6">
              <w:rPr>
                <w:rFonts w:ascii="Calibri" w:hAnsi="Calibri" w:eastAsia="Calibri" w:cs="Calibri"/>
                <w:sz w:val="24"/>
                <w:szCs w:val="24"/>
                <w:lang w:val="en-CA"/>
              </w:rPr>
              <w:t>The success message will be displayed.</w:t>
            </w:r>
          </w:p>
        </w:tc>
      </w:tr>
    </w:tbl>
    <w:p w:rsidR="5B62E6E6" w:rsidP="5B62E6E6" w:rsidRDefault="5B62E6E6" w14:paraId="65BC09B5" w14:textId="7462CAE3">
      <w:pPr>
        <w:rPr>
          <w:rFonts w:ascii="Calibri" w:hAnsi="Calibri" w:eastAsia="Calibri" w:cs="Calibri"/>
          <w:sz w:val="24"/>
          <w:szCs w:val="24"/>
        </w:rPr>
      </w:pPr>
    </w:p>
    <w:tbl>
      <w:tblPr>
        <w:tblW w:w="0" w:type="auto"/>
        <w:tblLayout w:type="fixed"/>
        <w:tblLook w:val="04A0" w:firstRow="1" w:lastRow="0" w:firstColumn="1" w:lastColumn="0" w:noHBand="0" w:noVBand="1"/>
      </w:tblPr>
      <w:tblGrid>
        <w:gridCol w:w="4680"/>
        <w:gridCol w:w="4680"/>
      </w:tblGrid>
      <w:tr w:rsidR="5B62E6E6" w:rsidTr="5B62E6E6" w14:paraId="0D40D051" w14:textId="77777777">
        <w:tc>
          <w:tcPr>
            <w:tcW w:w="4680" w:type="dxa"/>
          </w:tcPr>
          <w:p w:rsidR="5B62E6E6" w:rsidP="5B62E6E6" w:rsidRDefault="5B62E6E6" w14:paraId="66823F2F" w14:textId="3FDC2B4B">
            <w:pPr>
              <w:rPr>
                <w:rFonts w:ascii="Calibri" w:hAnsi="Calibri" w:eastAsia="Calibri" w:cs="Calibri"/>
                <w:sz w:val="24"/>
                <w:szCs w:val="24"/>
              </w:rPr>
            </w:pPr>
            <w:r w:rsidRPr="5B62E6E6">
              <w:rPr>
                <w:rFonts w:ascii="Calibri" w:hAnsi="Calibri" w:eastAsia="Calibri" w:cs="Calibri"/>
                <w:b/>
                <w:bCs/>
                <w:sz w:val="24"/>
                <w:szCs w:val="24"/>
                <w:lang w:val="en-CA"/>
              </w:rPr>
              <w:t>Actor Action (Alternative Flow 5.1)</w:t>
            </w:r>
          </w:p>
        </w:tc>
        <w:tc>
          <w:tcPr>
            <w:tcW w:w="4680" w:type="dxa"/>
          </w:tcPr>
          <w:p w:rsidR="5B62E6E6" w:rsidP="5B62E6E6" w:rsidRDefault="5B62E6E6" w14:paraId="1245E267" w14:textId="0C5112C9">
            <w:pPr>
              <w:rPr>
                <w:rFonts w:ascii="Calibri" w:hAnsi="Calibri" w:eastAsia="Calibri" w:cs="Calibri"/>
                <w:sz w:val="24"/>
                <w:szCs w:val="24"/>
              </w:rPr>
            </w:pPr>
            <w:r w:rsidRPr="5B62E6E6">
              <w:rPr>
                <w:rFonts w:ascii="Calibri" w:hAnsi="Calibri" w:eastAsia="Calibri" w:cs="Calibri"/>
                <w:b/>
                <w:bCs/>
                <w:sz w:val="24"/>
                <w:szCs w:val="24"/>
                <w:lang w:val="en-CA"/>
              </w:rPr>
              <w:t>System Response</w:t>
            </w:r>
          </w:p>
        </w:tc>
      </w:tr>
      <w:tr w:rsidR="5B62E6E6" w:rsidTr="5B62E6E6" w14:paraId="18A497FD" w14:textId="77777777">
        <w:tc>
          <w:tcPr>
            <w:tcW w:w="4680" w:type="dxa"/>
          </w:tcPr>
          <w:p w:rsidR="5B62E6E6" w:rsidP="5B62E6E6" w:rsidRDefault="5B62E6E6" w14:paraId="24D7F3FF" w14:textId="190E9243">
            <w:pPr>
              <w:rPr>
                <w:rFonts w:ascii="Calibri" w:hAnsi="Calibri" w:eastAsia="Calibri" w:cs="Calibri"/>
                <w:sz w:val="24"/>
                <w:szCs w:val="24"/>
              </w:rPr>
            </w:pPr>
            <w:r w:rsidRPr="5B62E6E6">
              <w:rPr>
                <w:rFonts w:ascii="Calibri" w:hAnsi="Calibri" w:eastAsia="Calibri" w:cs="Calibri"/>
                <w:sz w:val="24"/>
                <w:szCs w:val="24"/>
                <w:lang w:val="en-CA"/>
              </w:rPr>
              <w:t>5.1 the actor clicks “no”</w:t>
            </w:r>
          </w:p>
        </w:tc>
        <w:tc>
          <w:tcPr>
            <w:tcW w:w="4680" w:type="dxa"/>
          </w:tcPr>
          <w:p w:rsidR="5B62E6E6" w:rsidP="5B62E6E6" w:rsidRDefault="5B62E6E6" w14:paraId="4BB92A8F" w14:textId="55921059">
            <w:pPr>
              <w:rPr>
                <w:rFonts w:ascii="Calibri" w:hAnsi="Calibri" w:eastAsia="Calibri" w:cs="Calibri"/>
                <w:sz w:val="24"/>
                <w:szCs w:val="24"/>
              </w:rPr>
            </w:pPr>
            <w:r w:rsidRPr="5B62E6E6">
              <w:rPr>
                <w:rFonts w:ascii="Calibri" w:hAnsi="Calibri" w:eastAsia="Calibri" w:cs="Calibri"/>
                <w:sz w:val="24"/>
                <w:szCs w:val="24"/>
                <w:lang w:val="en-CA"/>
              </w:rPr>
              <w:t>6.1 redirects the page to profile UI</w:t>
            </w:r>
          </w:p>
        </w:tc>
      </w:tr>
    </w:tbl>
    <w:p w:rsidR="5B62E6E6" w:rsidP="5B62E6E6" w:rsidRDefault="5B62E6E6" w14:paraId="3D242826" w14:textId="4EEB960A">
      <w:pPr>
        <w:rPr>
          <w:rFonts w:ascii="Calibri" w:hAnsi="Calibri" w:eastAsia="Calibri" w:cs="Calibri"/>
          <w:sz w:val="24"/>
          <w:szCs w:val="24"/>
        </w:rPr>
      </w:pPr>
    </w:p>
    <w:tbl>
      <w:tblPr>
        <w:tblW w:w="0" w:type="auto"/>
        <w:tblLayout w:type="fixed"/>
        <w:tblLook w:val="04A0" w:firstRow="1" w:lastRow="0" w:firstColumn="1" w:lastColumn="0" w:noHBand="0" w:noVBand="1"/>
      </w:tblPr>
      <w:tblGrid>
        <w:gridCol w:w="4680"/>
        <w:gridCol w:w="4680"/>
      </w:tblGrid>
      <w:tr w:rsidR="5B62E6E6" w:rsidTr="5B62E6E6" w14:paraId="341BC250" w14:textId="77777777">
        <w:tc>
          <w:tcPr>
            <w:tcW w:w="4680" w:type="dxa"/>
          </w:tcPr>
          <w:p w:rsidR="5B62E6E6" w:rsidP="5B62E6E6" w:rsidRDefault="5B62E6E6" w14:paraId="0293412E" w14:textId="6C0EA3EA">
            <w:pPr>
              <w:rPr>
                <w:rFonts w:ascii="Calibri" w:hAnsi="Calibri" w:eastAsia="Calibri" w:cs="Calibri"/>
                <w:sz w:val="24"/>
                <w:szCs w:val="24"/>
              </w:rPr>
            </w:pPr>
            <w:r w:rsidRPr="5B62E6E6">
              <w:rPr>
                <w:rFonts w:ascii="Calibri" w:hAnsi="Calibri" w:eastAsia="Calibri" w:cs="Calibri"/>
                <w:b/>
                <w:bCs/>
                <w:sz w:val="24"/>
                <w:szCs w:val="24"/>
                <w:lang w:val="en-CA"/>
              </w:rPr>
              <w:t>Actor Action (Alternative Flow 7.1)</w:t>
            </w:r>
          </w:p>
        </w:tc>
        <w:tc>
          <w:tcPr>
            <w:tcW w:w="4680" w:type="dxa"/>
          </w:tcPr>
          <w:p w:rsidR="5B62E6E6" w:rsidP="5B62E6E6" w:rsidRDefault="5B62E6E6" w14:paraId="1E7A5FA9" w14:textId="204DAF47">
            <w:pPr>
              <w:rPr>
                <w:rFonts w:ascii="Calibri" w:hAnsi="Calibri" w:eastAsia="Calibri" w:cs="Calibri"/>
                <w:sz w:val="24"/>
                <w:szCs w:val="24"/>
              </w:rPr>
            </w:pPr>
            <w:r w:rsidRPr="5B62E6E6">
              <w:rPr>
                <w:rFonts w:ascii="Calibri" w:hAnsi="Calibri" w:eastAsia="Calibri" w:cs="Calibri"/>
                <w:b/>
                <w:bCs/>
                <w:sz w:val="24"/>
                <w:szCs w:val="24"/>
                <w:lang w:val="en-CA"/>
              </w:rPr>
              <w:t>System Response</w:t>
            </w:r>
          </w:p>
        </w:tc>
      </w:tr>
      <w:tr w:rsidR="5B62E6E6" w:rsidTr="5B62E6E6" w14:paraId="18F24C07" w14:textId="77777777">
        <w:tc>
          <w:tcPr>
            <w:tcW w:w="4680" w:type="dxa"/>
          </w:tcPr>
          <w:p w:rsidR="5B62E6E6" w:rsidP="5B62E6E6" w:rsidRDefault="5B62E6E6" w14:paraId="191D466F" w14:textId="6F4B4457">
            <w:pPr>
              <w:rPr>
                <w:rFonts w:ascii="Calibri" w:hAnsi="Calibri" w:eastAsia="Calibri" w:cs="Calibri"/>
                <w:sz w:val="24"/>
                <w:szCs w:val="24"/>
              </w:rPr>
            </w:pPr>
            <w:r w:rsidRPr="5B62E6E6">
              <w:rPr>
                <w:rFonts w:ascii="Calibri" w:hAnsi="Calibri" w:eastAsia="Calibri" w:cs="Calibri"/>
                <w:sz w:val="24"/>
                <w:szCs w:val="24"/>
                <w:lang w:val="en-CA"/>
              </w:rPr>
              <w:t>7.1 opens the email but not click the link</w:t>
            </w:r>
          </w:p>
        </w:tc>
        <w:tc>
          <w:tcPr>
            <w:tcW w:w="4680" w:type="dxa"/>
          </w:tcPr>
          <w:p w:rsidR="5B62E6E6" w:rsidP="5B62E6E6" w:rsidRDefault="5B62E6E6" w14:paraId="4656D8AE" w14:textId="459C0B1A">
            <w:pPr>
              <w:rPr>
                <w:rFonts w:ascii="Calibri" w:hAnsi="Calibri" w:eastAsia="Calibri" w:cs="Calibri"/>
                <w:sz w:val="24"/>
                <w:szCs w:val="24"/>
              </w:rPr>
            </w:pPr>
            <w:r w:rsidRPr="5B62E6E6">
              <w:rPr>
                <w:rFonts w:ascii="Calibri" w:hAnsi="Calibri" w:eastAsia="Calibri" w:cs="Calibri"/>
                <w:sz w:val="24"/>
                <w:szCs w:val="24"/>
                <w:lang w:val="en-CA"/>
              </w:rPr>
              <w:t>8.1 Do nothing.</w:t>
            </w:r>
          </w:p>
        </w:tc>
      </w:tr>
    </w:tbl>
    <w:p w:rsidR="5B62E6E6" w:rsidP="5B62E6E6" w:rsidRDefault="5B62E6E6" w14:paraId="2A4D3005" w14:textId="54C9EEBB">
      <w:pPr>
        <w:rPr>
          <w:rFonts w:ascii="Calibri" w:hAnsi="Calibri" w:eastAsia="Calibri" w:cs="Calibri"/>
          <w:sz w:val="24"/>
          <w:szCs w:val="24"/>
        </w:rPr>
      </w:pPr>
    </w:p>
    <w:p w:rsidR="671DC62F" w:rsidRDefault="671DC62F" w14:paraId="39977858" w14:textId="329E943A">
      <w:r>
        <w:br w:type="page"/>
      </w:r>
    </w:p>
    <w:p w:rsidR="6B745530" w:rsidP="5B62E6E6" w:rsidRDefault="6B745530" w14:paraId="659DF560" w14:textId="237CF6F5">
      <w:pPr>
        <w:pStyle w:val="Heading2"/>
        <w:rPr>
          <w:rFonts w:ascii="Calibri Light" w:hAnsi="Calibri Light" w:eastAsia="Calibri Light" w:cs="Calibri Light"/>
          <w:color w:val="2F5496"/>
        </w:rPr>
      </w:pPr>
      <w:bookmarkStart w:name="_Toc63015986" w:id="42"/>
      <w:r w:rsidRPr="5B62E6E6">
        <w:rPr>
          <w:lang w:val="en-CA"/>
        </w:rPr>
        <w:lastRenderedPageBreak/>
        <w:t>Use Case 7: Client Adds Pet Profile</w:t>
      </w:r>
      <w:bookmarkEnd w:id="42"/>
      <w:r w:rsidRPr="5B62E6E6">
        <w:rPr>
          <w:lang w:val="en-CA"/>
        </w:rPr>
        <w:t xml:space="preserve"> </w:t>
      </w:r>
    </w:p>
    <w:p w:rsidR="6B745530" w:rsidP="5B62E6E6" w:rsidRDefault="6B745530" w14:paraId="16EE5385" w14:textId="2642013B">
      <w:pPr>
        <w:rPr>
          <w:rFonts w:ascii="Calibri" w:hAnsi="Calibri" w:eastAsia="Calibri" w:cs="Calibri"/>
          <w:sz w:val="24"/>
          <w:szCs w:val="24"/>
        </w:rPr>
      </w:pPr>
      <w:r w:rsidRPr="5B62E6E6">
        <w:rPr>
          <w:rFonts w:ascii="Calibri" w:hAnsi="Calibri" w:eastAsia="Calibri" w:cs="Calibri"/>
          <w:b/>
          <w:bCs/>
          <w:sz w:val="24"/>
          <w:szCs w:val="24"/>
          <w:lang w:val="en-CA"/>
        </w:rPr>
        <w:t>Pre-condition:</w:t>
      </w:r>
      <w:r w:rsidRPr="5B62E6E6">
        <w:rPr>
          <w:rFonts w:ascii="Calibri" w:hAnsi="Calibri" w:eastAsia="Calibri" w:cs="Calibri"/>
          <w:sz w:val="24"/>
          <w:szCs w:val="24"/>
          <w:lang w:val="en-CA"/>
        </w:rPr>
        <w:t xml:space="preserve"> The actor must be already in the database/system and is logged in.</w:t>
      </w:r>
    </w:p>
    <w:p w:rsidR="6B745530" w:rsidP="5B62E6E6" w:rsidRDefault="6B745530" w14:paraId="46837928" w14:textId="35FFAE25">
      <w:pPr>
        <w:rPr>
          <w:rFonts w:ascii="Calibri" w:hAnsi="Calibri" w:eastAsia="Calibri" w:cs="Calibri"/>
          <w:sz w:val="24"/>
          <w:szCs w:val="24"/>
        </w:rPr>
      </w:pPr>
      <w:r w:rsidRPr="5B62E6E6">
        <w:rPr>
          <w:rFonts w:ascii="Calibri" w:hAnsi="Calibri" w:eastAsia="Calibri" w:cs="Calibri"/>
          <w:b/>
          <w:bCs/>
          <w:sz w:val="24"/>
          <w:szCs w:val="24"/>
          <w:lang w:val="en-CA"/>
        </w:rPr>
        <w:t>Post-condition</w:t>
      </w:r>
      <w:r w:rsidRPr="5B62E6E6">
        <w:rPr>
          <w:rFonts w:ascii="Calibri" w:hAnsi="Calibri" w:eastAsia="Calibri" w:cs="Calibri"/>
          <w:sz w:val="24"/>
          <w:szCs w:val="24"/>
          <w:lang w:val="en-CA"/>
        </w:rPr>
        <w:t>: The actor will now have new pet profile added to their account.</w:t>
      </w:r>
    </w:p>
    <w:p w:rsidR="6B745530" w:rsidP="5B62E6E6" w:rsidRDefault="6B745530" w14:paraId="29DA5560" w14:textId="7267421F">
      <w:pPr>
        <w:rPr>
          <w:rFonts w:ascii="Calibri" w:hAnsi="Calibri" w:eastAsia="Calibri" w:cs="Calibri"/>
          <w:sz w:val="24"/>
          <w:szCs w:val="24"/>
        </w:rPr>
      </w:pPr>
      <w:r w:rsidRPr="5B62E6E6">
        <w:rPr>
          <w:rFonts w:ascii="Calibri" w:hAnsi="Calibri" w:eastAsia="Calibri" w:cs="Calibri"/>
          <w:b/>
          <w:bCs/>
          <w:sz w:val="24"/>
          <w:szCs w:val="24"/>
          <w:lang w:val="en-CA"/>
        </w:rPr>
        <w:t>Limitation(s)</w:t>
      </w:r>
      <w:r w:rsidRPr="5B62E6E6">
        <w:rPr>
          <w:rFonts w:ascii="Calibri" w:hAnsi="Calibri" w:eastAsia="Calibri" w:cs="Calibri"/>
          <w:sz w:val="24"/>
          <w:szCs w:val="24"/>
          <w:lang w:val="en-CA"/>
        </w:rPr>
        <w:t>: Pet profile can be only added to actor’s account, not others.</w:t>
      </w:r>
    </w:p>
    <w:p w:rsidR="5B62E6E6" w:rsidP="5B62E6E6" w:rsidRDefault="5B62E6E6" w14:paraId="645D54A9" w14:textId="0FC043C7">
      <w:pPr>
        <w:rPr>
          <w:rFonts w:ascii="Calibri" w:hAnsi="Calibri" w:eastAsia="Calibri" w:cs="Calibri"/>
          <w:sz w:val="24"/>
          <w:szCs w:val="24"/>
        </w:rPr>
      </w:pPr>
    </w:p>
    <w:tbl>
      <w:tblPr>
        <w:tblW w:w="0" w:type="auto"/>
        <w:tblLayout w:type="fixed"/>
        <w:tblLook w:val="04A0" w:firstRow="1" w:lastRow="0" w:firstColumn="1" w:lastColumn="0" w:noHBand="0" w:noVBand="1"/>
      </w:tblPr>
      <w:tblGrid>
        <w:gridCol w:w="4680"/>
        <w:gridCol w:w="4680"/>
      </w:tblGrid>
      <w:tr w:rsidR="5B62E6E6" w:rsidTr="5B62E6E6" w14:paraId="2EC87D54" w14:textId="77777777">
        <w:tc>
          <w:tcPr>
            <w:tcW w:w="4680" w:type="dxa"/>
          </w:tcPr>
          <w:p w:rsidR="5B62E6E6" w:rsidP="5B62E6E6" w:rsidRDefault="5B62E6E6" w14:paraId="220CAB1E" w14:textId="08273C4E">
            <w:pPr>
              <w:rPr>
                <w:rFonts w:ascii="Calibri" w:hAnsi="Calibri" w:eastAsia="Calibri" w:cs="Calibri"/>
                <w:sz w:val="24"/>
                <w:szCs w:val="24"/>
              </w:rPr>
            </w:pPr>
            <w:r w:rsidRPr="5B62E6E6">
              <w:rPr>
                <w:rFonts w:ascii="Calibri" w:hAnsi="Calibri" w:eastAsia="Calibri" w:cs="Calibri"/>
                <w:b/>
                <w:bCs/>
                <w:sz w:val="24"/>
                <w:szCs w:val="24"/>
                <w:lang w:val="en-CA"/>
              </w:rPr>
              <w:t>Actor Action</w:t>
            </w:r>
          </w:p>
        </w:tc>
        <w:tc>
          <w:tcPr>
            <w:tcW w:w="4680" w:type="dxa"/>
          </w:tcPr>
          <w:p w:rsidR="5B62E6E6" w:rsidP="5B62E6E6" w:rsidRDefault="5B62E6E6" w14:paraId="23FAA743" w14:textId="12AA7BAD">
            <w:pPr>
              <w:rPr>
                <w:rFonts w:ascii="Calibri" w:hAnsi="Calibri" w:eastAsia="Calibri" w:cs="Calibri"/>
                <w:sz w:val="24"/>
                <w:szCs w:val="24"/>
              </w:rPr>
            </w:pPr>
            <w:r w:rsidRPr="5B62E6E6">
              <w:rPr>
                <w:rFonts w:ascii="Calibri" w:hAnsi="Calibri" w:eastAsia="Calibri" w:cs="Calibri"/>
                <w:b/>
                <w:bCs/>
                <w:sz w:val="24"/>
                <w:szCs w:val="24"/>
                <w:lang w:val="en-CA"/>
              </w:rPr>
              <w:t>System Response</w:t>
            </w:r>
          </w:p>
        </w:tc>
      </w:tr>
      <w:tr w:rsidR="5B62E6E6" w:rsidTr="5B62E6E6" w14:paraId="13604F74" w14:textId="77777777">
        <w:tc>
          <w:tcPr>
            <w:tcW w:w="4680" w:type="dxa"/>
          </w:tcPr>
          <w:p w:rsidR="5B62E6E6" w:rsidP="002F4E73" w:rsidRDefault="5B62E6E6" w14:paraId="5C29B5CA" w14:textId="17A23448">
            <w:pPr>
              <w:pStyle w:val="ListParagraph"/>
              <w:numPr>
                <w:ilvl w:val="0"/>
                <w:numId w:val="39"/>
              </w:numPr>
              <w:rPr>
                <w:rFonts w:eastAsiaTheme="majorEastAsia" w:cstheme="majorBidi"/>
                <w:sz w:val="24"/>
                <w:szCs w:val="24"/>
              </w:rPr>
            </w:pPr>
            <w:r w:rsidRPr="5B62E6E6">
              <w:rPr>
                <w:rFonts w:ascii="Calibri" w:hAnsi="Calibri" w:eastAsia="Calibri" w:cs="Calibri"/>
                <w:sz w:val="24"/>
                <w:szCs w:val="24"/>
                <w:lang w:val="en-CA"/>
              </w:rPr>
              <w:t>The actor clicks “Pets”</w:t>
            </w:r>
          </w:p>
        </w:tc>
        <w:tc>
          <w:tcPr>
            <w:tcW w:w="4680" w:type="dxa"/>
          </w:tcPr>
          <w:p w:rsidR="5B62E6E6" w:rsidP="002F4E73" w:rsidRDefault="5B62E6E6" w14:paraId="0256F573" w14:textId="09E2DCA4">
            <w:pPr>
              <w:pStyle w:val="ListParagraph"/>
              <w:numPr>
                <w:ilvl w:val="0"/>
                <w:numId w:val="39"/>
              </w:numPr>
              <w:rPr>
                <w:rFonts w:eastAsiaTheme="majorEastAsia" w:cstheme="majorBidi"/>
                <w:sz w:val="24"/>
                <w:szCs w:val="24"/>
              </w:rPr>
            </w:pPr>
            <w:r w:rsidRPr="5B62E6E6">
              <w:rPr>
                <w:rFonts w:ascii="Calibri" w:hAnsi="Calibri" w:eastAsia="Calibri" w:cs="Calibri"/>
                <w:sz w:val="24"/>
                <w:szCs w:val="24"/>
                <w:lang w:val="en-CA"/>
              </w:rPr>
              <w:t>Displays the Pets page</w:t>
            </w:r>
          </w:p>
        </w:tc>
      </w:tr>
      <w:tr w:rsidR="5B62E6E6" w:rsidTr="5B62E6E6" w14:paraId="49633B3E" w14:textId="77777777">
        <w:tc>
          <w:tcPr>
            <w:tcW w:w="4680" w:type="dxa"/>
          </w:tcPr>
          <w:p w:rsidR="5B62E6E6" w:rsidP="002F4E73" w:rsidRDefault="5B62E6E6" w14:paraId="43EB1467" w14:textId="72C653F0">
            <w:pPr>
              <w:pStyle w:val="ListParagraph"/>
              <w:numPr>
                <w:ilvl w:val="0"/>
                <w:numId w:val="39"/>
              </w:numPr>
              <w:rPr>
                <w:rFonts w:eastAsiaTheme="majorEastAsia" w:cstheme="majorBidi"/>
                <w:sz w:val="24"/>
                <w:szCs w:val="24"/>
              </w:rPr>
            </w:pPr>
            <w:r w:rsidRPr="5B62E6E6">
              <w:rPr>
                <w:rFonts w:ascii="Calibri" w:hAnsi="Calibri" w:eastAsia="Calibri" w:cs="Calibri"/>
                <w:sz w:val="24"/>
                <w:szCs w:val="24"/>
                <w:lang w:val="en-CA"/>
              </w:rPr>
              <w:t>The actor clicks “add a pet”</w:t>
            </w:r>
          </w:p>
        </w:tc>
        <w:tc>
          <w:tcPr>
            <w:tcW w:w="4680" w:type="dxa"/>
          </w:tcPr>
          <w:p w:rsidR="5B62E6E6" w:rsidP="002F4E73" w:rsidRDefault="5B62E6E6" w14:paraId="17258764" w14:textId="078D0341">
            <w:pPr>
              <w:pStyle w:val="ListParagraph"/>
              <w:numPr>
                <w:ilvl w:val="0"/>
                <w:numId w:val="39"/>
              </w:numPr>
              <w:rPr>
                <w:rFonts w:eastAsiaTheme="majorEastAsia" w:cstheme="majorBidi"/>
                <w:sz w:val="24"/>
                <w:szCs w:val="24"/>
              </w:rPr>
            </w:pPr>
            <w:r w:rsidRPr="5B62E6E6">
              <w:rPr>
                <w:rFonts w:ascii="Calibri" w:hAnsi="Calibri" w:eastAsia="Calibri" w:cs="Calibri"/>
                <w:sz w:val="24"/>
                <w:szCs w:val="24"/>
                <w:lang w:val="en-CA"/>
              </w:rPr>
              <w:t>The pet profile creation UI is displayed</w:t>
            </w:r>
          </w:p>
        </w:tc>
      </w:tr>
      <w:tr w:rsidR="5B62E6E6" w:rsidTr="5B62E6E6" w14:paraId="4023F2E1" w14:textId="77777777">
        <w:tc>
          <w:tcPr>
            <w:tcW w:w="4680" w:type="dxa"/>
          </w:tcPr>
          <w:p w:rsidR="5B62E6E6" w:rsidP="002F4E73" w:rsidRDefault="5B62E6E6" w14:paraId="58934806" w14:textId="646F1A5C">
            <w:pPr>
              <w:pStyle w:val="ListParagraph"/>
              <w:numPr>
                <w:ilvl w:val="0"/>
                <w:numId w:val="39"/>
              </w:numPr>
              <w:rPr>
                <w:rFonts w:eastAsiaTheme="majorEastAsia" w:cstheme="majorBidi"/>
                <w:sz w:val="24"/>
                <w:szCs w:val="24"/>
              </w:rPr>
            </w:pPr>
            <w:r w:rsidRPr="5B62E6E6">
              <w:rPr>
                <w:rFonts w:ascii="Calibri" w:hAnsi="Calibri" w:eastAsia="Calibri" w:cs="Calibri"/>
                <w:sz w:val="24"/>
                <w:szCs w:val="24"/>
                <w:lang w:val="en-CA"/>
              </w:rPr>
              <w:t>The actor fills in all required input fields and click “add pet”</w:t>
            </w:r>
          </w:p>
        </w:tc>
        <w:tc>
          <w:tcPr>
            <w:tcW w:w="4680" w:type="dxa"/>
          </w:tcPr>
          <w:p w:rsidR="5B62E6E6" w:rsidP="002F4E73" w:rsidRDefault="5B62E6E6" w14:paraId="063F1E29" w14:textId="6C42624F">
            <w:pPr>
              <w:pStyle w:val="ListParagraph"/>
              <w:numPr>
                <w:ilvl w:val="0"/>
                <w:numId w:val="39"/>
              </w:numPr>
              <w:rPr>
                <w:rFonts w:eastAsiaTheme="majorEastAsia" w:cstheme="majorBidi"/>
                <w:sz w:val="24"/>
                <w:szCs w:val="24"/>
              </w:rPr>
            </w:pPr>
            <w:r w:rsidRPr="5B62E6E6">
              <w:rPr>
                <w:rFonts w:ascii="Calibri" w:hAnsi="Calibri" w:eastAsia="Calibri" w:cs="Calibri"/>
                <w:sz w:val="24"/>
                <w:szCs w:val="24"/>
                <w:lang w:val="en-CA"/>
              </w:rPr>
              <w:t xml:space="preserve">If the inputs were valid, redirect the page to Pets UI. </w:t>
            </w:r>
          </w:p>
        </w:tc>
      </w:tr>
    </w:tbl>
    <w:p w:rsidR="5B62E6E6" w:rsidP="5B62E6E6" w:rsidRDefault="5B62E6E6" w14:paraId="0DA119D4" w14:textId="3D716077">
      <w:pPr>
        <w:rPr>
          <w:rFonts w:ascii="Calibri" w:hAnsi="Calibri" w:eastAsia="Calibri" w:cs="Calibri"/>
          <w:sz w:val="24"/>
          <w:szCs w:val="24"/>
        </w:rPr>
      </w:pPr>
    </w:p>
    <w:tbl>
      <w:tblPr>
        <w:tblW w:w="0" w:type="auto"/>
        <w:tblLayout w:type="fixed"/>
        <w:tblLook w:val="04A0" w:firstRow="1" w:lastRow="0" w:firstColumn="1" w:lastColumn="0" w:noHBand="0" w:noVBand="1"/>
      </w:tblPr>
      <w:tblGrid>
        <w:gridCol w:w="4680"/>
        <w:gridCol w:w="4680"/>
      </w:tblGrid>
      <w:tr w:rsidR="5B62E6E6" w:rsidTr="5B62E6E6" w14:paraId="4DA05D4B" w14:textId="77777777">
        <w:tc>
          <w:tcPr>
            <w:tcW w:w="4680" w:type="dxa"/>
          </w:tcPr>
          <w:p w:rsidR="5B62E6E6" w:rsidP="5B62E6E6" w:rsidRDefault="5B62E6E6" w14:paraId="1531CB83" w14:textId="4B40C884">
            <w:pPr>
              <w:rPr>
                <w:rFonts w:ascii="Calibri" w:hAnsi="Calibri" w:eastAsia="Calibri" w:cs="Calibri"/>
                <w:sz w:val="24"/>
                <w:szCs w:val="24"/>
              </w:rPr>
            </w:pPr>
            <w:r w:rsidRPr="5B62E6E6">
              <w:rPr>
                <w:rFonts w:ascii="Calibri" w:hAnsi="Calibri" w:eastAsia="Calibri" w:cs="Calibri"/>
                <w:b/>
                <w:bCs/>
                <w:sz w:val="24"/>
                <w:szCs w:val="24"/>
                <w:lang w:val="en-CA"/>
              </w:rPr>
              <w:t>Actor Action (Alternative Flow 5.1)</w:t>
            </w:r>
          </w:p>
        </w:tc>
        <w:tc>
          <w:tcPr>
            <w:tcW w:w="4680" w:type="dxa"/>
          </w:tcPr>
          <w:p w:rsidR="5B62E6E6" w:rsidP="5B62E6E6" w:rsidRDefault="5B62E6E6" w14:paraId="0F955D35" w14:textId="20B65009">
            <w:pPr>
              <w:rPr>
                <w:rFonts w:ascii="Calibri" w:hAnsi="Calibri" w:eastAsia="Calibri" w:cs="Calibri"/>
                <w:sz w:val="24"/>
                <w:szCs w:val="24"/>
              </w:rPr>
            </w:pPr>
            <w:r w:rsidRPr="5B62E6E6">
              <w:rPr>
                <w:rFonts w:ascii="Calibri" w:hAnsi="Calibri" w:eastAsia="Calibri" w:cs="Calibri"/>
                <w:b/>
                <w:bCs/>
                <w:sz w:val="24"/>
                <w:szCs w:val="24"/>
                <w:lang w:val="en-CA"/>
              </w:rPr>
              <w:t>System Response</w:t>
            </w:r>
          </w:p>
        </w:tc>
      </w:tr>
      <w:tr w:rsidR="5B62E6E6" w:rsidTr="5B62E6E6" w14:paraId="307D8637" w14:textId="77777777">
        <w:tc>
          <w:tcPr>
            <w:tcW w:w="4680" w:type="dxa"/>
          </w:tcPr>
          <w:p w:rsidR="5B62E6E6" w:rsidP="5B62E6E6" w:rsidRDefault="5B62E6E6" w14:paraId="0CC0A6A2" w14:textId="07413701">
            <w:pPr>
              <w:rPr>
                <w:rFonts w:ascii="Calibri" w:hAnsi="Calibri" w:eastAsia="Calibri" w:cs="Calibri"/>
                <w:sz w:val="24"/>
                <w:szCs w:val="24"/>
              </w:rPr>
            </w:pPr>
            <w:r w:rsidRPr="5B62E6E6">
              <w:rPr>
                <w:rFonts w:ascii="Calibri" w:hAnsi="Calibri" w:eastAsia="Calibri" w:cs="Calibri"/>
                <w:sz w:val="24"/>
                <w:szCs w:val="24"/>
                <w:lang w:val="en-CA"/>
              </w:rPr>
              <w:t>5.1 the actor clicks “cancel”</w:t>
            </w:r>
          </w:p>
        </w:tc>
        <w:tc>
          <w:tcPr>
            <w:tcW w:w="4680" w:type="dxa"/>
          </w:tcPr>
          <w:p w:rsidR="5B62E6E6" w:rsidP="5B62E6E6" w:rsidRDefault="5B62E6E6" w14:paraId="6B17D7B9" w14:textId="30F3BC29">
            <w:pPr>
              <w:rPr>
                <w:rFonts w:ascii="Calibri" w:hAnsi="Calibri" w:eastAsia="Calibri" w:cs="Calibri"/>
                <w:sz w:val="24"/>
                <w:szCs w:val="24"/>
              </w:rPr>
            </w:pPr>
            <w:r w:rsidRPr="5B62E6E6">
              <w:rPr>
                <w:rFonts w:ascii="Calibri" w:hAnsi="Calibri" w:eastAsia="Calibri" w:cs="Calibri"/>
                <w:sz w:val="24"/>
                <w:szCs w:val="24"/>
                <w:lang w:val="en-CA"/>
              </w:rPr>
              <w:t>6.1 the page will be redirected to profile UI</w:t>
            </w:r>
          </w:p>
        </w:tc>
      </w:tr>
    </w:tbl>
    <w:p w:rsidR="5B62E6E6" w:rsidP="5B62E6E6" w:rsidRDefault="5B62E6E6" w14:paraId="3AB0CA91" w14:textId="6515C988">
      <w:pPr>
        <w:rPr>
          <w:rFonts w:ascii="Calibri" w:hAnsi="Calibri" w:eastAsia="Calibri" w:cs="Calibri"/>
          <w:sz w:val="24"/>
          <w:szCs w:val="24"/>
        </w:rPr>
      </w:pPr>
    </w:p>
    <w:tbl>
      <w:tblPr>
        <w:tblW w:w="0" w:type="auto"/>
        <w:tblLayout w:type="fixed"/>
        <w:tblLook w:val="04A0" w:firstRow="1" w:lastRow="0" w:firstColumn="1" w:lastColumn="0" w:noHBand="0" w:noVBand="1"/>
      </w:tblPr>
      <w:tblGrid>
        <w:gridCol w:w="4680"/>
        <w:gridCol w:w="4680"/>
      </w:tblGrid>
      <w:tr w:rsidR="5B62E6E6" w:rsidTr="5B62E6E6" w14:paraId="7722CC1B" w14:textId="77777777">
        <w:tc>
          <w:tcPr>
            <w:tcW w:w="4680" w:type="dxa"/>
          </w:tcPr>
          <w:p w:rsidR="5B62E6E6" w:rsidP="5B62E6E6" w:rsidRDefault="5B62E6E6" w14:paraId="775CDAD6" w14:textId="512F33FC">
            <w:pPr>
              <w:rPr>
                <w:rFonts w:ascii="Calibri" w:hAnsi="Calibri" w:eastAsia="Calibri" w:cs="Calibri"/>
                <w:sz w:val="24"/>
                <w:szCs w:val="24"/>
              </w:rPr>
            </w:pPr>
            <w:r w:rsidRPr="5B62E6E6">
              <w:rPr>
                <w:rFonts w:ascii="Calibri" w:hAnsi="Calibri" w:eastAsia="Calibri" w:cs="Calibri"/>
                <w:b/>
                <w:bCs/>
                <w:sz w:val="24"/>
                <w:szCs w:val="24"/>
                <w:lang w:val="en-CA"/>
              </w:rPr>
              <w:t>Actor Action (6.2)</w:t>
            </w:r>
          </w:p>
        </w:tc>
        <w:tc>
          <w:tcPr>
            <w:tcW w:w="4680" w:type="dxa"/>
          </w:tcPr>
          <w:p w:rsidR="5B62E6E6" w:rsidP="5B62E6E6" w:rsidRDefault="5B62E6E6" w14:paraId="1FB067E5" w14:textId="1733A666">
            <w:pPr>
              <w:rPr>
                <w:rFonts w:ascii="Calibri" w:hAnsi="Calibri" w:eastAsia="Calibri" w:cs="Calibri"/>
                <w:sz w:val="24"/>
                <w:szCs w:val="24"/>
              </w:rPr>
            </w:pPr>
            <w:r w:rsidRPr="5B62E6E6">
              <w:rPr>
                <w:rFonts w:ascii="Calibri" w:hAnsi="Calibri" w:eastAsia="Calibri" w:cs="Calibri"/>
                <w:b/>
                <w:bCs/>
                <w:sz w:val="24"/>
                <w:szCs w:val="24"/>
                <w:lang w:val="en-CA"/>
              </w:rPr>
              <w:t>System Response</w:t>
            </w:r>
          </w:p>
        </w:tc>
      </w:tr>
      <w:tr w:rsidR="5B62E6E6" w:rsidTr="5B62E6E6" w14:paraId="1E612FBD" w14:textId="77777777">
        <w:tc>
          <w:tcPr>
            <w:tcW w:w="4680" w:type="dxa"/>
          </w:tcPr>
          <w:p w:rsidR="5B62E6E6" w:rsidP="5B62E6E6" w:rsidRDefault="5B62E6E6" w14:paraId="71B83D47" w14:textId="7CBFD914">
            <w:pPr>
              <w:rPr>
                <w:rFonts w:ascii="Calibri" w:hAnsi="Calibri" w:eastAsia="Calibri" w:cs="Calibri"/>
                <w:sz w:val="24"/>
                <w:szCs w:val="24"/>
              </w:rPr>
            </w:pPr>
            <w:r w:rsidRPr="5B62E6E6">
              <w:rPr>
                <w:rFonts w:ascii="Calibri" w:hAnsi="Calibri" w:eastAsia="Calibri" w:cs="Calibri"/>
                <w:sz w:val="24"/>
                <w:szCs w:val="24"/>
                <w:lang w:val="en-CA"/>
              </w:rPr>
              <w:t>7.1 opens the email but not click the link</w:t>
            </w:r>
          </w:p>
        </w:tc>
        <w:tc>
          <w:tcPr>
            <w:tcW w:w="4680" w:type="dxa"/>
          </w:tcPr>
          <w:p w:rsidR="5B62E6E6" w:rsidP="5B62E6E6" w:rsidRDefault="5B62E6E6" w14:paraId="11FD77C0" w14:textId="7F141DC1">
            <w:pPr>
              <w:rPr>
                <w:rFonts w:ascii="Calibri" w:hAnsi="Calibri" w:eastAsia="Calibri" w:cs="Calibri"/>
                <w:sz w:val="24"/>
                <w:szCs w:val="24"/>
              </w:rPr>
            </w:pPr>
            <w:r w:rsidRPr="5B62E6E6">
              <w:rPr>
                <w:rFonts w:ascii="Calibri" w:hAnsi="Calibri" w:eastAsia="Calibri" w:cs="Calibri"/>
                <w:sz w:val="24"/>
                <w:szCs w:val="24"/>
                <w:lang w:val="en-CA"/>
              </w:rPr>
              <w:t>8.1 Do nothing.</w:t>
            </w:r>
          </w:p>
        </w:tc>
      </w:tr>
    </w:tbl>
    <w:p w:rsidR="5B62E6E6" w:rsidP="5B62E6E6" w:rsidRDefault="5B62E6E6" w14:paraId="6BF2393E" w14:textId="55A35EB7">
      <w:pPr>
        <w:rPr>
          <w:rFonts w:ascii="Calibri" w:hAnsi="Calibri" w:eastAsia="Calibri" w:cs="Calibri"/>
          <w:sz w:val="24"/>
          <w:szCs w:val="24"/>
        </w:rPr>
      </w:pPr>
    </w:p>
    <w:p w:rsidR="671DC62F" w:rsidRDefault="671DC62F" w14:paraId="5BCB83B8" w14:textId="55A35EB7">
      <w:r>
        <w:br w:type="page"/>
      </w:r>
    </w:p>
    <w:p w:rsidR="6B745530" w:rsidP="5B62E6E6" w:rsidRDefault="6B745530" w14:paraId="4AFCABA7" w14:textId="224693AE">
      <w:pPr>
        <w:pStyle w:val="Heading2"/>
        <w:rPr>
          <w:rFonts w:ascii="Calibri Light" w:hAnsi="Calibri Light" w:eastAsia="Calibri Light" w:cs="Calibri Light"/>
          <w:color w:val="2F5496"/>
        </w:rPr>
      </w:pPr>
      <w:bookmarkStart w:name="_Toc63015987" w:id="43"/>
      <w:r w:rsidRPr="5B62E6E6">
        <w:rPr>
          <w:lang w:val="en-CA"/>
        </w:rPr>
        <w:lastRenderedPageBreak/>
        <w:t xml:space="preserve">Use Case 8: </w:t>
      </w:r>
      <w:r w:rsidRPr="5B62E6E6">
        <w:rPr>
          <w:lang w:val="en-US"/>
        </w:rPr>
        <w:t>Client Views Pet Profile List</w:t>
      </w:r>
      <w:bookmarkEnd w:id="43"/>
    </w:p>
    <w:p w:rsidR="6B745530" w:rsidP="5B62E6E6" w:rsidRDefault="6B745530" w14:paraId="0AF4803F" w14:textId="2BE5413B">
      <w:pPr>
        <w:rPr>
          <w:rFonts w:ascii="Calibri" w:hAnsi="Calibri" w:eastAsia="Calibri" w:cs="Calibri"/>
          <w:sz w:val="24"/>
          <w:szCs w:val="24"/>
        </w:rPr>
      </w:pPr>
      <w:r w:rsidRPr="5B62E6E6">
        <w:rPr>
          <w:rFonts w:ascii="Calibri" w:hAnsi="Calibri" w:eastAsia="Calibri" w:cs="Calibri"/>
          <w:b/>
          <w:bCs/>
          <w:sz w:val="24"/>
          <w:szCs w:val="24"/>
          <w:lang w:val="en-CA"/>
        </w:rPr>
        <w:t>Pre-condition:</w:t>
      </w:r>
      <w:r w:rsidRPr="5B62E6E6">
        <w:rPr>
          <w:rFonts w:ascii="Calibri" w:hAnsi="Calibri" w:eastAsia="Calibri" w:cs="Calibri"/>
          <w:sz w:val="24"/>
          <w:szCs w:val="24"/>
          <w:lang w:val="en-CA"/>
        </w:rPr>
        <w:t xml:space="preserve"> The actor must have already registered in the system/database and is logged in.</w:t>
      </w:r>
    </w:p>
    <w:p w:rsidR="6B745530" w:rsidP="5B62E6E6" w:rsidRDefault="6B745530" w14:paraId="18C15F87" w14:textId="51E4ADB0">
      <w:pPr>
        <w:rPr>
          <w:rFonts w:ascii="Calibri" w:hAnsi="Calibri" w:eastAsia="Calibri" w:cs="Calibri"/>
          <w:sz w:val="24"/>
          <w:szCs w:val="24"/>
        </w:rPr>
      </w:pPr>
      <w:r w:rsidRPr="5B62E6E6">
        <w:rPr>
          <w:rFonts w:ascii="Calibri" w:hAnsi="Calibri" w:eastAsia="Calibri" w:cs="Calibri"/>
          <w:b/>
          <w:bCs/>
          <w:sz w:val="24"/>
          <w:szCs w:val="24"/>
          <w:lang w:val="en-CA"/>
        </w:rPr>
        <w:t>Post-condition</w:t>
      </w:r>
      <w:r w:rsidRPr="5B62E6E6">
        <w:rPr>
          <w:rFonts w:ascii="Calibri" w:hAnsi="Calibri" w:eastAsia="Calibri" w:cs="Calibri"/>
          <w:sz w:val="24"/>
          <w:szCs w:val="24"/>
          <w:lang w:val="en-CA"/>
        </w:rPr>
        <w:t>:  The Pets UI is presented to the actor.</w:t>
      </w:r>
    </w:p>
    <w:p w:rsidR="6B745530" w:rsidP="5B62E6E6" w:rsidRDefault="6B745530" w14:paraId="5A2467CD" w14:textId="4322461E">
      <w:pPr>
        <w:rPr>
          <w:rFonts w:ascii="Calibri" w:hAnsi="Calibri" w:eastAsia="Calibri" w:cs="Calibri"/>
          <w:sz w:val="24"/>
          <w:szCs w:val="24"/>
        </w:rPr>
      </w:pPr>
      <w:r w:rsidRPr="5B62E6E6">
        <w:rPr>
          <w:rFonts w:ascii="Calibri" w:hAnsi="Calibri" w:eastAsia="Calibri" w:cs="Calibri"/>
          <w:b/>
          <w:bCs/>
          <w:sz w:val="24"/>
          <w:szCs w:val="24"/>
          <w:lang w:val="en-CA"/>
        </w:rPr>
        <w:t>Limitation(s)</w:t>
      </w:r>
      <w:r w:rsidRPr="5B62E6E6">
        <w:rPr>
          <w:rFonts w:ascii="Calibri" w:hAnsi="Calibri" w:eastAsia="Calibri" w:cs="Calibri"/>
          <w:sz w:val="24"/>
          <w:szCs w:val="24"/>
          <w:lang w:val="en-CA"/>
        </w:rPr>
        <w:t>: The actor can only view all pets that belongs to this actor.</w:t>
      </w:r>
    </w:p>
    <w:p w:rsidR="5B62E6E6" w:rsidP="5B62E6E6" w:rsidRDefault="5B62E6E6" w14:paraId="3CDB7008" w14:textId="77609BED">
      <w:pPr>
        <w:rPr>
          <w:rFonts w:ascii="Calibri" w:hAnsi="Calibri" w:eastAsia="Calibri" w:cs="Calibri"/>
          <w:sz w:val="24"/>
          <w:szCs w:val="24"/>
        </w:rPr>
      </w:pPr>
    </w:p>
    <w:tbl>
      <w:tblPr>
        <w:tblW w:w="0" w:type="auto"/>
        <w:tblLayout w:type="fixed"/>
        <w:tblLook w:val="04A0" w:firstRow="1" w:lastRow="0" w:firstColumn="1" w:lastColumn="0" w:noHBand="0" w:noVBand="1"/>
      </w:tblPr>
      <w:tblGrid>
        <w:gridCol w:w="4680"/>
        <w:gridCol w:w="4680"/>
      </w:tblGrid>
      <w:tr w:rsidR="5B62E6E6" w:rsidTr="5B62E6E6" w14:paraId="77B9D430" w14:textId="77777777">
        <w:tc>
          <w:tcPr>
            <w:tcW w:w="4680" w:type="dxa"/>
          </w:tcPr>
          <w:p w:rsidR="5B62E6E6" w:rsidP="5B62E6E6" w:rsidRDefault="5B62E6E6" w14:paraId="52700597" w14:textId="6E62D4C4">
            <w:pPr>
              <w:rPr>
                <w:rFonts w:ascii="Calibri" w:hAnsi="Calibri" w:eastAsia="Calibri" w:cs="Calibri"/>
                <w:sz w:val="24"/>
                <w:szCs w:val="24"/>
              </w:rPr>
            </w:pPr>
            <w:r w:rsidRPr="5B62E6E6">
              <w:rPr>
                <w:rFonts w:ascii="Calibri" w:hAnsi="Calibri" w:eastAsia="Calibri" w:cs="Calibri"/>
                <w:b/>
                <w:bCs/>
                <w:sz w:val="24"/>
                <w:szCs w:val="24"/>
                <w:lang w:val="en-CA"/>
              </w:rPr>
              <w:t>Actor Action</w:t>
            </w:r>
          </w:p>
        </w:tc>
        <w:tc>
          <w:tcPr>
            <w:tcW w:w="4680" w:type="dxa"/>
          </w:tcPr>
          <w:p w:rsidR="5B62E6E6" w:rsidP="5B62E6E6" w:rsidRDefault="5B62E6E6" w14:paraId="47837795" w14:textId="3A050ED1">
            <w:pPr>
              <w:rPr>
                <w:rFonts w:ascii="Calibri" w:hAnsi="Calibri" w:eastAsia="Calibri" w:cs="Calibri"/>
                <w:sz w:val="24"/>
                <w:szCs w:val="24"/>
              </w:rPr>
            </w:pPr>
            <w:r w:rsidRPr="5B62E6E6">
              <w:rPr>
                <w:rFonts w:ascii="Calibri" w:hAnsi="Calibri" w:eastAsia="Calibri" w:cs="Calibri"/>
                <w:b/>
                <w:bCs/>
                <w:sz w:val="24"/>
                <w:szCs w:val="24"/>
                <w:lang w:val="en-CA"/>
              </w:rPr>
              <w:t>System Response</w:t>
            </w:r>
          </w:p>
        </w:tc>
      </w:tr>
      <w:tr w:rsidR="5B62E6E6" w:rsidTr="5B62E6E6" w14:paraId="483113EA" w14:textId="77777777">
        <w:tc>
          <w:tcPr>
            <w:tcW w:w="4680" w:type="dxa"/>
          </w:tcPr>
          <w:p w:rsidR="5B62E6E6" w:rsidP="002F4E73" w:rsidRDefault="5B62E6E6" w14:paraId="7A0E0E19" w14:textId="77856EFA">
            <w:pPr>
              <w:pStyle w:val="ListParagraph"/>
              <w:numPr>
                <w:ilvl w:val="0"/>
                <w:numId w:val="38"/>
              </w:numPr>
              <w:rPr>
                <w:rFonts w:eastAsiaTheme="majorEastAsia" w:cstheme="majorBidi"/>
                <w:sz w:val="24"/>
                <w:szCs w:val="24"/>
              </w:rPr>
            </w:pPr>
            <w:r w:rsidRPr="5B62E6E6">
              <w:rPr>
                <w:rFonts w:ascii="Calibri" w:hAnsi="Calibri" w:eastAsia="Calibri" w:cs="Calibri"/>
                <w:sz w:val="24"/>
                <w:szCs w:val="24"/>
                <w:lang w:val="en-CA"/>
              </w:rPr>
              <w:t>Actor clicks “Pets” link in the Dashboard UI</w:t>
            </w:r>
          </w:p>
        </w:tc>
        <w:tc>
          <w:tcPr>
            <w:tcW w:w="4680" w:type="dxa"/>
          </w:tcPr>
          <w:p w:rsidR="5B62E6E6" w:rsidP="002F4E73" w:rsidRDefault="5B62E6E6" w14:paraId="65B1759C" w14:textId="5EE5A31C">
            <w:pPr>
              <w:pStyle w:val="ListParagraph"/>
              <w:numPr>
                <w:ilvl w:val="0"/>
                <w:numId w:val="38"/>
              </w:numPr>
              <w:rPr>
                <w:rFonts w:eastAsiaTheme="majorEastAsia" w:cstheme="majorBidi"/>
                <w:sz w:val="24"/>
                <w:szCs w:val="24"/>
              </w:rPr>
            </w:pPr>
            <w:r w:rsidRPr="5B62E6E6">
              <w:rPr>
                <w:rFonts w:ascii="Calibri" w:hAnsi="Calibri" w:eastAsia="Calibri" w:cs="Calibri"/>
                <w:sz w:val="24"/>
                <w:szCs w:val="24"/>
                <w:lang w:val="en-CA"/>
              </w:rPr>
              <w:t>The Pets UI is displayed.</w:t>
            </w:r>
          </w:p>
        </w:tc>
      </w:tr>
      <w:tr w:rsidR="5B62E6E6" w:rsidTr="5B62E6E6" w14:paraId="4FEC000C" w14:textId="77777777">
        <w:tc>
          <w:tcPr>
            <w:tcW w:w="4680" w:type="dxa"/>
          </w:tcPr>
          <w:p w:rsidR="5B62E6E6" w:rsidP="5B62E6E6" w:rsidRDefault="5B62E6E6" w14:paraId="712BD651" w14:textId="61556F14">
            <w:pPr>
              <w:rPr>
                <w:rFonts w:ascii="Calibri" w:hAnsi="Calibri" w:eastAsia="Calibri" w:cs="Calibri"/>
                <w:sz w:val="24"/>
                <w:szCs w:val="24"/>
              </w:rPr>
            </w:pPr>
          </w:p>
        </w:tc>
        <w:tc>
          <w:tcPr>
            <w:tcW w:w="4680" w:type="dxa"/>
          </w:tcPr>
          <w:p w:rsidR="5B62E6E6" w:rsidP="5B62E6E6" w:rsidRDefault="5B62E6E6" w14:paraId="7F719771" w14:textId="54076345">
            <w:pPr>
              <w:rPr>
                <w:rFonts w:ascii="Calibri" w:hAnsi="Calibri" w:eastAsia="Calibri" w:cs="Calibri"/>
                <w:sz w:val="24"/>
                <w:szCs w:val="24"/>
              </w:rPr>
            </w:pPr>
          </w:p>
        </w:tc>
      </w:tr>
    </w:tbl>
    <w:p w:rsidR="5B62E6E6" w:rsidP="5B62E6E6" w:rsidRDefault="5B62E6E6" w14:paraId="7509EFD4" w14:textId="3E44C5BC"/>
    <w:p w:rsidR="6B745530" w:rsidP="5B62E6E6" w:rsidRDefault="6B745530" w14:paraId="31886B2B" w14:textId="563115D3">
      <w:pPr>
        <w:pStyle w:val="Heading2"/>
        <w:rPr>
          <w:rFonts w:ascii="Calibri Light" w:hAnsi="Calibri Light" w:eastAsia="Calibri Light" w:cs="Calibri Light"/>
          <w:color w:val="2F5496"/>
          <w:sz w:val="26"/>
          <w:szCs w:val="26"/>
          <w:lang w:val="en-US"/>
        </w:rPr>
      </w:pPr>
      <w:r>
        <w:br w:type="page"/>
      </w:r>
      <w:bookmarkStart w:name="_Toc63015988" w:id="44"/>
      <w:r w:rsidRPr="5B62E6E6">
        <w:rPr>
          <w:lang w:val="en-CA"/>
        </w:rPr>
        <w:lastRenderedPageBreak/>
        <w:t xml:space="preserve">Use Case 9: </w:t>
      </w:r>
      <w:r w:rsidRPr="5B62E6E6">
        <w:rPr>
          <w:lang w:val="en-US"/>
        </w:rPr>
        <w:t>Client views a pet’s profile</w:t>
      </w:r>
      <w:bookmarkEnd w:id="44"/>
    </w:p>
    <w:p w:rsidR="6B745530" w:rsidP="5B62E6E6" w:rsidRDefault="6B745530" w14:paraId="64CBBF14" w14:textId="563115D3">
      <w:pPr>
        <w:spacing w:line="240" w:lineRule="auto"/>
        <w:rPr>
          <w:rFonts w:ascii="Calibri" w:hAnsi="Calibri" w:eastAsia="Calibri" w:cs="Calibri"/>
        </w:rPr>
      </w:pPr>
      <w:r w:rsidRPr="5B62E6E6">
        <w:rPr>
          <w:rFonts w:ascii="Calibri" w:hAnsi="Calibri" w:eastAsia="Calibri" w:cs="Calibri"/>
          <w:b/>
          <w:bCs/>
          <w:lang w:val="en-US"/>
        </w:rPr>
        <w:t>Precondition:</w:t>
      </w:r>
      <w:r w:rsidRPr="5B62E6E6">
        <w:rPr>
          <w:rFonts w:ascii="Calibri" w:hAnsi="Calibri" w:eastAsia="Calibri" w:cs="Calibri"/>
          <w:lang w:val="en-US"/>
        </w:rPr>
        <w:t xml:space="preserve"> the client must be logged into the system and have previously added one or more pets to their account. The client must have already clicked the “my pets” button in order to view the list of their pets.</w:t>
      </w:r>
    </w:p>
    <w:p w:rsidR="6B745530" w:rsidP="5B62E6E6" w:rsidRDefault="6B745530" w14:paraId="374DC4D4" w14:textId="563115D3">
      <w:pPr>
        <w:spacing w:line="240" w:lineRule="auto"/>
        <w:rPr>
          <w:rFonts w:ascii="Calibri" w:hAnsi="Calibri" w:eastAsia="Calibri" w:cs="Calibri"/>
        </w:rPr>
      </w:pPr>
      <w:r w:rsidRPr="5B62E6E6">
        <w:rPr>
          <w:rFonts w:ascii="Calibri" w:hAnsi="Calibri" w:eastAsia="Calibri" w:cs="Calibri"/>
          <w:b/>
          <w:bCs/>
          <w:lang w:val="en-US"/>
        </w:rPr>
        <w:t>Postcondition:</w:t>
      </w:r>
      <w:r w:rsidRPr="5B62E6E6">
        <w:rPr>
          <w:rFonts w:ascii="Calibri" w:hAnsi="Calibri" w:eastAsia="Calibri" w:cs="Calibri"/>
          <w:lang w:val="en-US"/>
        </w:rPr>
        <w:t xml:space="preserve"> All the information for the requested pet is displayed to the user.</w:t>
      </w:r>
    </w:p>
    <w:p w:rsidR="5B62E6E6" w:rsidP="5B62E6E6" w:rsidRDefault="5B62E6E6" w14:paraId="0C92BDE8" w14:textId="563115D3">
      <w:pPr>
        <w:spacing w:after="160" w:line="240" w:lineRule="auto"/>
        <w:rPr>
          <w:rFonts w:ascii="Calibri" w:hAnsi="Calibri" w:eastAsia="Calibri" w:cs="Calibri"/>
          <w:lang w:val="en-US"/>
        </w:rPr>
      </w:pPr>
    </w:p>
    <w:tbl>
      <w:tblPr>
        <w:tblW w:w="0" w:type="auto"/>
        <w:tblLayout w:type="fixed"/>
        <w:tblLook w:val="04A0" w:firstRow="1" w:lastRow="0" w:firstColumn="1" w:lastColumn="0" w:noHBand="0" w:noVBand="1"/>
      </w:tblPr>
      <w:tblGrid>
        <w:gridCol w:w="4680"/>
        <w:gridCol w:w="4680"/>
      </w:tblGrid>
      <w:tr w:rsidR="5B62E6E6" w:rsidTr="5B62E6E6" w14:paraId="43E84B12" w14:textId="77777777">
        <w:tc>
          <w:tcPr>
            <w:tcW w:w="4680" w:type="dxa"/>
          </w:tcPr>
          <w:p w:rsidR="5B62E6E6" w:rsidP="5B62E6E6" w:rsidRDefault="5B62E6E6" w14:paraId="2A1E62C5" w14:textId="0524CBF0">
            <w:pPr>
              <w:spacing w:line="259" w:lineRule="auto"/>
              <w:rPr>
                <w:rFonts w:ascii="Calibri" w:hAnsi="Calibri" w:eastAsia="Calibri" w:cs="Calibri"/>
                <w:b/>
                <w:bCs/>
              </w:rPr>
            </w:pPr>
            <w:r w:rsidRPr="5B62E6E6">
              <w:rPr>
                <w:rFonts w:ascii="Calibri" w:hAnsi="Calibri" w:eastAsia="Calibri" w:cs="Calibri"/>
                <w:b/>
                <w:bCs/>
                <w:lang w:val="en-US"/>
              </w:rPr>
              <w:t>Actor action</w:t>
            </w:r>
          </w:p>
        </w:tc>
        <w:tc>
          <w:tcPr>
            <w:tcW w:w="4680" w:type="dxa"/>
          </w:tcPr>
          <w:p w:rsidR="5B62E6E6" w:rsidP="5B62E6E6" w:rsidRDefault="5B62E6E6" w14:paraId="2DE0908E" w14:textId="1249F51D">
            <w:pPr>
              <w:spacing w:line="259" w:lineRule="auto"/>
              <w:rPr>
                <w:rFonts w:ascii="Calibri" w:hAnsi="Calibri" w:eastAsia="Calibri" w:cs="Calibri"/>
                <w:b/>
                <w:bCs/>
              </w:rPr>
            </w:pPr>
            <w:r w:rsidRPr="5B62E6E6">
              <w:rPr>
                <w:rFonts w:ascii="Calibri" w:hAnsi="Calibri" w:eastAsia="Calibri" w:cs="Calibri"/>
                <w:b/>
                <w:bCs/>
                <w:lang w:val="en-US"/>
              </w:rPr>
              <w:t>System response</w:t>
            </w:r>
          </w:p>
        </w:tc>
      </w:tr>
      <w:tr w:rsidR="5B62E6E6" w:rsidTr="5B62E6E6" w14:paraId="75B4F121" w14:textId="77777777">
        <w:tc>
          <w:tcPr>
            <w:tcW w:w="4680" w:type="dxa"/>
          </w:tcPr>
          <w:p w:rsidR="5B62E6E6" w:rsidP="5B62E6E6" w:rsidRDefault="5B62E6E6" w14:paraId="1D90A6A8" w14:textId="0DC35EDC">
            <w:pPr>
              <w:spacing w:line="259" w:lineRule="auto"/>
              <w:rPr>
                <w:rFonts w:ascii="Calibri" w:hAnsi="Calibri" w:eastAsia="Calibri" w:cs="Calibri"/>
              </w:rPr>
            </w:pPr>
            <w:r w:rsidRPr="5B62E6E6">
              <w:rPr>
                <w:rFonts w:ascii="Calibri" w:hAnsi="Calibri" w:eastAsia="Calibri" w:cs="Calibri"/>
                <w:lang w:val="en-US"/>
              </w:rPr>
              <w:t>1. The user clicks the “my pets” button</w:t>
            </w:r>
            <w:r w:rsidRPr="6E5BB377" w:rsidR="46C118DA">
              <w:rPr>
                <w:rFonts w:ascii="Calibri" w:hAnsi="Calibri" w:eastAsia="Calibri" w:cs="Calibri"/>
                <w:lang w:val="en-US"/>
              </w:rPr>
              <w:t>.</w:t>
            </w:r>
          </w:p>
        </w:tc>
        <w:tc>
          <w:tcPr>
            <w:tcW w:w="4680" w:type="dxa"/>
          </w:tcPr>
          <w:p w:rsidR="5B62E6E6" w:rsidP="5B62E6E6" w:rsidRDefault="5B62E6E6" w14:paraId="58A831D3" w14:textId="1A1E9FA2">
            <w:pPr>
              <w:spacing w:line="259" w:lineRule="auto"/>
              <w:rPr>
                <w:rFonts w:ascii="Calibri" w:hAnsi="Calibri" w:eastAsia="Calibri" w:cs="Calibri"/>
              </w:rPr>
            </w:pPr>
            <w:r w:rsidRPr="5B62E6E6">
              <w:rPr>
                <w:rFonts w:ascii="Calibri" w:hAnsi="Calibri" w:eastAsia="Calibri" w:cs="Calibri"/>
                <w:lang w:val="en-US"/>
              </w:rPr>
              <w:t>2. return and display a list of all the pets associated to that user’s email</w:t>
            </w:r>
            <w:r w:rsidRPr="6E5BB377" w:rsidR="01F41DC7">
              <w:rPr>
                <w:rFonts w:ascii="Calibri" w:hAnsi="Calibri" w:eastAsia="Calibri" w:cs="Calibri"/>
                <w:lang w:val="en-US"/>
              </w:rPr>
              <w:t>.</w:t>
            </w:r>
          </w:p>
        </w:tc>
      </w:tr>
      <w:tr w:rsidR="5B62E6E6" w:rsidTr="5B62E6E6" w14:paraId="5C72A339" w14:textId="77777777">
        <w:tc>
          <w:tcPr>
            <w:tcW w:w="4680" w:type="dxa"/>
          </w:tcPr>
          <w:p w:rsidR="5B62E6E6" w:rsidP="5B62E6E6" w:rsidRDefault="5B62E6E6" w14:paraId="3AABD566" w14:textId="7ECDCAAC">
            <w:pPr>
              <w:spacing w:line="259" w:lineRule="auto"/>
              <w:rPr>
                <w:rFonts w:ascii="Calibri" w:hAnsi="Calibri" w:eastAsia="Calibri" w:cs="Calibri"/>
              </w:rPr>
            </w:pPr>
            <w:r w:rsidRPr="5B62E6E6">
              <w:rPr>
                <w:rFonts w:ascii="Calibri" w:hAnsi="Calibri" w:eastAsia="Calibri" w:cs="Calibri"/>
                <w:lang w:val="en-US"/>
              </w:rPr>
              <w:t>3. The user clicks on the “view pet information” button</w:t>
            </w:r>
            <w:r w:rsidRPr="6E5BB377" w:rsidR="5264460E">
              <w:rPr>
                <w:rFonts w:ascii="Calibri" w:hAnsi="Calibri" w:eastAsia="Calibri" w:cs="Calibri"/>
                <w:lang w:val="en-US"/>
              </w:rPr>
              <w:t>.</w:t>
            </w:r>
          </w:p>
        </w:tc>
        <w:tc>
          <w:tcPr>
            <w:tcW w:w="4680" w:type="dxa"/>
          </w:tcPr>
          <w:p w:rsidR="5B62E6E6" w:rsidP="5B62E6E6" w:rsidRDefault="5B62E6E6" w14:paraId="370B3A3A" w14:textId="1C240234">
            <w:pPr>
              <w:spacing w:line="259" w:lineRule="auto"/>
              <w:rPr>
                <w:rFonts w:ascii="Calibri" w:hAnsi="Calibri" w:eastAsia="Calibri" w:cs="Calibri"/>
              </w:rPr>
            </w:pPr>
            <w:r w:rsidRPr="5B62E6E6">
              <w:rPr>
                <w:rFonts w:ascii="Calibri" w:hAnsi="Calibri" w:eastAsia="Calibri" w:cs="Calibri"/>
                <w:lang w:val="en-US"/>
              </w:rPr>
              <w:t>4. return and display all the information associated with the pet that was clicked on.</w:t>
            </w:r>
          </w:p>
        </w:tc>
      </w:tr>
    </w:tbl>
    <w:p w:rsidR="5B62E6E6" w:rsidP="5B62E6E6" w:rsidRDefault="5B62E6E6" w14:paraId="61945C82" w14:textId="7FDCBA01">
      <w:pPr>
        <w:spacing w:after="160" w:line="259" w:lineRule="auto"/>
        <w:rPr>
          <w:rFonts w:ascii="Calibri" w:hAnsi="Calibri" w:eastAsia="Calibri" w:cs="Calibri"/>
        </w:rPr>
      </w:pPr>
    </w:p>
    <w:p w:rsidR="671DC62F" w:rsidRDefault="671DC62F" w14:paraId="2943A1DE" w14:textId="717F7B93">
      <w:r>
        <w:br w:type="page"/>
      </w:r>
    </w:p>
    <w:p w:rsidR="6B745530" w:rsidP="5B62E6E6" w:rsidRDefault="6B745530" w14:paraId="1D7AE97F" w14:textId="563115D3">
      <w:pPr>
        <w:pStyle w:val="Heading2"/>
        <w:rPr>
          <w:rFonts w:ascii="Calibri" w:hAnsi="Calibri" w:eastAsia="Calibri" w:cs="Calibri"/>
          <w:sz w:val="22"/>
          <w:szCs w:val="22"/>
        </w:rPr>
      </w:pPr>
      <w:bookmarkStart w:name="_Toc63015989" w:id="45"/>
      <w:r w:rsidRPr="5B62E6E6">
        <w:rPr>
          <w:lang w:val="en-US"/>
        </w:rPr>
        <w:lastRenderedPageBreak/>
        <w:t>Use Case 10: Client Updates a pet’s information</w:t>
      </w:r>
      <w:bookmarkEnd w:id="45"/>
    </w:p>
    <w:p w:rsidR="6B745530" w:rsidP="5B62E6E6" w:rsidRDefault="6B745530" w14:paraId="3221C6FA" w14:textId="563115D3">
      <w:pPr>
        <w:spacing w:line="240" w:lineRule="auto"/>
        <w:rPr>
          <w:rFonts w:ascii="Calibri" w:hAnsi="Calibri" w:eastAsia="Calibri" w:cs="Calibri"/>
        </w:rPr>
      </w:pPr>
      <w:r w:rsidRPr="5B62E6E6">
        <w:rPr>
          <w:rFonts w:ascii="Calibri" w:hAnsi="Calibri" w:eastAsia="Calibri" w:cs="Calibri"/>
          <w:b/>
          <w:bCs/>
          <w:lang w:val="en-US"/>
        </w:rPr>
        <w:t xml:space="preserve">Precondition: </w:t>
      </w:r>
      <w:r w:rsidRPr="5B62E6E6">
        <w:rPr>
          <w:rFonts w:ascii="Calibri" w:hAnsi="Calibri" w:eastAsia="Calibri" w:cs="Calibri"/>
          <w:lang w:val="en-US"/>
        </w:rPr>
        <w:t>The client must be logged into the system and have previously added one or more pets to their account. The client must have already clicked the “my pets” button and viewed the profile for the pet they would like to perform the update on.</w:t>
      </w:r>
    </w:p>
    <w:p w:rsidR="6B745530" w:rsidP="5B62E6E6" w:rsidRDefault="6B745530" w14:paraId="6D6561C0" w14:textId="563115D3">
      <w:pPr>
        <w:spacing w:line="240" w:lineRule="auto"/>
        <w:rPr>
          <w:rFonts w:ascii="Calibri" w:hAnsi="Calibri" w:eastAsia="Calibri" w:cs="Calibri"/>
        </w:rPr>
      </w:pPr>
      <w:r w:rsidRPr="5B62E6E6">
        <w:rPr>
          <w:rFonts w:ascii="Calibri" w:hAnsi="Calibri" w:eastAsia="Calibri" w:cs="Calibri"/>
          <w:b/>
          <w:bCs/>
          <w:lang w:val="en-US"/>
        </w:rPr>
        <w:t xml:space="preserve">Postcondition: </w:t>
      </w:r>
      <w:r w:rsidRPr="5B62E6E6">
        <w:rPr>
          <w:rFonts w:ascii="Calibri" w:hAnsi="Calibri" w:eastAsia="Calibri" w:cs="Calibri"/>
          <w:lang w:val="en-US"/>
        </w:rPr>
        <w:t>The requested pet’s information is updated and displayed to the user.</w:t>
      </w:r>
    </w:p>
    <w:p w:rsidR="5B62E6E6" w:rsidP="5B62E6E6" w:rsidRDefault="5B62E6E6" w14:paraId="118F7EA6" w14:textId="563115D3">
      <w:pPr>
        <w:spacing w:after="160" w:line="259" w:lineRule="auto"/>
        <w:rPr>
          <w:rFonts w:ascii="Calibri" w:hAnsi="Calibri" w:eastAsia="Calibri" w:cs="Calibri"/>
        </w:rPr>
      </w:pPr>
    </w:p>
    <w:tbl>
      <w:tblPr>
        <w:tblW w:w="0" w:type="auto"/>
        <w:tblLayout w:type="fixed"/>
        <w:tblLook w:val="04A0" w:firstRow="1" w:lastRow="0" w:firstColumn="1" w:lastColumn="0" w:noHBand="0" w:noVBand="1"/>
      </w:tblPr>
      <w:tblGrid>
        <w:gridCol w:w="4680"/>
        <w:gridCol w:w="4680"/>
      </w:tblGrid>
      <w:tr w:rsidR="5B62E6E6" w:rsidTr="5B62E6E6" w14:paraId="7E18430C" w14:textId="77777777">
        <w:tc>
          <w:tcPr>
            <w:tcW w:w="4680" w:type="dxa"/>
          </w:tcPr>
          <w:p w:rsidR="5B62E6E6" w:rsidP="5B62E6E6" w:rsidRDefault="5B62E6E6" w14:paraId="7D3D8D8B" w14:textId="56329BE4">
            <w:pPr>
              <w:spacing w:line="259" w:lineRule="auto"/>
              <w:rPr>
                <w:rFonts w:ascii="Calibri" w:hAnsi="Calibri" w:eastAsia="Calibri" w:cs="Calibri"/>
                <w:b/>
                <w:bCs/>
              </w:rPr>
            </w:pPr>
            <w:r w:rsidRPr="5B62E6E6">
              <w:rPr>
                <w:rFonts w:ascii="Calibri" w:hAnsi="Calibri" w:eastAsia="Calibri" w:cs="Calibri"/>
                <w:b/>
                <w:bCs/>
                <w:lang w:val="en-US"/>
              </w:rPr>
              <w:t>Actor action</w:t>
            </w:r>
          </w:p>
        </w:tc>
        <w:tc>
          <w:tcPr>
            <w:tcW w:w="4680" w:type="dxa"/>
          </w:tcPr>
          <w:p w:rsidR="5B62E6E6" w:rsidP="5B62E6E6" w:rsidRDefault="5B62E6E6" w14:paraId="2CDB997D" w14:textId="6D7C0A1F">
            <w:pPr>
              <w:spacing w:line="259" w:lineRule="auto"/>
              <w:rPr>
                <w:rFonts w:ascii="Calibri" w:hAnsi="Calibri" w:eastAsia="Calibri" w:cs="Calibri"/>
                <w:b/>
                <w:bCs/>
              </w:rPr>
            </w:pPr>
            <w:r w:rsidRPr="5B62E6E6">
              <w:rPr>
                <w:rFonts w:ascii="Calibri" w:hAnsi="Calibri" w:eastAsia="Calibri" w:cs="Calibri"/>
                <w:b/>
                <w:bCs/>
                <w:lang w:val="en-US"/>
              </w:rPr>
              <w:t>System response</w:t>
            </w:r>
          </w:p>
        </w:tc>
      </w:tr>
      <w:tr w:rsidR="5B62E6E6" w:rsidTr="5B62E6E6" w14:paraId="4BF04185" w14:textId="77777777">
        <w:tc>
          <w:tcPr>
            <w:tcW w:w="4680" w:type="dxa"/>
          </w:tcPr>
          <w:p w:rsidR="5B62E6E6" w:rsidP="5B62E6E6" w:rsidRDefault="5B62E6E6" w14:paraId="297DA604" w14:textId="4826380D">
            <w:pPr>
              <w:spacing w:line="259" w:lineRule="auto"/>
              <w:rPr>
                <w:rFonts w:ascii="Calibri" w:hAnsi="Calibri" w:eastAsia="Calibri" w:cs="Calibri"/>
              </w:rPr>
            </w:pPr>
            <w:r w:rsidRPr="5B62E6E6">
              <w:rPr>
                <w:rFonts w:ascii="Calibri" w:hAnsi="Calibri" w:eastAsia="Calibri" w:cs="Calibri"/>
                <w:lang w:val="en-US"/>
              </w:rPr>
              <w:t>1. The user clicks the “my pets” button</w:t>
            </w:r>
            <w:r w:rsidRPr="6E5BB377" w:rsidR="3FC6F7C4">
              <w:rPr>
                <w:rFonts w:ascii="Calibri" w:hAnsi="Calibri" w:eastAsia="Calibri" w:cs="Calibri"/>
                <w:lang w:val="en-US"/>
              </w:rPr>
              <w:t>.</w:t>
            </w:r>
          </w:p>
        </w:tc>
        <w:tc>
          <w:tcPr>
            <w:tcW w:w="4680" w:type="dxa"/>
          </w:tcPr>
          <w:p w:rsidR="5B62E6E6" w:rsidP="5B62E6E6" w:rsidRDefault="5B62E6E6" w14:paraId="29F91226" w14:textId="44FF2546">
            <w:pPr>
              <w:spacing w:line="259" w:lineRule="auto"/>
              <w:rPr>
                <w:rFonts w:ascii="Calibri" w:hAnsi="Calibri" w:eastAsia="Calibri" w:cs="Calibri"/>
              </w:rPr>
            </w:pPr>
            <w:r w:rsidRPr="5B62E6E6">
              <w:rPr>
                <w:rFonts w:ascii="Calibri" w:hAnsi="Calibri" w:eastAsia="Calibri" w:cs="Calibri"/>
                <w:lang w:val="en-US"/>
              </w:rPr>
              <w:t>2. return and display a list of all the pets associated to that user’s email</w:t>
            </w:r>
            <w:r w:rsidRPr="6E5BB377" w:rsidR="40DFA929">
              <w:rPr>
                <w:rFonts w:ascii="Calibri" w:hAnsi="Calibri" w:eastAsia="Calibri" w:cs="Calibri"/>
                <w:lang w:val="en-US"/>
              </w:rPr>
              <w:t>.</w:t>
            </w:r>
          </w:p>
        </w:tc>
      </w:tr>
      <w:tr w:rsidR="5B62E6E6" w:rsidTr="5B62E6E6" w14:paraId="67E4B4F2" w14:textId="77777777">
        <w:tc>
          <w:tcPr>
            <w:tcW w:w="4680" w:type="dxa"/>
          </w:tcPr>
          <w:p w:rsidR="5B62E6E6" w:rsidP="5B62E6E6" w:rsidRDefault="5B62E6E6" w14:paraId="13D5894D" w14:textId="1345AF91">
            <w:pPr>
              <w:spacing w:line="259" w:lineRule="auto"/>
              <w:rPr>
                <w:rFonts w:ascii="Calibri" w:hAnsi="Calibri" w:eastAsia="Calibri" w:cs="Calibri"/>
              </w:rPr>
            </w:pPr>
            <w:r w:rsidRPr="5B62E6E6">
              <w:rPr>
                <w:rFonts w:ascii="Calibri" w:hAnsi="Calibri" w:eastAsia="Calibri" w:cs="Calibri"/>
                <w:lang w:val="en-US"/>
              </w:rPr>
              <w:t>3. The user clicks on the “view pet information” button</w:t>
            </w:r>
            <w:r w:rsidRPr="6E5BB377" w:rsidR="24E119B9">
              <w:rPr>
                <w:rFonts w:ascii="Calibri" w:hAnsi="Calibri" w:eastAsia="Calibri" w:cs="Calibri"/>
                <w:lang w:val="en-US"/>
              </w:rPr>
              <w:t>.</w:t>
            </w:r>
          </w:p>
        </w:tc>
        <w:tc>
          <w:tcPr>
            <w:tcW w:w="4680" w:type="dxa"/>
          </w:tcPr>
          <w:p w:rsidR="5B62E6E6" w:rsidP="5B62E6E6" w:rsidRDefault="5B62E6E6" w14:paraId="72237B07" w14:textId="5478B3B1">
            <w:pPr>
              <w:spacing w:line="259" w:lineRule="auto"/>
              <w:rPr>
                <w:rFonts w:ascii="Calibri" w:hAnsi="Calibri" w:eastAsia="Calibri" w:cs="Calibri"/>
              </w:rPr>
            </w:pPr>
            <w:r w:rsidRPr="5B62E6E6">
              <w:rPr>
                <w:rFonts w:ascii="Calibri" w:hAnsi="Calibri" w:eastAsia="Calibri" w:cs="Calibri"/>
                <w:lang w:val="en-US"/>
              </w:rPr>
              <w:t>4. return and display all the information associated with the pet that was clicked on</w:t>
            </w:r>
            <w:r w:rsidRPr="6E5BB377" w:rsidR="03F9DBF0">
              <w:rPr>
                <w:rFonts w:ascii="Calibri" w:hAnsi="Calibri" w:eastAsia="Calibri" w:cs="Calibri"/>
                <w:lang w:val="en-US"/>
              </w:rPr>
              <w:t>.</w:t>
            </w:r>
          </w:p>
        </w:tc>
      </w:tr>
      <w:tr w:rsidR="5B62E6E6" w:rsidTr="5B62E6E6" w14:paraId="166635DB" w14:textId="77777777">
        <w:tc>
          <w:tcPr>
            <w:tcW w:w="4680" w:type="dxa"/>
          </w:tcPr>
          <w:p w:rsidR="5B62E6E6" w:rsidP="5B62E6E6" w:rsidRDefault="5B62E6E6" w14:paraId="4323A650" w14:textId="1B86EB26">
            <w:pPr>
              <w:spacing w:line="259" w:lineRule="auto"/>
              <w:rPr>
                <w:rFonts w:ascii="Calibri" w:hAnsi="Calibri" w:eastAsia="Calibri" w:cs="Calibri"/>
              </w:rPr>
            </w:pPr>
            <w:r w:rsidRPr="5B62E6E6">
              <w:rPr>
                <w:rFonts w:ascii="Calibri" w:hAnsi="Calibri" w:eastAsia="Calibri" w:cs="Calibri"/>
                <w:lang w:val="en-US"/>
              </w:rPr>
              <w:t>5. The user clicks on the “update pet” button</w:t>
            </w:r>
            <w:r w:rsidRPr="6E5BB377" w:rsidR="328DE0A8">
              <w:rPr>
                <w:rFonts w:ascii="Calibri" w:hAnsi="Calibri" w:eastAsia="Calibri" w:cs="Calibri"/>
                <w:lang w:val="en-US"/>
              </w:rPr>
              <w:t>.</w:t>
            </w:r>
          </w:p>
        </w:tc>
        <w:tc>
          <w:tcPr>
            <w:tcW w:w="4680" w:type="dxa"/>
          </w:tcPr>
          <w:p w:rsidR="5B62E6E6" w:rsidP="5B62E6E6" w:rsidRDefault="5B62E6E6" w14:paraId="4FC19DC4" w14:textId="7B6F4C49">
            <w:pPr>
              <w:spacing w:line="259" w:lineRule="auto"/>
              <w:rPr>
                <w:rFonts w:ascii="Calibri" w:hAnsi="Calibri" w:eastAsia="Calibri" w:cs="Calibri"/>
              </w:rPr>
            </w:pPr>
            <w:r w:rsidRPr="5B62E6E6">
              <w:rPr>
                <w:rFonts w:ascii="Calibri" w:hAnsi="Calibri" w:eastAsia="Calibri" w:cs="Calibri"/>
                <w:lang w:val="en-US"/>
              </w:rPr>
              <w:t>6. the current information for the requested pet is displayed in editable fields allowing the user to change any of the pet’s information</w:t>
            </w:r>
            <w:r w:rsidRPr="6E5BB377" w:rsidR="1F2043E7">
              <w:rPr>
                <w:rFonts w:ascii="Calibri" w:hAnsi="Calibri" w:eastAsia="Calibri" w:cs="Calibri"/>
                <w:lang w:val="en-US"/>
              </w:rPr>
              <w:t>.</w:t>
            </w:r>
          </w:p>
        </w:tc>
      </w:tr>
      <w:tr w:rsidR="5B62E6E6" w:rsidTr="5B62E6E6" w14:paraId="5BD71033" w14:textId="77777777">
        <w:tc>
          <w:tcPr>
            <w:tcW w:w="4680" w:type="dxa"/>
          </w:tcPr>
          <w:p w:rsidR="5B62E6E6" w:rsidP="5B62E6E6" w:rsidRDefault="5B62E6E6" w14:paraId="1A1D7400" w14:textId="0D3679A6">
            <w:pPr>
              <w:spacing w:line="259" w:lineRule="auto"/>
              <w:rPr>
                <w:rFonts w:ascii="Calibri" w:hAnsi="Calibri" w:eastAsia="Calibri" w:cs="Calibri"/>
              </w:rPr>
            </w:pPr>
            <w:r w:rsidRPr="5B62E6E6">
              <w:rPr>
                <w:rFonts w:ascii="Calibri" w:hAnsi="Calibri" w:eastAsia="Calibri" w:cs="Calibri"/>
                <w:lang w:val="en-US"/>
              </w:rPr>
              <w:t>7. The user changes any of the desired information for the displayed pet and clicks the “save” button</w:t>
            </w:r>
            <w:r w:rsidRPr="6E5BB377" w:rsidR="2EA010D8">
              <w:rPr>
                <w:rFonts w:ascii="Calibri" w:hAnsi="Calibri" w:eastAsia="Calibri" w:cs="Calibri"/>
                <w:lang w:val="en-US"/>
              </w:rPr>
              <w:t>.</w:t>
            </w:r>
          </w:p>
        </w:tc>
        <w:tc>
          <w:tcPr>
            <w:tcW w:w="4680" w:type="dxa"/>
          </w:tcPr>
          <w:p w:rsidR="5B62E6E6" w:rsidP="5B62E6E6" w:rsidRDefault="5B62E6E6" w14:paraId="29DEA2BF" w14:textId="778A931E">
            <w:pPr>
              <w:spacing w:line="259" w:lineRule="auto"/>
              <w:rPr>
                <w:rFonts w:ascii="Calibri" w:hAnsi="Calibri" w:eastAsia="Calibri" w:cs="Calibri"/>
              </w:rPr>
            </w:pPr>
            <w:r w:rsidRPr="5B62E6E6">
              <w:rPr>
                <w:rFonts w:ascii="Calibri" w:hAnsi="Calibri" w:eastAsia="Calibri" w:cs="Calibri"/>
                <w:lang w:val="en-US"/>
              </w:rPr>
              <w:t>8. the new information for the pet is saved to the database overwriting any of the information that was changed by the user</w:t>
            </w:r>
            <w:r w:rsidRPr="6E5BB377" w:rsidR="62BD3F28">
              <w:rPr>
                <w:rFonts w:ascii="Calibri" w:hAnsi="Calibri" w:eastAsia="Calibri" w:cs="Calibri"/>
                <w:lang w:val="en-US"/>
              </w:rPr>
              <w:t>.</w:t>
            </w:r>
          </w:p>
        </w:tc>
      </w:tr>
    </w:tbl>
    <w:p w:rsidR="5B62E6E6" w:rsidP="5B62E6E6" w:rsidRDefault="5B62E6E6" w14:paraId="1D8FCB72" w14:textId="563115D3">
      <w:pPr>
        <w:spacing w:after="160" w:line="259" w:lineRule="auto"/>
        <w:rPr>
          <w:rFonts w:ascii="Calibri" w:hAnsi="Calibri" w:eastAsia="Calibri" w:cs="Calibri"/>
        </w:rPr>
      </w:pPr>
    </w:p>
    <w:p w:rsidR="671DC62F" w:rsidRDefault="671DC62F" w14:paraId="20A7E3FB" w14:textId="19C2F069">
      <w:r>
        <w:br w:type="page"/>
      </w:r>
    </w:p>
    <w:p w:rsidR="6B745530" w:rsidP="5B62E6E6" w:rsidRDefault="6B745530" w14:paraId="4F13A832" w14:textId="563115D3">
      <w:pPr>
        <w:pStyle w:val="Heading2"/>
        <w:rPr>
          <w:rFonts w:ascii="Calibri" w:hAnsi="Calibri" w:eastAsia="Calibri" w:cs="Calibri"/>
          <w:sz w:val="22"/>
          <w:szCs w:val="22"/>
        </w:rPr>
      </w:pPr>
      <w:bookmarkStart w:name="_Toc63015990" w:id="46"/>
      <w:r w:rsidRPr="5B62E6E6">
        <w:rPr>
          <w:lang w:val="en-US"/>
        </w:rPr>
        <w:lastRenderedPageBreak/>
        <w:t>Use Case 11: Client view’s the available schedule</w:t>
      </w:r>
      <w:bookmarkEnd w:id="46"/>
    </w:p>
    <w:p w:rsidR="6B745530" w:rsidP="5B62E6E6" w:rsidRDefault="6B745530" w14:paraId="21CDD825" w14:textId="563115D3">
      <w:pPr>
        <w:spacing w:line="240" w:lineRule="auto"/>
        <w:rPr>
          <w:rFonts w:ascii="Calibri" w:hAnsi="Calibri" w:eastAsia="Calibri" w:cs="Calibri"/>
        </w:rPr>
      </w:pPr>
      <w:r w:rsidRPr="5B62E6E6">
        <w:rPr>
          <w:rFonts w:ascii="Calibri" w:hAnsi="Calibri" w:eastAsia="Calibri" w:cs="Calibri"/>
          <w:b/>
          <w:bCs/>
          <w:lang w:val="en-US"/>
        </w:rPr>
        <w:t>Precondition:</w:t>
      </w:r>
      <w:r w:rsidRPr="5B62E6E6">
        <w:rPr>
          <w:rFonts w:ascii="Calibri" w:hAnsi="Calibri" w:eastAsia="Calibri" w:cs="Calibri"/>
          <w:lang w:val="en-US"/>
        </w:rPr>
        <w:t xml:space="preserve"> the client must be logged into the system.</w:t>
      </w:r>
    </w:p>
    <w:p w:rsidR="6B745530" w:rsidP="5B62E6E6" w:rsidRDefault="6B745530" w14:paraId="55C06086" w14:textId="3C864802">
      <w:pPr>
        <w:spacing w:line="240" w:lineRule="auto"/>
        <w:rPr>
          <w:rFonts w:ascii="Calibri" w:hAnsi="Calibri" w:eastAsia="Calibri" w:cs="Calibri"/>
        </w:rPr>
      </w:pPr>
      <w:r w:rsidRPr="5B62E6E6">
        <w:rPr>
          <w:rFonts w:ascii="Calibri" w:hAnsi="Calibri" w:eastAsia="Calibri" w:cs="Calibri"/>
          <w:b/>
          <w:bCs/>
          <w:lang w:val="en-US"/>
        </w:rPr>
        <w:t xml:space="preserve">Postcondition: </w:t>
      </w:r>
      <w:r w:rsidRPr="5B62E6E6">
        <w:rPr>
          <w:rFonts w:ascii="Calibri" w:hAnsi="Calibri" w:eastAsia="Calibri" w:cs="Calibri"/>
          <w:lang w:val="en-US"/>
        </w:rPr>
        <w:t>A schedule displaying the available dates is displayed to the user</w:t>
      </w:r>
      <w:r w:rsidRPr="6E5BB377" w:rsidR="65112017">
        <w:rPr>
          <w:rFonts w:ascii="Calibri" w:hAnsi="Calibri" w:eastAsia="Calibri" w:cs="Calibri"/>
          <w:lang w:val="en-US"/>
        </w:rPr>
        <w:t>.</w:t>
      </w:r>
    </w:p>
    <w:tbl>
      <w:tblPr>
        <w:tblW w:w="0" w:type="auto"/>
        <w:tblLayout w:type="fixed"/>
        <w:tblLook w:val="04A0" w:firstRow="1" w:lastRow="0" w:firstColumn="1" w:lastColumn="0" w:noHBand="0" w:noVBand="1"/>
      </w:tblPr>
      <w:tblGrid>
        <w:gridCol w:w="4680"/>
        <w:gridCol w:w="4680"/>
      </w:tblGrid>
      <w:tr w:rsidR="5B62E6E6" w:rsidTr="5B62E6E6" w14:paraId="7F7FE287" w14:textId="77777777">
        <w:tc>
          <w:tcPr>
            <w:tcW w:w="4680" w:type="dxa"/>
          </w:tcPr>
          <w:p w:rsidR="5B62E6E6" w:rsidP="5B62E6E6" w:rsidRDefault="5B62E6E6" w14:paraId="60F57870" w14:textId="52B5FA79">
            <w:pPr>
              <w:spacing w:line="259" w:lineRule="auto"/>
              <w:rPr>
                <w:rFonts w:ascii="Calibri" w:hAnsi="Calibri" w:eastAsia="Calibri" w:cs="Calibri"/>
                <w:b/>
                <w:bCs/>
              </w:rPr>
            </w:pPr>
            <w:r w:rsidRPr="5B62E6E6">
              <w:rPr>
                <w:rFonts w:ascii="Calibri" w:hAnsi="Calibri" w:eastAsia="Calibri" w:cs="Calibri"/>
                <w:b/>
                <w:bCs/>
                <w:lang w:val="en-US"/>
              </w:rPr>
              <w:t>Actor action</w:t>
            </w:r>
          </w:p>
        </w:tc>
        <w:tc>
          <w:tcPr>
            <w:tcW w:w="4680" w:type="dxa"/>
          </w:tcPr>
          <w:p w:rsidR="5B62E6E6" w:rsidP="5B62E6E6" w:rsidRDefault="5B62E6E6" w14:paraId="59BCC36E" w14:textId="473706C3">
            <w:pPr>
              <w:spacing w:line="259" w:lineRule="auto"/>
              <w:rPr>
                <w:rFonts w:ascii="Calibri" w:hAnsi="Calibri" w:eastAsia="Calibri" w:cs="Calibri"/>
                <w:b/>
                <w:bCs/>
              </w:rPr>
            </w:pPr>
            <w:r w:rsidRPr="5B62E6E6">
              <w:rPr>
                <w:rFonts w:ascii="Calibri" w:hAnsi="Calibri" w:eastAsia="Calibri" w:cs="Calibri"/>
                <w:b/>
                <w:bCs/>
                <w:lang w:val="en-US"/>
              </w:rPr>
              <w:t>System response</w:t>
            </w:r>
          </w:p>
        </w:tc>
      </w:tr>
      <w:tr w:rsidR="5B62E6E6" w:rsidTr="5B62E6E6" w14:paraId="2B38E3D0" w14:textId="77777777">
        <w:tc>
          <w:tcPr>
            <w:tcW w:w="4680" w:type="dxa"/>
          </w:tcPr>
          <w:p w:rsidR="5B62E6E6" w:rsidP="5B62E6E6" w:rsidRDefault="5B62E6E6" w14:paraId="03F74C12" w14:textId="0F4D2141">
            <w:pPr>
              <w:spacing w:line="259" w:lineRule="auto"/>
              <w:rPr>
                <w:rFonts w:ascii="Calibri" w:hAnsi="Calibri" w:eastAsia="Calibri" w:cs="Calibri"/>
              </w:rPr>
            </w:pPr>
            <w:r w:rsidRPr="5B62E6E6">
              <w:rPr>
                <w:rFonts w:ascii="Calibri" w:hAnsi="Calibri" w:eastAsia="Calibri" w:cs="Calibri"/>
                <w:lang w:val="en-US"/>
              </w:rPr>
              <w:t>1. The user clicks the “available appointments” button</w:t>
            </w:r>
            <w:r w:rsidRPr="6E5BB377" w:rsidR="5410C3E6">
              <w:rPr>
                <w:rFonts w:ascii="Calibri" w:hAnsi="Calibri" w:eastAsia="Calibri" w:cs="Calibri"/>
                <w:lang w:val="en-US"/>
              </w:rPr>
              <w:t>.</w:t>
            </w:r>
          </w:p>
        </w:tc>
        <w:tc>
          <w:tcPr>
            <w:tcW w:w="4680" w:type="dxa"/>
          </w:tcPr>
          <w:p w:rsidR="5B62E6E6" w:rsidP="5B62E6E6" w:rsidRDefault="5B62E6E6" w14:paraId="529AA8CA" w14:textId="56770ED2">
            <w:pPr>
              <w:spacing w:line="259" w:lineRule="auto"/>
              <w:rPr>
                <w:rFonts w:ascii="Calibri" w:hAnsi="Calibri" w:eastAsia="Calibri" w:cs="Calibri"/>
              </w:rPr>
            </w:pPr>
            <w:r w:rsidRPr="5B62E6E6">
              <w:rPr>
                <w:rFonts w:ascii="Calibri" w:hAnsi="Calibri" w:eastAsia="Calibri" w:cs="Calibri"/>
                <w:lang w:val="en-US"/>
              </w:rPr>
              <w:t>2. return and display a weekly calendar showing all the available dates that an appointment could be booked</w:t>
            </w:r>
            <w:r w:rsidRPr="6E5BB377" w:rsidR="60A491C9">
              <w:rPr>
                <w:rFonts w:ascii="Calibri" w:hAnsi="Calibri" w:eastAsia="Calibri" w:cs="Calibri"/>
                <w:lang w:val="en-US"/>
              </w:rPr>
              <w:t>.</w:t>
            </w:r>
          </w:p>
        </w:tc>
      </w:tr>
      <w:tr w:rsidR="5B62E6E6" w:rsidTr="5B62E6E6" w14:paraId="33539B6E" w14:textId="77777777">
        <w:tc>
          <w:tcPr>
            <w:tcW w:w="4680" w:type="dxa"/>
          </w:tcPr>
          <w:p w:rsidR="5B62E6E6" w:rsidP="5B62E6E6" w:rsidRDefault="5B62E6E6" w14:paraId="1DB13AAD" w14:textId="58674E7D">
            <w:pPr>
              <w:spacing w:line="259" w:lineRule="auto"/>
              <w:rPr>
                <w:rFonts w:ascii="Calibri" w:hAnsi="Calibri" w:eastAsia="Calibri" w:cs="Calibri"/>
              </w:rPr>
            </w:pPr>
            <w:r w:rsidRPr="5B62E6E6">
              <w:rPr>
                <w:rFonts w:ascii="Calibri" w:hAnsi="Calibri" w:eastAsia="Calibri" w:cs="Calibri"/>
                <w:lang w:val="en-US"/>
              </w:rPr>
              <w:t>3. The user selects a service in order to view the available dates for that service</w:t>
            </w:r>
            <w:r w:rsidRPr="6E5BB377" w:rsidR="1A5717B0">
              <w:rPr>
                <w:rFonts w:ascii="Calibri" w:hAnsi="Calibri" w:eastAsia="Calibri" w:cs="Calibri"/>
                <w:lang w:val="en-US"/>
              </w:rPr>
              <w:t>.</w:t>
            </w:r>
          </w:p>
        </w:tc>
        <w:tc>
          <w:tcPr>
            <w:tcW w:w="4680" w:type="dxa"/>
          </w:tcPr>
          <w:p w:rsidR="5B62E6E6" w:rsidP="5B62E6E6" w:rsidRDefault="5B62E6E6" w14:paraId="3C50554A" w14:textId="71A53828">
            <w:pPr>
              <w:spacing w:line="259" w:lineRule="auto"/>
              <w:rPr>
                <w:rFonts w:ascii="Calibri" w:hAnsi="Calibri" w:eastAsia="Calibri" w:cs="Calibri"/>
              </w:rPr>
            </w:pPr>
            <w:r w:rsidRPr="5B62E6E6">
              <w:rPr>
                <w:rFonts w:ascii="Calibri" w:hAnsi="Calibri" w:eastAsia="Calibri" w:cs="Calibri"/>
                <w:lang w:val="en-US"/>
              </w:rPr>
              <w:t>4. return and display a weekly calendar updated to show all the available times for the service the user selected</w:t>
            </w:r>
            <w:r w:rsidRPr="6E5BB377" w:rsidR="6C30ED61">
              <w:rPr>
                <w:rFonts w:ascii="Calibri" w:hAnsi="Calibri" w:eastAsia="Calibri" w:cs="Calibri"/>
                <w:lang w:val="en-US"/>
              </w:rPr>
              <w:t>.</w:t>
            </w:r>
          </w:p>
        </w:tc>
      </w:tr>
    </w:tbl>
    <w:p w:rsidR="5B62E6E6" w:rsidP="5B62E6E6" w:rsidRDefault="5B62E6E6" w14:paraId="152714A4" w14:textId="563115D3">
      <w:pPr>
        <w:spacing w:after="160" w:line="259" w:lineRule="auto"/>
        <w:rPr>
          <w:rFonts w:ascii="Calibri" w:hAnsi="Calibri" w:eastAsia="Calibri" w:cs="Calibri"/>
        </w:rPr>
      </w:pPr>
    </w:p>
    <w:p w:rsidR="671DC62F" w:rsidRDefault="671DC62F" w14:paraId="32651E95" w14:textId="0F390B75">
      <w:r>
        <w:br w:type="page"/>
      </w:r>
    </w:p>
    <w:p w:rsidR="6B745530" w:rsidP="5B62E6E6" w:rsidRDefault="6B745530" w14:paraId="01AFE318" w14:textId="563115D3">
      <w:pPr>
        <w:pStyle w:val="Heading2"/>
        <w:rPr>
          <w:rFonts w:ascii="Calibri" w:hAnsi="Calibri" w:eastAsia="Calibri" w:cs="Calibri"/>
          <w:sz w:val="22"/>
          <w:szCs w:val="22"/>
        </w:rPr>
      </w:pPr>
      <w:bookmarkStart w:name="_Toc63015991" w:id="47"/>
      <w:r w:rsidRPr="5B62E6E6">
        <w:rPr>
          <w:lang w:val="en-US"/>
        </w:rPr>
        <w:lastRenderedPageBreak/>
        <w:t>Use Case 12: Client books an appointment</w:t>
      </w:r>
      <w:bookmarkEnd w:id="47"/>
    </w:p>
    <w:p w:rsidR="6B745530" w:rsidP="5B62E6E6" w:rsidRDefault="6B745530" w14:paraId="6D0C03FD" w14:textId="563115D3">
      <w:pPr>
        <w:spacing w:line="240" w:lineRule="auto"/>
        <w:rPr>
          <w:rFonts w:ascii="Calibri" w:hAnsi="Calibri" w:eastAsia="Calibri" w:cs="Calibri"/>
        </w:rPr>
      </w:pPr>
      <w:r w:rsidRPr="5B62E6E6">
        <w:rPr>
          <w:rFonts w:ascii="Calibri" w:hAnsi="Calibri" w:eastAsia="Calibri" w:cs="Calibri"/>
          <w:b/>
          <w:bCs/>
          <w:lang w:val="en-US"/>
        </w:rPr>
        <w:t xml:space="preserve">Precondition: </w:t>
      </w:r>
      <w:r w:rsidRPr="5B62E6E6">
        <w:rPr>
          <w:rFonts w:ascii="Calibri" w:hAnsi="Calibri" w:eastAsia="Calibri" w:cs="Calibri"/>
          <w:lang w:val="en-US"/>
        </w:rPr>
        <w:t>the client must be logged into the system. The user must have one or more pets added to their account.</w:t>
      </w:r>
    </w:p>
    <w:p w:rsidR="6B745530" w:rsidP="5B62E6E6" w:rsidRDefault="6B745530" w14:paraId="515C20D5" w14:textId="563115D3">
      <w:pPr>
        <w:spacing w:line="240" w:lineRule="auto"/>
        <w:rPr>
          <w:rFonts w:ascii="Calibri" w:hAnsi="Calibri" w:eastAsia="Calibri" w:cs="Calibri"/>
        </w:rPr>
      </w:pPr>
      <w:r w:rsidRPr="5B62E6E6">
        <w:rPr>
          <w:rFonts w:ascii="Calibri" w:hAnsi="Calibri" w:eastAsia="Calibri" w:cs="Calibri"/>
          <w:b/>
          <w:bCs/>
          <w:lang w:val="en-US"/>
        </w:rPr>
        <w:t>Postcondition:</w:t>
      </w:r>
      <w:r w:rsidRPr="5B62E6E6">
        <w:rPr>
          <w:rFonts w:ascii="Calibri" w:hAnsi="Calibri" w:eastAsia="Calibri" w:cs="Calibri"/>
          <w:lang w:val="en-US"/>
        </w:rPr>
        <w:t xml:space="preserve"> A new appointment is added to the user’s account. The user is notified via email that a new appointment has been requested. The requested appointment is sent to the employee side of the application.</w:t>
      </w:r>
    </w:p>
    <w:p w:rsidR="5B62E6E6" w:rsidP="5B62E6E6" w:rsidRDefault="5B62E6E6" w14:paraId="77106241" w14:textId="563115D3">
      <w:pPr>
        <w:spacing w:after="160" w:line="259" w:lineRule="auto"/>
        <w:rPr>
          <w:rFonts w:ascii="Calibri" w:hAnsi="Calibri" w:eastAsia="Calibri" w:cs="Calibri"/>
        </w:rPr>
      </w:pPr>
    </w:p>
    <w:tbl>
      <w:tblPr>
        <w:tblW w:w="0" w:type="auto"/>
        <w:tblLayout w:type="fixed"/>
        <w:tblLook w:val="04A0" w:firstRow="1" w:lastRow="0" w:firstColumn="1" w:lastColumn="0" w:noHBand="0" w:noVBand="1"/>
      </w:tblPr>
      <w:tblGrid>
        <w:gridCol w:w="4680"/>
        <w:gridCol w:w="4680"/>
      </w:tblGrid>
      <w:tr w:rsidR="5B62E6E6" w:rsidTr="5B62E6E6" w14:paraId="2ACFD11B" w14:textId="77777777">
        <w:tc>
          <w:tcPr>
            <w:tcW w:w="4680" w:type="dxa"/>
          </w:tcPr>
          <w:p w:rsidR="5B62E6E6" w:rsidP="5B62E6E6" w:rsidRDefault="5B62E6E6" w14:paraId="06EDDE5B" w14:textId="31EA6A1D">
            <w:pPr>
              <w:spacing w:line="259" w:lineRule="auto"/>
              <w:rPr>
                <w:rFonts w:ascii="Calibri" w:hAnsi="Calibri" w:eastAsia="Calibri" w:cs="Calibri"/>
                <w:b/>
                <w:bCs/>
              </w:rPr>
            </w:pPr>
            <w:r w:rsidRPr="5B62E6E6">
              <w:rPr>
                <w:rFonts w:ascii="Calibri" w:hAnsi="Calibri" w:eastAsia="Calibri" w:cs="Calibri"/>
                <w:b/>
                <w:bCs/>
                <w:lang w:val="en-US"/>
              </w:rPr>
              <w:t>Actor action</w:t>
            </w:r>
          </w:p>
        </w:tc>
        <w:tc>
          <w:tcPr>
            <w:tcW w:w="4680" w:type="dxa"/>
          </w:tcPr>
          <w:p w:rsidR="5B62E6E6" w:rsidP="5B62E6E6" w:rsidRDefault="5B62E6E6" w14:paraId="5C656C9F" w14:textId="380ED8C2">
            <w:pPr>
              <w:spacing w:line="259" w:lineRule="auto"/>
              <w:rPr>
                <w:rFonts w:ascii="Calibri" w:hAnsi="Calibri" w:eastAsia="Calibri" w:cs="Calibri"/>
                <w:b/>
                <w:bCs/>
              </w:rPr>
            </w:pPr>
            <w:r w:rsidRPr="5B62E6E6">
              <w:rPr>
                <w:rFonts w:ascii="Calibri" w:hAnsi="Calibri" w:eastAsia="Calibri" w:cs="Calibri"/>
                <w:b/>
                <w:bCs/>
                <w:lang w:val="en-US"/>
              </w:rPr>
              <w:t>System response</w:t>
            </w:r>
          </w:p>
        </w:tc>
      </w:tr>
      <w:tr w:rsidR="5B62E6E6" w:rsidTr="5B62E6E6" w14:paraId="092EDD3B" w14:textId="77777777">
        <w:tc>
          <w:tcPr>
            <w:tcW w:w="4680" w:type="dxa"/>
          </w:tcPr>
          <w:p w:rsidR="5B62E6E6" w:rsidP="5B62E6E6" w:rsidRDefault="5B62E6E6" w14:paraId="0FB4C31A" w14:textId="547A46C5">
            <w:pPr>
              <w:spacing w:line="259" w:lineRule="auto"/>
              <w:rPr>
                <w:rFonts w:ascii="Calibri" w:hAnsi="Calibri" w:eastAsia="Calibri" w:cs="Calibri"/>
              </w:rPr>
            </w:pPr>
            <w:r w:rsidRPr="5B62E6E6">
              <w:rPr>
                <w:rFonts w:ascii="Calibri" w:hAnsi="Calibri" w:eastAsia="Calibri" w:cs="Calibri"/>
                <w:lang w:val="en-US"/>
              </w:rPr>
              <w:t>1. The user clicks the “available appointments” button</w:t>
            </w:r>
            <w:r w:rsidRPr="6E5BB377" w:rsidR="2BD8A620">
              <w:rPr>
                <w:rFonts w:ascii="Calibri" w:hAnsi="Calibri" w:eastAsia="Calibri" w:cs="Calibri"/>
                <w:lang w:val="en-US"/>
              </w:rPr>
              <w:t>.</w:t>
            </w:r>
          </w:p>
        </w:tc>
        <w:tc>
          <w:tcPr>
            <w:tcW w:w="4680" w:type="dxa"/>
          </w:tcPr>
          <w:p w:rsidR="5B62E6E6" w:rsidP="5B62E6E6" w:rsidRDefault="5B62E6E6" w14:paraId="720C3FAB" w14:textId="7F310736">
            <w:pPr>
              <w:spacing w:line="259" w:lineRule="auto"/>
              <w:rPr>
                <w:rFonts w:ascii="Calibri" w:hAnsi="Calibri" w:eastAsia="Calibri" w:cs="Calibri"/>
              </w:rPr>
            </w:pPr>
            <w:r w:rsidRPr="5B62E6E6">
              <w:rPr>
                <w:rFonts w:ascii="Calibri" w:hAnsi="Calibri" w:eastAsia="Calibri" w:cs="Calibri"/>
                <w:lang w:val="en-US"/>
              </w:rPr>
              <w:t>2. return and display a weekly calendar showing all the available dates that an appointment could be booked</w:t>
            </w:r>
            <w:r w:rsidRPr="6E5BB377" w:rsidR="3AF3FA3B">
              <w:rPr>
                <w:rFonts w:ascii="Calibri" w:hAnsi="Calibri" w:eastAsia="Calibri" w:cs="Calibri"/>
                <w:lang w:val="en-US"/>
              </w:rPr>
              <w:t>.</w:t>
            </w:r>
          </w:p>
        </w:tc>
      </w:tr>
      <w:tr w:rsidR="5B62E6E6" w:rsidTr="5B62E6E6" w14:paraId="1E2021B3" w14:textId="77777777">
        <w:tc>
          <w:tcPr>
            <w:tcW w:w="4680" w:type="dxa"/>
          </w:tcPr>
          <w:p w:rsidR="5B62E6E6" w:rsidP="5B62E6E6" w:rsidRDefault="5B62E6E6" w14:paraId="3CD16466" w14:textId="730036BF">
            <w:pPr>
              <w:spacing w:line="259" w:lineRule="auto"/>
              <w:rPr>
                <w:rFonts w:ascii="Calibri" w:hAnsi="Calibri" w:eastAsia="Calibri" w:cs="Calibri"/>
              </w:rPr>
            </w:pPr>
            <w:r w:rsidRPr="5B62E6E6">
              <w:rPr>
                <w:rFonts w:ascii="Calibri" w:hAnsi="Calibri" w:eastAsia="Calibri" w:cs="Calibri"/>
                <w:lang w:val="en-US"/>
              </w:rPr>
              <w:t>3. The user selects a service to view the available dates for that service</w:t>
            </w:r>
            <w:r w:rsidRPr="6E5BB377" w:rsidR="7476D6BD">
              <w:rPr>
                <w:rFonts w:ascii="Calibri" w:hAnsi="Calibri" w:eastAsia="Calibri" w:cs="Calibri"/>
                <w:lang w:val="en-US"/>
              </w:rPr>
              <w:t>.</w:t>
            </w:r>
          </w:p>
        </w:tc>
        <w:tc>
          <w:tcPr>
            <w:tcW w:w="4680" w:type="dxa"/>
          </w:tcPr>
          <w:p w:rsidR="5B62E6E6" w:rsidP="5B62E6E6" w:rsidRDefault="5B62E6E6" w14:paraId="6696510E" w14:textId="46572939">
            <w:pPr>
              <w:spacing w:line="259" w:lineRule="auto"/>
              <w:rPr>
                <w:rFonts w:ascii="Calibri" w:hAnsi="Calibri" w:eastAsia="Calibri" w:cs="Calibri"/>
              </w:rPr>
            </w:pPr>
            <w:r w:rsidRPr="5B62E6E6">
              <w:rPr>
                <w:rFonts w:ascii="Calibri" w:hAnsi="Calibri" w:eastAsia="Calibri" w:cs="Calibri"/>
                <w:lang w:val="en-US"/>
              </w:rPr>
              <w:t>4. return and display a weekly calendar updated to show all the available times for the service the user selected</w:t>
            </w:r>
            <w:r w:rsidRPr="6E5BB377" w:rsidR="5C7D2D6A">
              <w:rPr>
                <w:rFonts w:ascii="Calibri" w:hAnsi="Calibri" w:eastAsia="Calibri" w:cs="Calibri"/>
                <w:lang w:val="en-US"/>
              </w:rPr>
              <w:t>.</w:t>
            </w:r>
          </w:p>
        </w:tc>
      </w:tr>
      <w:tr w:rsidR="5B62E6E6" w:rsidTr="5B62E6E6" w14:paraId="4017B0E1" w14:textId="77777777">
        <w:tc>
          <w:tcPr>
            <w:tcW w:w="4680" w:type="dxa"/>
          </w:tcPr>
          <w:p w:rsidR="5B62E6E6" w:rsidP="5B62E6E6" w:rsidRDefault="5B62E6E6" w14:paraId="49C4F5D5" w14:textId="2CB3E6EA">
            <w:pPr>
              <w:spacing w:line="259" w:lineRule="auto"/>
              <w:rPr>
                <w:rFonts w:ascii="Calibri" w:hAnsi="Calibri" w:eastAsia="Calibri" w:cs="Calibri"/>
              </w:rPr>
            </w:pPr>
            <w:r w:rsidRPr="5B62E6E6">
              <w:rPr>
                <w:rFonts w:ascii="Calibri" w:hAnsi="Calibri" w:eastAsia="Calibri" w:cs="Calibri"/>
                <w:lang w:val="en-US"/>
              </w:rPr>
              <w:t>5. The user selects the available date on which they would like to schedule their requested service</w:t>
            </w:r>
            <w:r w:rsidRPr="6E5BB377" w:rsidR="188BA5F0">
              <w:rPr>
                <w:rFonts w:ascii="Calibri" w:hAnsi="Calibri" w:eastAsia="Calibri" w:cs="Calibri"/>
                <w:lang w:val="en-US"/>
              </w:rPr>
              <w:t>.</w:t>
            </w:r>
          </w:p>
        </w:tc>
        <w:tc>
          <w:tcPr>
            <w:tcW w:w="4680" w:type="dxa"/>
          </w:tcPr>
          <w:p w:rsidR="5B62E6E6" w:rsidP="5B62E6E6" w:rsidRDefault="5B62E6E6" w14:paraId="7E5E62DB" w14:textId="6FECC58B">
            <w:pPr>
              <w:spacing w:line="259" w:lineRule="auto"/>
              <w:rPr>
                <w:rFonts w:ascii="Calibri" w:hAnsi="Calibri" w:eastAsia="Calibri" w:cs="Calibri"/>
              </w:rPr>
            </w:pPr>
            <w:r w:rsidRPr="5B62E6E6">
              <w:rPr>
                <w:rFonts w:ascii="Calibri" w:hAnsi="Calibri" w:eastAsia="Calibri" w:cs="Calibri"/>
                <w:lang w:val="en-US"/>
              </w:rPr>
              <w:t>6. return and display the available times for the user requested date</w:t>
            </w:r>
            <w:r w:rsidRPr="6E5BB377" w:rsidR="6F764786">
              <w:rPr>
                <w:rFonts w:ascii="Calibri" w:hAnsi="Calibri" w:eastAsia="Calibri" w:cs="Calibri"/>
                <w:lang w:val="en-US"/>
              </w:rPr>
              <w:t>.</w:t>
            </w:r>
          </w:p>
        </w:tc>
      </w:tr>
      <w:tr w:rsidR="5B62E6E6" w:rsidTr="5B62E6E6" w14:paraId="6D2F9992" w14:textId="77777777">
        <w:tc>
          <w:tcPr>
            <w:tcW w:w="4680" w:type="dxa"/>
          </w:tcPr>
          <w:p w:rsidR="5B62E6E6" w:rsidP="5B62E6E6" w:rsidRDefault="5B62E6E6" w14:paraId="3335953F" w14:textId="564DC8CA">
            <w:pPr>
              <w:spacing w:line="259" w:lineRule="auto"/>
              <w:rPr>
                <w:rFonts w:ascii="Calibri" w:hAnsi="Calibri" w:eastAsia="Calibri" w:cs="Calibri"/>
              </w:rPr>
            </w:pPr>
            <w:r w:rsidRPr="5B62E6E6">
              <w:rPr>
                <w:rFonts w:ascii="Calibri" w:hAnsi="Calibri" w:eastAsia="Calibri" w:cs="Calibri"/>
                <w:lang w:val="en-US"/>
              </w:rPr>
              <w:t>7. The user selects their preferred time for their selected service</w:t>
            </w:r>
            <w:r w:rsidRPr="6E5BB377" w:rsidR="7703531A">
              <w:rPr>
                <w:rFonts w:ascii="Calibri" w:hAnsi="Calibri" w:eastAsia="Calibri" w:cs="Calibri"/>
                <w:lang w:val="en-US"/>
              </w:rPr>
              <w:t>.</w:t>
            </w:r>
            <w:r w:rsidRPr="5B62E6E6">
              <w:rPr>
                <w:rFonts w:ascii="Calibri" w:hAnsi="Calibri" w:eastAsia="Calibri" w:cs="Calibri"/>
                <w:lang w:val="en-US"/>
              </w:rPr>
              <w:t xml:space="preserve"> </w:t>
            </w:r>
          </w:p>
        </w:tc>
        <w:tc>
          <w:tcPr>
            <w:tcW w:w="4680" w:type="dxa"/>
          </w:tcPr>
          <w:p w:rsidR="5B62E6E6" w:rsidP="5B62E6E6" w:rsidRDefault="5B62E6E6" w14:paraId="3865F36D" w14:textId="2B148EB4">
            <w:pPr>
              <w:spacing w:line="259" w:lineRule="auto"/>
              <w:rPr>
                <w:rFonts w:ascii="Calibri" w:hAnsi="Calibri" w:eastAsia="Calibri" w:cs="Calibri"/>
              </w:rPr>
            </w:pPr>
            <w:r w:rsidRPr="5B62E6E6">
              <w:rPr>
                <w:rFonts w:ascii="Calibri" w:hAnsi="Calibri" w:eastAsia="Calibri" w:cs="Calibri"/>
                <w:lang w:val="en-US"/>
              </w:rPr>
              <w:t>8. return and display a menu showing an “add pet button</w:t>
            </w:r>
            <w:r w:rsidRPr="6E5BB377" w:rsidR="08F1E4E0">
              <w:rPr>
                <w:rFonts w:ascii="Calibri" w:hAnsi="Calibri" w:eastAsia="Calibri" w:cs="Calibri"/>
                <w:lang w:val="en-US"/>
              </w:rPr>
              <w:t>.</w:t>
            </w:r>
            <w:r w:rsidRPr="6E5BB377" w:rsidR="0198FBA0">
              <w:rPr>
                <w:rFonts w:ascii="Calibri" w:hAnsi="Calibri" w:eastAsia="Calibri" w:cs="Calibri"/>
                <w:lang w:val="en-US"/>
              </w:rPr>
              <w:t>”</w:t>
            </w:r>
          </w:p>
        </w:tc>
      </w:tr>
      <w:tr w:rsidR="5B62E6E6" w:rsidTr="5B62E6E6" w14:paraId="0E7392C3" w14:textId="77777777">
        <w:tc>
          <w:tcPr>
            <w:tcW w:w="4680" w:type="dxa"/>
          </w:tcPr>
          <w:p w:rsidR="5B62E6E6" w:rsidP="5B62E6E6" w:rsidRDefault="5B62E6E6" w14:paraId="58690725" w14:textId="4FEEDDF6">
            <w:pPr>
              <w:spacing w:line="259" w:lineRule="auto"/>
              <w:rPr>
                <w:rFonts w:ascii="Calibri" w:hAnsi="Calibri" w:eastAsia="Calibri" w:cs="Calibri"/>
              </w:rPr>
            </w:pPr>
            <w:r w:rsidRPr="5B62E6E6">
              <w:rPr>
                <w:rFonts w:ascii="Calibri" w:hAnsi="Calibri" w:eastAsia="Calibri" w:cs="Calibri"/>
                <w:lang w:val="en-US"/>
              </w:rPr>
              <w:t>9. The user selects which pet or pets will be receiving the selected service. The user has the option to add any special notes for each pet and finally clicks the “book service button</w:t>
            </w:r>
            <w:r w:rsidRPr="6E5BB377" w:rsidR="15BEA652">
              <w:rPr>
                <w:rFonts w:ascii="Calibri" w:hAnsi="Calibri" w:eastAsia="Calibri" w:cs="Calibri"/>
                <w:lang w:val="en-US"/>
              </w:rPr>
              <w:t>.</w:t>
            </w:r>
            <w:r w:rsidRPr="6E5BB377" w:rsidR="0198FBA0">
              <w:rPr>
                <w:rFonts w:ascii="Calibri" w:hAnsi="Calibri" w:eastAsia="Calibri" w:cs="Calibri"/>
                <w:lang w:val="en-US"/>
              </w:rPr>
              <w:t>”</w:t>
            </w:r>
          </w:p>
        </w:tc>
        <w:tc>
          <w:tcPr>
            <w:tcW w:w="4680" w:type="dxa"/>
          </w:tcPr>
          <w:p w:rsidR="5B62E6E6" w:rsidP="5B62E6E6" w:rsidRDefault="5B62E6E6" w14:paraId="0BFB1332" w14:textId="660C9BBD">
            <w:pPr>
              <w:spacing w:line="259" w:lineRule="auto"/>
              <w:rPr>
                <w:rFonts w:ascii="Calibri" w:hAnsi="Calibri" w:eastAsia="Calibri" w:cs="Calibri"/>
              </w:rPr>
            </w:pPr>
            <w:r w:rsidRPr="5B62E6E6">
              <w:rPr>
                <w:rFonts w:ascii="Calibri" w:hAnsi="Calibri" w:eastAsia="Calibri" w:cs="Calibri"/>
                <w:lang w:val="en-US"/>
              </w:rPr>
              <w:t>10. all the information including date, time, and a list of pets and their corresponding notes, entered by the user is sent to the database. A new appointment is sent to the user’s account. The user is notified via email that a new appointment was requested. All the information for that appointment is sent to the employee side of the application via the database.</w:t>
            </w:r>
          </w:p>
        </w:tc>
      </w:tr>
    </w:tbl>
    <w:p w:rsidR="5B62E6E6" w:rsidP="5B62E6E6" w:rsidRDefault="5B62E6E6" w14:paraId="0F6473AC" w14:textId="563115D3">
      <w:pPr>
        <w:spacing w:after="160" w:line="259" w:lineRule="auto"/>
        <w:rPr>
          <w:rFonts w:ascii="Calibri" w:hAnsi="Calibri" w:eastAsia="Calibri" w:cs="Calibri"/>
        </w:rPr>
      </w:pPr>
    </w:p>
    <w:p w:rsidR="671DC62F" w:rsidRDefault="671DC62F" w14:paraId="31793A45" w14:textId="5B06C5D6">
      <w:r>
        <w:br w:type="page"/>
      </w:r>
    </w:p>
    <w:p w:rsidR="6B745530" w:rsidP="5B62E6E6" w:rsidRDefault="6B745530" w14:paraId="31AF7FFF" w14:textId="563115D3">
      <w:pPr>
        <w:pStyle w:val="Heading2"/>
        <w:rPr>
          <w:rFonts w:ascii="Calibri" w:hAnsi="Calibri" w:eastAsia="Calibri" w:cs="Calibri"/>
          <w:sz w:val="22"/>
          <w:szCs w:val="22"/>
        </w:rPr>
      </w:pPr>
      <w:bookmarkStart w:name="_Toc63015992" w:id="48"/>
      <w:r w:rsidRPr="5B62E6E6">
        <w:rPr>
          <w:lang w:val="en-US"/>
        </w:rPr>
        <w:lastRenderedPageBreak/>
        <w:t>Use Case 13: Client views their upcoming appointments</w:t>
      </w:r>
      <w:bookmarkEnd w:id="48"/>
    </w:p>
    <w:p w:rsidR="6B745530" w:rsidP="5B62E6E6" w:rsidRDefault="6B745530" w14:paraId="3CCAB2C7" w14:textId="563115D3">
      <w:pPr>
        <w:spacing w:after="160" w:line="240" w:lineRule="auto"/>
        <w:rPr>
          <w:rFonts w:ascii="Calibri" w:hAnsi="Calibri" w:eastAsia="Calibri" w:cs="Calibri"/>
        </w:rPr>
      </w:pPr>
      <w:r w:rsidRPr="5B62E6E6">
        <w:rPr>
          <w:rFonts w:ascii="Calibri" w:hAnsi="Calibri" w:eastAsia="Calibri" w:cs="Calibri"/>
          <w:b/>
          <w:bCs/>
          <w:lang w:val="en-US"/>
        </w:rPr>
        <w:t>Precondition:</w:t>
      </w:r>
      <w:r w:rsidRPr="5B62E6E6">
        <w:rPr>
          <w:rFonts w:ascii="Calibri" w:hAnsi="Calibri" w:eastAsia="Calibri" w:cs="Calibri"/>
          <w:lang w:val="en-US"/>
        </w:rPr>
        <w:t xml:space="preserve"> the user must be logged in and have already scheduled one or more appointments.</w:t>
      </w:r>
    </w:p>
    <w:p w:rsidR="6B745530" w:rsidP="5B62E6E6" w:rsidRDefault="6B745530" w14:paraId="4E4A0486" w14:textId="563115D3">
      <w:pPr>
        <w:spacing w:after="160" w:line="240" w:lineRule="auto"/>
        <w:rPr>
          <w:rFonts w:ascii="Calibri" w:hAnsi="Calibri" w:eastAsia="Calibri" w:cs="Calibri"/>
        </w:rPr>
      </w:pPr>
      <w:r w:rsidRPr="5B62E6E6">
        <w:rPr>
          <w:rFonts w:ascii="Calibri" w:hAnsi="Calibri" w:eastAsia="Calibri" w:cs="Calibri"/>
          <w:b/>
          <w:bCs/>
          <w:lang w:val="en-US"/>
        </w:rPr>
        <w:t>Postcondition:</w:t>
      </w:r>
      <w:r w:rsidRPr="5B62E6E6">
        <w:rPr>
          <w:rFonts w:ascii="Calibri" w:hAnsi="Calibri" w:eastAsia="Calibri" w:cs="Calibri"/>
          <w:lang w:val="en-US"/>
        </w:rPr>
        <w:t xml:space="preserve"> a list of all the users scheduled appointments is displayed to the user.</w:t>
      </w:r>
    </w:p>
    <w:p w:rsidR="5B62E6E6" w:rsidP="5B62E6E6" w:rsidRDefault="6B745530" w14:paraId="7FB6A626" w14:textId="3AC63B34">
      <w:pPr>
        <w:spacing w:after="160" w:line="240" w:lineRule="auto"/>
        <w:rPr>
          <w:rFonts w:ascii="Calibri" w:hAnsi="Calibri" w:eastAsia="Calibri" w:cs="Calibri"/>
          <w:lang w:val="en-US"/>
        </w:rPr>
      </w:pPr>
      <w:r w:rsidRPr="5B62E6E6">
        <w:rPr>
          <w:rFonts w:ascii="Calibri" w:hAnsi="Calibri" w:eastAsia="Calibri" w:cs="Calibri"/>
          <w:b/>
          <w:bCs/>
          <w:lang w:val="en-US"/>
        </w:rPr>
        <w:t>Limitation:</w:t>
      </w:r>
      <w:r w:rsidRPr="5B62E6E6">
        <w:rPr>
          <w:rFonts w:ascii="Calibri" w:hAnsi="Calibri" w:eastAsia="Calibri" w:cs="Calibri"/>
          <w:lang w:val="en-US"/>
        </w:rPr>
        <w:t xml:space="preserve"> the appointments displayed to the user must have not been completed already.</w:t>
      </w:r>
    </w:p>
    <w:p w:rsidR="671DC62F" w:rsidP="671DC62F" w:rsidRDefault="671DC62F" w14:paraId="34BCC0EA" w14:textId="24B9C9DF">
      <w:pPr>
        <w:spacing w:after="160" w:line="240" w:lineRule="auto"/>
        <w:rPr>
          <w:rFonts w:ascii="Calibri" w:hAnsi="Calibri" w:eastAsia="Calibri" w:cs="Calibri"/>
          <w:lang w:val="en-US"/>
        </w:rPr>
      </w:pPr>
    </w:p>
    <w:tbl>
      <w:tblPr>
        <w:tblW w:w="0" w:type="auto"/>
        <w:tblLayout w:type="fixed"/>
        <w:tblLook w:val="04A0" w:firstRow="1" w:lastRow="0" w:firstColumn="1" w:lastColumn="0" w:noHBand="0" w:noVBand="1"/>
      </w:tblPr>
      <w:tblGrid>
        <w:gridCol w:w="4680"/>
        <w:gridCol w:w="4680"/>
      </w:tblGrid>
      <w:tr w:rsidR="5B62E6E6" w:rsidTr="5B62E6E6" w14:paraId="40F4B184" w14:textId="77777777">
        <w:tc>
          <w:tcPr>
            <w:tcW w:w="4680" w:type="dxa"/>
          </w:tcPr>
          <w:p w:rsidR="5B62E6E6" w:rsidP="5B62E6E6" w:rsidRDefault="5B62E6E6" w14:paraId="20C14CBC" w14:textId="600DD666">
            <w:pPr>
              <w:spacing w:line="259" w:lineRule="auto"/>
              <w:rPr>
                <w:rFonts w:ascii="Calibri" w:hAnsi="Calibri" w:eastAsia="Calibri" w:cs="Calibri"/>
                <w:b/>
                <w:bCs/>
              </w:rPr>
            </w:pPr>
            <w:r w:rsidRPr="5B62E6E6">
              <w:rPr>
                <w:rFonts w:ascii="Calibri" w:hAnsi="Calibri" w:eastAsia="Calibri" w:cs="Calibri"/>
                <w:b/>
                <w:bCs/>
                <w:lang w:val="en-US"/>
              </w:rPr>
              <w:t>Actor action</w:t>
            </w:r>
          </w:p>
        </w:tc>
        <w:tc>
          <w:tcPr>
            <w:tcW w:w="4680" w:type="dxa"/>
          </w:tcPr>
          <w:p w:rsidR="5B62E6E6" w:rsidP="5B62E6E6" w:rsidRDefault="5B62E6E6" w14:paraId="1D006D95" w14:textId="350EC5CD">
            <w:pPr>
              <w:spacing w:line="259" w:lineRule="auto"/>
              <w:rPr>
                <w:rFonts w:ascii="Calibri" w:hAnsi="Calibri" w:eastAsia="Calibri" w:cs="Calibri"/>
                <w:b/>
                <w:bCs/>
              </w:rPr>
            </w:pPr>
            <w:r w:rsidRPr="5B62E6E6">
              <w:rPr>
                <w:rFonts w:ascii="Calibri" w:hAnsi="Calibri" w:eastAsia="Calibri" w:cs="Calibri"/>
                <w:b/>
                <w:bCs/>
                <w:lang w:val="en-US"/>
              </w:rPr>
              <w:t>System response</w:t>
            </w:r>
          </w:p>
        </w:tc>
      </w:tr>
      <w:tr w:rsidR="5B62E6E6" w:rsidTr="5B62E6E6" w14:paraId="1B9A5198" w14:textId="77777777">
        <w:tc>
          <w:tcPr>
            <w:tcW w:w="4680" w:type="dxa"/>
          </w:tcPr>
          <w:p w:rsidR="5B62E6E6" w:rsidP="5B62E6E6" w:rsidRDefault="5B62E6E6" w14:paraId="2B30E1A3" w14:textId="4E5FD062">
            <w:pPr>
              <w:spacing w:line="259" w:lineRule="auto"/>
              <w:rPr>
                <w:rFonts w:ascii="Calibri" w:hAnsi="Calibri" w:eastAsia="Calibri" w:cs="Calibri"/>
              </w:rPr>
            </w:pPr>
            <w:r w:rsidRPr="5B62E6E6">
              <w:rPr>
                <w:rFonts w:ascii="Calibri" w:hAnsi="Calibri" w:eastAsia="Calibri" w:cs="Calibri"/>
                <w:lang w:val="en-US"/>
              </w:rPr>
              <w:t>1. The user clicks the “my appointments” button</w:t>
            </w:r>
            <w:r w:rsidRPr="6E5BB377" w:rsidR="485B7410">
              <w:rPr>
                <w:rFonts w:ascii="Calibri" w:hAnsi="Calibri" w:eastAsia="Calibri" w:cs="Calibri"/>
                <w:lang w:val="en-US"/>
              </w:rPr>
              <w:t>.</w:t>
            </w:r>
          </w:p>
        </w:tc>
        <w:tc>
          <w:tcPr>
            <w:tcW w:w="4680" w:type="dxa"/>
          </w:tcPr>
          <w:p w:rsidR="5B62E6E6" w:rsidP="5B62E6E6" w:rsidRDefault="5B62E6E6" w14:paraId="4F8E25A3" w14:textId="12CA4EA6">
            <w:pPr>
              <w:spacing w:line="259" w:lineRule="auto"/>
              <w:rPr>
                <w:rFonts w:ascii="Calibri" w:hAnsi="Calibri" w:eastAsia="Calibri" w:cs="Calibri"/>
              </w:rPr>
            </w:pPr>
            <w:r w:rsidRPr="5B62E6E6">
              <w:rPr>
                <w:rFonts w:ascii="Calibri" w:hAnsi="Calibri" w:eastAsia="Calibri" w:cs="Calibri"/>
                <w:lang w:val="en-US"/>
              </w:rPr>
              <w:t>2. return and display a list of all the appointments for that user that have not yet been completed</w:t>
            </w:r>
            <w:r w:rsidRPr="6E5BB377" w:rsidR="4694B2E1">
              <w:rPr>
                <w:rFonts w:ascii="Calibri" w:hAnsi="Calibri" w:eastAsia="Calibri" w:cs="Calibri"/>
                <w:lang w:val="en-US"/>
              </w:rPr>
              <w:t>.</w:t>
            </w:r>
          </w:p>
        </w:tc>
      </w:tr>
    </w:tbl>
    <w:p w:rsidR="5B62E6E6" w:rsidP="5B62E6E6" w:rsidRDefault="5B62E6E6" w14:paraId="36C1F94A" w14:textId="563115D3">
      <w:pPr>
        <w:spacing w:after="160" w:line="259" w:lineRule="auto"/>
        <w:rPr>
          <w:rFonts w:ascii="Calibri" w:hAnsi="Calibri" w:eastAsia="Calibri" w:cs="Calibri"/>
        </w:rPr>
      </w:pPr>
    </w:p>
    <w:p w:rsidR="671DC62F" w:rsidRDefault="671DC62F" w14:paraId="52CECA5B" w14:textId="0D318A64">
      <w:r>
        <w:br w:type="page"/>
      </w:r>
    </w:p>
    <w:p w:rsidR="6B745530" w:rsidP="5B62E6E6" w:rsidRDefault="6B745530" w14:paraId="260B01BF" w14:textId="563115D3">
      <w:pPr>
        <w:pStyle w:val="Heading2"/>
        <w:rPr>
          <w:rFonts w:ascii="Calibri" w:hAnsi="Calibri" w:eastAsia="Calibri" w:cs="Calibri"/>
          <w:sz w:val="22"/>
          <w:szCs w:val="22"/>
        </w:rPr>
      </w:pPr>
      <w:bookmarkStart w:name="_Toc63015993" w:id="49"/>
      <w:r w:rsidRPr="5B62E6E6">
        <w:rPr>
          <w:lang w:val="en-US"/>
        </w:rPr>
        <w:lastRenderedPageBreak/>
        <w:t>Use Case 14: Client updates an appointment</w:t>
      </w:r>
      <w:bookmarkEnd w:id="49"/>
    </w:p>
    <w:p w:rsidR="6B745530" w:rsidP="5B62E6E6" w:rsidRDefault="6B745530" w14:paraId="36B58041" w14:textId="563115D3">
      <w:pPr>
        <w:spacing w:line="240" w:lineRule="auto"/>
        <w:rPr>
          <w:rFonts w:ascii="Calibri" w:hAnsi="Calibri" w:eastAsia="Calibri" w:cs="Calibri"/>
        </w:rPr>
      </w:pPr>
      <w:r w:rsidRPr="5B62E6E6">
        <w:rPr>
          <w:rFonts w:ascii="Calibri" w:hAnsi="Calibri" w:eastAsia="Calibri" w:cs="Calibri"/>
          <w:b/>
          <w:bCs/>
          <w:lang w:val="en-US"/>
        </w:rPr>
        <w:t>Precondition:</w:t>
      </w:r>
      <w:r w:rsidRPr="5B62E6E6">
        <w:rPr>
          <w:rFonts w:ascii="Calibri" w:hAnsi="Calibri" w:eastAsia="Calibri" w:cs="Calibri"/>
          <w:lang w:val="en-US"/>
        </w:rPr>
        <w:t xml:space="preserve"> the user must be logged in and have already scheduled one or more appointments. The user must have already clicked the “my appointments” button and must be on the page displaying all of their current appointments.</w:t>
      </w:r>
    </w:p>
    <w:p w:rsidR="6B745530" w:rsidP="5B62E6E6" w:rsidRDefault="6B745530" w14:paraId="7224DF26" w14:textId="563115D3">
      <w:pPr>
        <w:spacing w:line="240" w:lineRule="auto"/>
        <w:rPr>
          <w:rFonts w:ascii="Calibri" w:hAnsi="Calibri" w:eastAsia="Calibri" w:cs="Calibri"/>
        </w:rPr>
      </w:pPr>
      <w:r w:rsidRPr="5B62E6E6">
        <w:rPr>
          <w:rFonts w:ascii="Calibri" w:hAnsi="Calibri" w:eastAsia="Calibri" w:cs="Calibri"/>
          <w:b/>
          <w:bCs/>
          <w:lang w:val="en-US"/>
        </w:rPr>
        <w:t>Postcondition:</w:t>
      </w:r>
      <w:r w:rsidRPr="5B62E6E6">
        <w:rPr>
          <w:rFonts w:ascii="Calibri" w:hAnsi="Calibri" w:eastAsia="Calibri" w:cs="Calibri"/>
          <w:lang w:val="en-US"/>
        </w:rPr>
        <w:t xml:space="preserve"> the information is updated for the user specified appointment. The user is notified of this update via email. The employee assigned to the appointment is notified of the changes made to the appointment via email.</w:t>
      </w:r>
    </w:p>
    <w:p w:rsidR="6B745530" w:rsidP="5B62E6E6" w:rsidRDefault="6B745530" w14:paraId="2C761EC0" w14:textId="563115D3">
      <w:pPr>
        <w:spacing w:line="240" w:lineRule="auto"/>
        <w:rPr>
          <w:rFonts w:ascii="Calibri" w:hAnsi="Calibri" w:eastAsia="Calibri" w:cs="Calibri"/>
        </w:rPr>
      </w:pPr>
      <w:r w:rsidRPr="5B62E6E6">
        <w:rPr>
          <w:rFonts w:ascii="Calibri" w:hAnsi="Calibri" w:eastAsia="Calibri" w:cs="Calibri"/>
          <w:b/>
          <w:bCs/>
          <w:lang w:val="en-US"/>
        </w:rPr>
        <w:t>Limitation:</w:t>
      </w:r>
      <w:r w:rsidRPr="5B62E6E6">
        <w:rPr>
          <w:rFonts w:ascii="Calibri" w:hAnsi="Calibri" w:eastAsia="Calibri" w:cs="Calibri"/>
          <w:lang w:val="en-US"/>
        </w:rPr>
        <w:t xml:space="preserve"> the appointment to be updated must not have already occurred. The date and time for appointment to be updated must be more than 24 hours later than the date and time that the update occurs.</w:t>
      </w:r>
    </w:p>
    <w:p w:rsidR="5B62E6E6" w:rsidP="5B62E6E6" w:rsidRDefault="5B62E6E6" w14:paraId="0ECB3534" w14:textId="563115D3">
      <w:pPr>
        <w:spacing w:after="160" w:line="259" w:lineRule="auto"/>
        <w:rPr>
          <w:rFonts w:ascii="Calibri" w:hAnsi="Calibri" w:eastAsia="Calibri" w:cs="Calibri"/>
        </w:rPr>
      </w:pPr>
    </w:p>
    <w:tbl>
      <w:tblPr>
        <w:tblW w:w="0" w:type="auto"/>
        <w:tblLayout w:type="fixed"/>
        <w:tblLook w:val="04A0" w:firstRow="1" w:lastRow="0" w:firstColumn="1" w:lastColumn="0" w:noHBand="0" w:noVBand="1"/>
      </w:tblPr>
      <w:tblGrid>
        <w:gridCol w:w="4680"/>
        <w:gridCol w:w="4680"/>
      </w:tblGrid>
      <w:tr w:rsidR="5B62E6E6" w:rsidTr="5B62E6E6" w14:paraId="38D54CA6" w14:textId="77777777">
        <w:tc>
          <w:tcPr>
            <w:tcW w:w="4680" w:type="dxa"/>
          </w:tcPr>
          <w:p w:rsidR="5B62E6E6" w:rsidP="5B62E6E6" w:rsidRDefault="5B62E6E6" w14:paraId="74F26C64" w14:textId="30F185C5">
            <w:pPr>
              <w:spacing w:line="259" w:lineRule="auto"/>
              <w:rPr>
                <w:rFonts w:ascii="Calibri" w:hAnsi="Calibri" w:eastAsia="Calibri" w:cs="Calibri"/>
                <w:b/>
                <w:bCs/>
              </w:rPr>
            </w:pPr>
            <w:r w:rsidRPr="5B62E6E6">
              <w:rPr>
                <w:rFonts w:ascii="Calibri" w:hAnsi="Calibri" w:eastAsia="Calibri" w:cs="Calibri"/>
                <w:b/>
                <w:bCs/>
                <w:lang w:val="en-US"/>
              </w:rPr>
              <w:t>Actor action</w:t>
            </w:r>
          </w:p>
        </w:tc>
        <w:tc>
          <w:tcPr>
            <w:tcW w:w="4680" w:type="dxa"/>
          </w:tcPr>
          <w:p w:rsidR="5B62E6E6" w:rsidP="5B62E6E6" w:rsidRDefault="5B62E6E6" w14:paraId="34BA8F4D" w14:textId="06C0A81C">
            <w:pPr>
              <w:spacing w:line="259" w:lineRule="auto"/>
              <w:rPr>
                <w:rFonts w:ascii="Calibri" w:hAnsi="Calibri" w:eastAsia="Calibri" w:cs="Calibri"/>
                <w:b/>
                <w:bCs/>
              </w:rPr>
            </w:pPr>
            <w:r w:rsidRPr="5B62E6E6">
              <w:rPr>
                <w:rFonts w:ascii="Calibri" w:hAnsi="Calibri" w:eastAsia="Calibri" w:cs="Calibri"/>
                <w:b/>
                <w:bCs/>
                <w:lang w:val="en-US"/>
              </w:rPr>
              <w:t>System response</w:t>
            </w:r>
          </w:p>
        </w:tc>
      </w:tr>
      <w:tr w:rsidR="5B62E6E6" w:rsidTr="5B62E6E6" w14:paraId="181843A9" w14:textId="77777777">
        <w:tc>
          <w:tcPr>
            <w:tcW w:w="4680" w:type="dxa"/>
          </w:tcPr>
          <w:p w:rsidR="5B62E6E6" w:rsidP="5B62E6E6" w:rsidRDefault="5B62E6E6" w14:paraId="0875C908" w14:textId="4CD68856">
            <w:pPr>
              <w:spacing w:line="259" w:lineRule="auto"/>
              <w:rPr>
                <w:rFonts w:ascii="Calibri" w:hAnsi="Calibri" w:eastAsia="Calibri" w:cs="Calibri"/>
              </w:rPr>
            </w:pPr>
            <w:r w:rsidRPr="5B62E6E6">
              <w:rPr>
                <w:rFonts w:ascii="Calibri" w:hAnsi="Calibri" w:eastAsia="Calibri" w:cs="Calibri"/>
                <w:lang w:val="en-US"/>
              </w:rPr>
              <w:t>1. The user clicks the “edit appointment” button for an appointment in the displayed appointments list</w:t>
            </w:r>
            <w:r w:rsidRPr="6E5BB377" w:rsidR="20942284">
              <w:rPr>
                <w:rFonts w:ascii="Calibri" w:hAnsi="Calibri" w:eastAsia="Calibri" w:cs="Calibri"/>
                <w:lang w:val="en-US"/>
              </w:rPr>
              <w:t>.</w:t>
            </w:r>
          </w:p>
        </w:tc>
        <w:tc>
          <w:tcPr>
            <w:tcW w:w="4680" w:type="dxa"/>
          </w:tcPr>
          <w:p w:rsidR="5B62E6E6" w:rsidP="5B62E6E6" w:rsidRDefault="5B62E6E6" w14:paraId="4EA0C274" w14:textId="540F4B64">
            <w:pPr>
              <w:spacing w:line="259" w:lineRule="auto"/>
              <w:rPr>
                <w:rFonts w:ascii="Calibri" w:hAnsi="Calibri" w:eastAsia="Calibri" w:cs="Calibri"/>
              </w:rPr>
            </w:pPr>
            <w:r w:rsidRPr="5B62E6E6">
              <w:rPr>
                <w:rFonts w:ascii="Calibri" w:hAnsi="Calibri" w:eastAsia="Calibri" w:cs="Calibri"/>
                <w:lang w:val="en-US"/>
              </w:rPr>
              <w:t>2. return and display all the information for the user selected appointment in editable fields</w:t>
            </w:r>
            <w:r w:rsidRPr="6E5BB377" w:rsidR="30BC418A">
              <w:rPr>
                <w:rFonts w:ascii="Calibri" w:hAnsi="Calibri" w:eastAsia="Calibri" w:cs="Calibri"/>
                <w:lang w:val="en-US"/>
              </w:rPr>
              <w:t>.</w:t>
            </w:r>
          </w:p>
        </w:tc>
      </w:tr>
      <w:tr w:rsidR="5B62E6E6" w:rsidTr="5B62E6E6" w14:paraId="26377BF9" w14:textId="77777777">
        <w:tc>
          <w:tcPr>
            <w:tcW w:w="4680" w:type="dxa"/>
          </w:tcPr>
          <w:p w:rsidR="5B62E6E6" w:rsidP="5B62E6E6" w:rsidRDefault="5B62E6E6" w14:paraId="7F21BFCF" w14:textId="0B9A256B">
            <w:pPr>
              <w:spacing w:line="259" w:lineRule="auto"/>
              <w:rPr>
                <w:rFonts w:ascii="Calibri" w:hAnsi="Calibri" w:eastAsia="Calibri" w:cs="Calibri"/>
              </w:rPr>
            </w:pPr>
            <w:r w:rsidRPr="5B62E6E6">
              <w:rPr>
                <w:rFonts w:ascii="Calibri" w:hAnsi="Calibri" w:eastAsia="Calibri" w:cs="Calibri"/>
                <w:lang w:val="en-US"/>
              </w:rPr>
              <w:t>3. The user makes their desired changes to the requested appointment and clicks the “save” button</w:t>
            </w:r>
            <w:r w:rsidRPr="6E5BB377" w:rsidR="1DACC3E0">
              <w:rPr>
                <w:rFonts w:ascii="Calibri" w:hAnsi="Calibri" w:eastAsia="Calibri" w:cs="Calibri"/>
                <w:lang w:val="en-US"/>
              </w:rPr>
              <w:t>.</w:t>
            </w:r>
          </w:p>
        </w:tc>
        <w:tc>
          <w:tcPr>
            <w:tcW w:w="4680" w:type="dxa"/>
          </w:tcPr>
          <w:p w:rsidR="5B62E6E6" w:rsidP="5B62E6E6" w:rsidRDefault="5B62E6E6" w14:paraId="5D36AB76" w14:textId="7C4EF9FF">
            <w:pPr>
              <w:spacing w:line="259" w:lineRule="auto"/>
              <w:rPr>
                <w:rFonts w:ascii="Calibri" w:hAnsi="Calibri" w:eastAsia="Calibri" w:cs="Calibri"/>
              </w:rPr>
            </w:pPr>
            <w:r w:rsidRPr="5B62E6E6">
              <w:rPr>
                <w:rFonts w:ascii="Calibri" w:hAnsi="Calibri" w:eastAsia="Calibri" w:cs="Calibri"/>
                <w:lang w:val="en-US"/>
              </w:rPr>
              <w:t>4. the information for that appointment is updated in the database, a notification is sent to the user and the assigned employee displaying the changes made to that appointment</w:t>
            </w:r>
            <w:r w:rsidRPr="6E5BB377" w:rsidR="6441142B">
              <w:rPr>
                <w:rFonts w:ascii="Calibri" w:hAnsi="Calibri" w:eastAsia="Calibri" w:cs="Calibri"/>
                <w:lang w:val="en-US"/>
              </w:rPr>
              <w:t>.</w:t>
            </w:r>
          </w:p>
        </w:tc>
      </w:tr>
    </w:tbl>
    <w:p w:rsidR="5B62E6E6" w:rsidP="5B62E6E6" w:rsidRDefault="5B62E6E6" w14:paraId="60EC403B" w14:textId="7093999B">
      <w:pPr>
        <w:spacing w:after="160" w:line="259" w:lineRule="auto"/>
        <w:rPr>
          <w:rFonts w:ascii="Calibri" w:hAnsi="Calibri" w:eastAsia="Calibri" w:cs="Calibri"/>
        </w:rPr>
      </w:pPr>
    </w:p>
    <w:p w:rsidR="00A41E46" w:rsidRDefault="00A41E46" w14:paraId="33702B06" w14:textId="6A95F13A"/>
    <w:p w:rsidR="671DC62F" w:rsidRDefault="671DC62F" w14:paraId="39F43025" w14:textId="0C5C3DC1">
      <w:r>
        <w:br w:type="page"/>
      </w:r>
    </w:p>
    <w:p w:rsidR="5AC66BC9" w:rsidP="0061647B" w:rsidRDefault="5AC66BC9" w14:paraId="746A5F1A" w14:textId="62AE513C">
      <w:pPr>
        <w:pStyle w:val="Heading2"/>
        <w:rPr>
          <w:lang w:val="en-CA"/>
        </w:rPr>
      </w:pPr>
      <w:bookmarkStart w:name="_Toc63015994" w:id="50"/>
      <w:r w:rsidRPr="671DC62F">
        <w:lastRenderedPageBreak/>
        <w:t>User Case 1</w:t>
      </w:r>
      <w:r w:rsidRPr="671DC62F" w:rsidR="5F87AB6A">
        <w:t>5</w:t>
      </w:r>
      <w:r w:rsidRPr="671DC62F">
        <w:t>: Client Cancels Appointment</w:t>
      </w:r>
      <w:bookmarkEnd w:id="50"/>
    </w:p>
    <w:p w:rsidR="5AC66BC9" w:rsidP="671DC62F" w:rsidRDefault="5AC66BC9" w14:paraId="62795B0C" w14:textId="0C0DEB78">
      <w:pPr>
        <w:rPr>
          <w:rFonts w:ascii="Calibri" w:hAnsi="Calibri" w:eastAsia="Calibri" w:cs="Calibri"/>
          <w:color w:val="000000"/>
          <w:sz w:val="24"/>
          <w:szCs w:val="24"/>
          <w:lang w:val="en-CA"/>
        </w:rPr>
      </w:pPr>
      <w:r w:rsidRPr="671DC62F">
        <w:rPr>
          <w:rFonts w:ascii="Calibri" w:hAnsi="Calibri" w:eastAsia="Calibri" w:cs="Calibri"/>
          <w:b/>
          <w:bCs/>
          <w:color w:val="000000"/>
          <w:sz w:val="24"/>
          <w:szCs w:val="24"/>
        </w:rPr>
        <w:t>Precondition:</w:t>
      </w:r>
      <w:r w:rsidRPr="671DC62F">
        <w:rPr>
          <w:rFonts w:ascii="Calibri" w:hAnsi="Calibri" w:eastAsia="Calibri" w:cs="Calibri"/>
          <w:color w:val="000000"/>
          <w:sz w:val="24"/>
          <w:szCs w:val="24"/>
        </w:rPr>
        <w:t xml:space="preserve"> Client has an existing appointment.</w:t>
      </w:r>
    </w:p>
    <w:p w:rsidR="5AC66BC9" w:rsidP="671DC62F" w:rsidRDefault="5AC66BC9" w14:paraId="18788667" w14:textId="66EE9C65">
      <w:pPr>
        <w:rPr>
          <w:rFonts w:ascii="Calibri" w:hAnsi="Calibri" w:eastAsia="Calibri" w:cs="Calibri"/>
          <w:color w:val="000000"/>
          <w:sz w:val="24"/>
          <w:szCs w:val="24"/>
          <w:lang w:val="en-CA"/>
        </w:rPr>
      </w:pPr>
      <w:r w:rsidRPr="671DC62F">
        <w:rPr>
          <w:rFonts w:ascii="Calibri" w:hAnsi="Calibri" w:eastAsia="Calibri" w:cs="Calibri"/>
          <w:b/>
          <w:bCs/>
          <w:color w:val="000000"/>
          <w:sz w:val="24"/>
          <w:szCs w:val="24"/>
        </w:rPr>
        <w:t>Postcondition:</w:t>
      </w:r>
      <w:r w:rsidRPr="671DC62F">
        <w:rPr>
          <w:rFonts w:ascii="Calibri" w:hAnsi="Calibri" w:eastAsia="Calibri" w:cs="Calibri"/>
          <w:color w:val="000000"/>
          <w:sz w:val="24"/>
          <w:szCs w:val="24"/>
        </w:rPr>
        <w:t xml:space="preserve"> Client’s appointment is removed from the system and the staff assigned is informed of the cancelation. </w:t>
      </w:r>
    </w:p>
    <w:p w:rsidR="671DC62F" w:rsidP="671DC62F" w:rsidRDefault="671DC62F" w14:paraId="4E8A4614" w14:textId="5CE71E4D">
      <w:pPr>
        <w:rPr>
          <w:rFonts w:ascii="Calibri" w:hAnsi="Calibri" w:eastAsia="Calibri" w:cs="Calibri"/>
          <w:color w:val="000000"/>
          <w:sz w:val="24"/>
          <w:szCs w:val="24"/>
        </w:rPr>
      </w:pPr>
    </w:p>
    <w:tbl>
      <w:tblPr>
        <w:tblW w:w="0" w:type="auto"/>
        <w:tblLayout w:type="fixed"/>
        <w:tblLook w:val="0000" w:firstRow="0" w:lastRow="0" w:firstColumn="0" w:lastColumn="0" w:noHBand="0" w:noVBand="0"/>
      </w:tblPr>
      <w:tblGrid>
        <w:gridCol w:w="4680"/>
        <w:gridCol w:w="4680"/>
      </w:tblGrid>
      <w:tr w:rsidR="671DC62F" w:rsidTr="671DC62F" w14:paraId="5E028D57" w14:textId="77777777">
        <w:tc>
          <w:tcPr>
            <w:tcW w:w="4680" w:type="dxa"/>
            <w:tcBorders>
              <w:top w:val="single" w:color="000000" w:sz="6" w:space="0"/>
              <w:left w:val="single" w:color="000000" w:sz="6" w:space="0"/>
              <w:bottom w:val="single" w:color="000000" w:sz="6" w:space="0"/>
              <w:right w:val="single" w:color="000000" w:sz="6" w:space="0"/>
            </w:tcBorders>
          </w:tcPr>
          <w:p w:rsidR="671DC62F" w:rsidP="671DC62F" w:rsidRDefault="671DC62F" w14:paraId="664071E8" w14:textId="43EEC588">
            <w:pPr>
              <w:rPr>
                <w:rFonts w:ascii="Calibri" w:hAnsi="Calibri" w:eastAsia="Calibri" w:cs="Calibri"/>
                <w:sz w:val="24"/>
                <w:szCs w:val="24"/>
              </w:rPr>
            </w:pPr>
            <w:r w:rsidRPr="671DC62F">
              <w:rPr>
                <w:rFonts w:ascii="Calibri" w:hAnsi="Calibri" w:eastAsia="Calibri" w:cs="Calibri"/>
                <w:sz w:val="24"/>
                <w:szCs w:val="24"/>
              </w:rPr>
              <w:t>Actor Action</w:t>
            </w:r>
          </w:p>
        </w:tc>
        <w:tc>
          <w:tcPr>
            <w:tcW w:w="4680" w:type="dxa"/>
            <w:tcBorders>
              <w:top w:val="single" w:color="000000" w:sz="6" w:space="0"/>
              <w:bottom w:val="single" w:color="000000" w:sz="6" w:space="0"/>
              <w:right w:val="single" w:color="000000" w:sz="6" w:space="0"/>
            </w:tcBorders>
          </w:tcPr>
          <w:p w:rsidR="671DC62F" w:rsidP="671DC62F" w:rsidRDefault="671DC62F" w14:paraId="051D2917" w14:textId="65F19F1F">
            <w:pPr>
              <w:rPr>
                <w:rFonts w:ascii="Calibri" w:hAnsi="Calibri" w:eastAsia="Calibri" w:cs="Calibri"/>
                <w:sz w:val="24"/>
                <w:szCs w:val="24"/>
              </w:rPr>
            </w:pPr>
            <w:r w:rsidRPr="671DC62F">
              <w:rPr>
                <w:rFonts w:ascii="Calibri" w:hAnsi="Calibri" w:eastAsia="Calibri" w:cs="Calibri"/>
                <w:sz w:val="24"/>
                <w:szCs w:val="24"/>
              </w:rPr>
              <w:t>System Response</w:t>
            </w:r>
          </w:p>
        </w:tc>
      </w:tr>
      <w:tr w:rsidR="671DC62F" w:rsidTr="671DC62F" w14:paraId="7B3DDC6A" w14:textId="77777777">
        <w:tc>
          <w:tcPr>
            <w:tcW w:w="4680" w:type="dxa"/>
            <w:tcBorders>
              <w:left w:val="single" w:color="000000" w:sz="6" w:space="0"/>
              <w:bottom w:val="single" w:color="000000" w:sz="6" w:space="0"/>
              <w:right w:val="single" w:color="000000" w:sz="6" w:space="0"/>
            </w:tcBorders>
          </w:tcPr>
          <w:p w:rsidR="671DC62F" w:rsidP="671DC62F" w:rsidRDefault="671DC62F" w14:paraId="6D3F402F" w14:textId="415CDA2B">
            <w:pPr>
              <w:rPr>
                <w:rFonts w:ascii="Calibri" w:hAnsi="Calibri" w:eastAsia="Calibri" w:cs="Calibri"/>
                <w:sz w:val="24"/>
                <w:szCs w:val="24"/>
              </w:rPr>
            </w:pPr>
            <w:r w:rsidRPr="671DC62F">
              <w:rPr>
                <w:rFonts w:ascii="Calibri" w:hAnsi="Calibri" w:eastAsia="Calibri" w:cs="Calibri"/>
                <w:sz w:val="24"/>
                <w:szCs w:val="24"/>
              </w:rPr>
              <w:t>1. The Client clicks on the Schedule Tab</w:t>
            </w:r>
          </w:p>
        </w:tc>
        <w:tc>
          <w:tcPr>
            <w:tcW w:w="4680" w:type="dxa"/>
            <w:tcBorders>
              <w:bottom w:val="single" w:color="000000" w:sz="6" w:space="0"/>
              <w:right w:val="single" w:color="000000" w:sz="6" w:space="0"/>
            </w:tcBorders>
          </w:tcPr>
          <w:p w:rsidR="671DC62F" w:rsidP="671DC62F" w:rsidRDefault="671DC62F" w14:paraId="12733874" w14:textId="38D0AAF5">
            <w:pPr>
              <w:rPr>
                <w:rFonts w:ascii="Calibri" w:hAnsi="Calibri" w:eastAsia="Calibri" w:cs="Calibri"/>
                <w:sz w:val="24"/>
                <w:szCs w:val="24"/>
              </w:rPr>
            </w:pPr>
            <w:r w:rsidRPr="671DC62F">
              <w:rPr>
                <w:rFonts w:ascii="Calibri" w:hAnsi="Calibri" w:eastAsia="Calibri" w:cs="Calibri"/>
                <w:sz w:val="24"/>
                <w:szCs w:val="24"/>
              </w:rPr>
              <w:t>2. System displays the Client Schedule UI</w:t>
            </w:r>
          </w:p>
        </w:tc>
      </w:tr>
      <w:tr w:rsidR="671DC62F" w:rsidTr="671DC62F" w14:paraId="4D3195D0" w14:textId="77777777">
        <w:tc>
          <w:tcPr>
            <w:tcW w:w="4680" w:type="dxa"/>
            <w:tcBorders>
              <w:left w:val="single" w:color="000000" w:sz="6" w:space="0"/>
              <w:bottom w:val="single" w:color="000000" w:sz="6" w:space="0"/>
              <w:right w:val="single" w:color="000000" w:sz="6" w:space="0"/>
            </w:tcBorders>
          </w:tcPr>
          <w:p w:rsidR="671DC62F" w:rsidP="671DC62F" w:rsidRDefault="671DC62F" w14:paraId="7BA913B8" w14:textId="5478886B">
            <w:pPr>
              <w:rPr>
                <w:rFonts w:ascii="Calibri" w:hAnsi="Calibri" w:eastAsia="Calibri" w:cs="Calibri"/>
                <w:sz w:val="24"/>
                <w:szCs w:val="24"/>
              </w:rPr>
            </w:pPr>
            <w:r w:rsidRPr="671DC62F">
              <w:rPr>
                <w:rFonts w:ascii="Calibri" w:hAnsi="Calibri" w:eastAsia="Calibri" w:cs="Calibri"/>
                <w:sz w:val="24"/>
                <w:szCs w:val="24"/>
              </w:rPr>
              <w:t>3. Select the appointment that will be cancelled</w:t>
            </w:r>
          </w:p>
        </w:tc>
        <w:tc>
          <w:tcPr>
            <w:tcW w:w="4680" w:type="dxa"/>
            <w:tcBorders>
              <w:bottom w:val="single" w:color="000000" w:sz="6" w:space="0"/>
              <w:right w:val="single" w:color="000000" w:sz="6" w:space="0"/>
            </w:tcBorders>
          </w:tcPr>
          <w:p w:rsidR="671DC62F" w:rsidP="671DC62F" w:rsidRDefault="671DC62F" w14:paraId="747D6C7D" w14:textId="231816B3">
            <w:pPr>
              <w:rPr>
                <w:rFonts w:ascii="Calibri" w:hAnsi="Calibri" w:eastAsia="Calibri" w:cs="Calibri"/>
                <w:sz w:val="24"/>
                <w:szCs w:val="24"/>
              </w:rPr>
            </w:pPr>
            <w:r w:rsidRPr="671DC62F">
              <w:rPr>
                <w:rFonts w:ascii="Calibri" w:hAnsi="Calibri" w:eastAsia="Calibri" w:cs="Calibri"/>
                <w:sz w:val="24"/>
                <w:szCs w:val="24"/>
              </w:rPr>
              <w:t>4. Display the information of the appointment</w:t>
            </w:r>
          </w:p>
        </w:tc>
      </w:tr>
      <w:tr w:rsidR="671DC62F" w:rsidTr="671DC62F" w14:paraId="2FB3A134" w14:textId="77777777">
        <w:tc>
          <w:tcPr>
            <w:tcW w:w="4680" w:type="dxa"/>
            <w:tcBorders>
              <w:left w:val="single" w:color="000000" w:sz="6" w:space="0"/>
              <w:bottom w:val="single" w:color="000000" w:sz="6" w:space="0"/>
              <w:right w:val="single" w:color="000000" w:sz="6" w:space="0"/>
            </w:tcBorders>
          </w:tcPr>
          <w:p w:rsidR="671DC62F" w:rsidP="671DC62F" w:rsidRDefault="671DC62F" w14:paraId="7F3A1C7E" w14:textId="34D8AC59">
            <w:pPr>
              <w:rPr>
                <w:rFonts w:ascii="Calibri" w:hAnsi="Calibri" w:eastAsia="Calibri" w:cs="Calibri"/>
                <w:sz w:val="24"/>
                <w:szCs w:val="24"/>
              </w:rPr>
            </w:pPr>
            <w:r w:rsidRPr="671DC62F">
              <w:rPr>
                <w:rFonts w:ascii="Calibri" w:hAnsi="Calibri" w:eastAsia="Calibri" w:cs="Calibri"/>
                <w:sz w:val="24"/>
                <w:szCs w:val="24"/>
              </w:rPr>
              <w:t>5. The Client will click “Cancel Appointment”</w:t>
            </w:r>
          </w:p>
        </w:tc>
        <w:tc>
          <w:tcPr>
            <w:tcW w:w="4680" w:type="dxa"/>
            <w:tcBorders>
              <w:bottom w:val="single" w:color="000000" w:sz="6" w:space="0"/>
              <w:right w:val="single" w:color="000000" w:sz="6" w:space="0"/>
            </w:tcBorders>
          </w:tcPr>
          <w:p w:rsidR="671DC62F" w:rsidP="671DC62F" w:rsidRDefault="671DC62F" w14:paraId="66F14F34" w14:textId="7C85EF15">
            <w:pPr>
              <w:rPr>
                <w:rFonts w:ascii="Calibri" w:hAnsi="Calibri" w:eastAsia="Calibri" w:cs="Calibri"/>
                <w:sz w:val="24"/>
                <w:szCs w:val="24"/>
              </w:rPr>
            </w:pPr>
            <w:r w:rsidRPr="671DC62F">
              <w:rPr>
                <w:rFonts w:ascii="Calibri" w:hAnsi="Calibri" w:eastAsia="Calibri" w:cs="Calibri"/>
                <w:sz w:val="24"/>
                <w:szCs w:val="24"/>
              </w:rPr>
              <w:t xml:space="preserve">6. System will display a confirmation message.  </w:t>
            </w:r>
          </w:p>
        </w:tc>
      </w:tr>
      <w:tr w:rsidR="671DC62F" w:rsidTr="671DC62F" w14:paraId="6CECDE1D" w14:textId="77777777">
        <w:tc>
          <w:tcPr>
            <w:tcW w:w="4680" w:type="dxa"/>
            <w:tcBorders>
              <w:left w:val="single" w:color="000000" w:sz="6" w:space="0"/>
              <w:bottom w:val="single" w:color="000000" w:sz="6" w:space="0"/>
              <w:right w:val="single" w:color="000000" w:sz="6" w:space="0"/>
            </w:tcBorders>
          </w:tcPr>
          <w:p w:rsidR="671DC62F" w:rsidP="671DC62F" w:rsidRDefault="671DC62F" w14:paraId="53A740F1" w14:textId="1FF063E6">
            <w:pPr>
              <w:rPr>
                <w:rFonts w:ascii="Calibri" w:hAnsi="Calibri" w:eastAsia="Calibri" w:cs="Calibri"/>
                <w:sz w:val="24"/>
                <w:szCs w:val="24"/>
              </w:rPr>
            </w:pPr>
            <w:r w:rsidRPr="671DC62F">
              <w:rPr>
                <w:rFonts w:ascii="Calibri" w:hAnsi="Calibri" w:eastAsia="Calibri" w:cs="Calibri"/>
                <w:sz w:val="24"/>
                <w:szCs w:val="24"/>
              </w:rPr>
              <w:t>7. Client clicks confirm to cancel the selected appointment.</w:t>
            </w:r>
            <w:r>
              <w:tab/>
            </w:r>
            <w:r>
              <w:tab/>
            </w:r>
          </w:p>
        </w:tc>
        <w:tc>
          <w:tcPr>
            <w:tcW w:w="4680" w:type="dxa"/>
            <w:tcBorders>
              <w:bottom w:val="single" w:color="000000" w:sz="6" w:space="0"/>
              <w:right w:val="single" w:color="000000" w:sz="6" w:space="0"/>
            </w:tcBorders>
          </w:tcPr>
          <w:p w:rsidR="671DC62F" w:rsidP="671DC62F" w:rsidRDefault="671DC62F" w14:paraId="2942F7BE" w14:textId="1979D175">
            <w:pPr>
              <w:rPr>
                <w:rFonts w:ascii="Calibri" w:hAnsi="Calibri" w:eastAsia="Calibri" w:cs="Calibri"/>
                <w:sz w:val="24"/>
                <w:szCs w:val="24"/>
              </w:rPr>
            </w:pPr>
            <w:r w:rsidRPr="671DC62F">
              <w:rPr>
                <w:rFonts w:ascii="Calibri" w:hAnsi="Calibri" w:eastAsia="Calibri" w:cs="Calibri"/>
                <w:sz w:val="24"/>
                <w:szCs w:val="24"/>
              </w:rPr>
              <w:t>8. Confirmation message that the appointment has been cancelled.</w:t>
            </w:r>
          </w:p>
        </w:tc>
      </w:tr>
      <w:tr w:rsidR="671DC62F" w:rsidTr="671DC62F" w14:paraId="1D69EBBD" w14:textId="77777777">
        <w:tc>
          <w:tcPr>
            <w:tcW w:w="4680" w:type="dxa"/>
            <w:tcBorders>
              <w:left w:val="single" w:color="000000" w:sz="6" w:space="0"/>
              <w:bottom w:val="single" w:color="000000" w:sz="6" w:space="0"/>
              <w:right w:val="single" w:color="000000" w:sz="6" w:space="0"/>
            </w:tcBorders>
          </w:tcPr>
          <w:p w:rsidR="671DC62F" w:rsidP="671DC62F" w:rsidRDefault="671DC62F" w14:paraId="4AB3CD77" w14:textId="74D2EA8D">
            <w:pPr>
              <w:ind w:left="720" w:hanging="360"/>
              <w:rPr>
                <w:rFonts w:ascii="Calibri" w:hAnsi="Calibri" w:eastAsia="Calibri" w:cs="Calibri"/>
                <w:sz w:val="24"/>
                <w:szCs w:val="24"/>
              </w:rPr>
            </w:pPr>
          </w:p>
        </w:tc>
        <w:tc>
          <w:tcPr>
            <w:tcW w:w="4680" w:type="dxa"/>
            <w:tcBorders>
              <w:bottom w:val="single" w:color="000000" w:sz="6" w:space="0"/>
              <w:right w:val="single" w:color="000000" w:sz="6" w:space="0"/>
            </w:tcBorders>
          </w:tcPr>
          <w:p w:rsidR="671DC62F" w:rsidP="671DC62F" w:rsidRDefault="671DC62F" w14:paraId="2E45834C" w14:textId="63639234">
            <w:pPr>
              <w:rPr>
                <w:rFonts w:ascii="Calibri" w:hAnsi="Calibri" w:eastAsia="Calibri" w:cs="Calibri"/>
                <w:sz w:val="24"/>
                <w:szCs w:val="24"/>
              </w:rPr>
            </w:pPr>
            <w:r w:rsidRPr="671DC62F">
              <w:rPr>
                <w:rFonts w:ascii="Calibri" w:hAnsi="Calibri" w:eastAsia="Calibri" w:cs="Calibri"/>
                <w:sz w:val="24"/>
                <w:szCs w:val="24"/>
              </w:rPr>
              <w:t xml:space="preserve">9. Staff assigned to the appointment and Admin are emailed about the appointment cancellation. </w:t>
            </w:r>
          </w:p>
        </w:tc>
      </w:tr>
      <w:tr w:rsidR="671DC62F" w:rsidTr="671DC62F" w14:paraId="1C7227DC" w14:textId="77777777">
        <w:tc>
          <w:tcPr>
            <w:tcW w:w="4680" w:type="dxa"/>
            <w:tcBorders>
              <w:left w:val="single" w:color="000000" w:sz="6" w:space="0"/>
              <w:bottom w:val="single" w:color="000000" w:sz="6" w:space="0"/>
              <w:right w:val="single" w:color="000000" w:sz="6" w:space="0"/>
            </w:tcBorders>
          </w:tcPr>
          <w:p w:rsidR="671DC62F" w:rsidP="671DC62F" w:rsidRDefault="671DC62F" w14:paraId="26693448" w14:textId="1FA248DC">
            <w:pPr>
              <w:ind w:left="720" w:hanging="360"/>
              <w:rPr>
                <w:rFonts w:ascii="Calibri" w:hAnsi="Calibri" w:eastAsia="Calibri" w:cs="Calibri"/>
                <w:sz w:val="24"/>
                <w:szCs w:val="24"/>
              </w:rPr>
            </w:pPr>
          </w:p>
        </w:tc>
        <w:tc>
          <w:tcPr>
            <w:tcW w:w="4680" w:type="dxa"/>
            <w:tcBorders>
              <w:bottom w:val="single" w:color="000000" w:sz="6" w:space="0"/>
              <w:right w:val="single" w:color="000000" w:sz="6" w:space="0"/>
            </w:tcBorders>
          </w:tcPr>
          <w:p w:rsidR="671DC62F" w:rsidP="671DC62F" w:rsidRDefault="671DC62F" w14:paraId="11A28E25" w14:textId="5436DBA8">
            <w:pPr>
              <w:rPr>
                <w:rFonts w:ascii="Calibri" w:hAnsi="Calibri" w:eastAsia="Calibri" w:cs="Calibri"/>
                <w:sz w:val="24"/>
                <w:szCs w:val="24"/>
              </w:rPr>
            </w:pPr>
            <w:r w:rsidRPr="671DC62F">
              <w:rPr>
                <w:rFonts w:ascii="Calibri" w:hAnsi="Calibri" w:eastAsia="Calibri" w:cs="Calibri"/>
                <w:sz w:val="24"/>
                <w:szCs w:val="24"/>
              </w:rPr>
              <w:t>10. System displays the Client Schedule UI</w:t>
            </w:r>
          </w:p>
        </w:tc>
      </w:tr>
    </w:tbl>
    <w:p w:rsidR="671DC62F" w:rsidP="671DC62F" w:rsidRDefault="671DC62F" w14:paraId="5DB5CC0B" w14:textId="59A8F557">
      <w:pPr>
        <w:rPr>
          <w:rFonts w:ascii="Calibri" w:hAnsi="Calibri" w:eastAsia="Calibri" w:cs="Calibri"/>
          <w:color w:val="000000"/>
          <w:sz w:val="24"/>
          <w:szCs w:val="24"/>
        </w:rPr>
      </w:pPr>
    </w:p>
    <w:tbl>
      <w:tblPr>
        <w:tblW w:w="0" w:type="auto"/>
        <w:tblLayout w:type="fixed"/>
        <w:tblLook w:val="0000" w:firstRow="0" w:lastRow="0" w:firstColumn="0" w:lastColumn="0" w:noHBand="0" w:noVBand="0"/>
      </w:tblPr>
      <w:tblGrid>
        <w:gridCol w:w="4680"/>
        <w:gridCol w:w="4680"/>
      </w:tblGrid>
      <w:tr w:rsidR="671DC62F" w:rsidTr="671DC62F" w14:paraId="7907A2D0" w14:textId="77777777">
        <w:tc>
          <w:tcPr>
            <w:tcW w:w="4680" w:type="dxa"/>
            <w:tcBorders>
              <w:top w:val="single" w:color="000000" w:sz="6" w:space="0"/>
              <w:left w:val="single" w:color="000000" w:sz="6" w:space="0"/>
              <w:bottom w:val="single" w:color="000000" w:sz="6" w:space="0"/>
              <w:right w:val="single" w:color="000000" w:sz="6" w:space="0"/>
            </w:tcBorders>
          </w:tcPr>
          <w:p w:rsidR="671DC62F" w:rsidP="671DC62F" w:rsidRDefault="671DC62F" w14:paraId="0C51E5B9" w14:textId="24B4C63D">
            <w:pPr>
              <w:rPr>
                <w:rFonts w:ascii="Calibri" w:hAnsi="Calibri" w:eastAsia="Calibri" w:cs="Calibri"/>
                <w:sz w:val="24"/>
                <w:szCs w:val="24"/>
              </w:rPr>
            </w:pPr>
            <w:r w:rsidRPr="671DC62F">
              <w:rPr>
                <w:rFonts w:ascii="Calibri" w:hAnsi="Calibri" w:eastAsia="Calibri" w:cs="Calibri"/>
                <w:sz w:val="24"/>
                <w:szCs w:val="24"/>
              </w:rPr>
              <w:t>Alternate Flow 8.1</w:t>
            </w:r>
          </w:p>
        </w:tc>
        <w:tc>
          <w:tcPr>
            <w:tcW w:w="4680" w:type="dxa"/>
            <w:tcBorders>
              <w:top w:val="single" w:color="000000" w:sz="6" w:space="0"/>
              <w:bottom w:val="single" w:color="000000" w:sz="6" w:space="0"/>
              <w:right w:val="single" w:color="000000" w:sz="6" w:space="0"/>
            </w:tcBorders>
          </w:tcPr>
          <w:p w:rsidR="671DC62F" w:rsidP="671DC62F" w:rsidRDefault="671DC62F" w14:paraId="669E3286" w14:textId="7841062C">
            <w:pPr>
              <w:rPr>
                <w:rFonts w:ascii="Calibri" w:hAnsi="Calibri" w:eastAsia="Calibri" w:cs="Calibri"/>
                <w:sz w:val="24"/>
                <w:szCs w:val="24"/>
              </w:rPr>
            </w:pPr>
            <w:r w:rsidRPr="671DC62F">
              <w:rPr>
                <w:rFonts w:ascii="Calibri" w:hAnsi="Calibri" w:eastAsia="Calibri" w:cs="Calibri"/>
                <w:sz w:val="24"/>
                <w:szCs w:val="24"/>
              </w:rPr>
              <w:t>8.1.1 If the cancellation is within 24hr of the appointment time, Payment options are displayed.</w:t>
            </w:r>
          </w:p>
        </w:tc>
      </w:tr>
      <w:tr w:rsidR="671DC62F" w:rsidTr="671DC62F" w14:paraId="3E0F918F" w14:textId="77777777">
        <w:tc>
          <w:tcPr>
            <w:tcW w:w="4680" w:type="dxa"/>
            <w:tcBorders>
              <w:left w:val="single" w:color="000000" w:sz="6" w:space="0"/>
              <w:bottom w:val="single" w:color="000000" w:sz="6" w:space="0"/>
              <w:right w:val="single" w:color="000000" w:sz="6" w:space="0"/>
            </w:tcBorders>
          </w:tcPr>
          <w:p w:rsidR="671DC62F" w:rsidP="671DC62F" w:rsidRDefault="671DC62F" w14:paraId="7AE10F09" w14:textId="74663BE0">
            <w:pPr>
              <w:rPr>
                <w:rFonts w:ascii="Calibri" w:hAnsi="Calibri" w:eastAsia="Calibri" w:cs="Calibri"/>
                <w:sz w:val="24"/>
                <w:szCs w:val="24"/>
              </w:rPr>
            </w:pPr>
            <w:r w:rsidRPr="671DC62F">
              <w:rPr>
                <w:rFonts w:ascii="Calibri" w:hAnsi="Calibri" w:eastAsia="Calibri" w:cs="Calibri"/>
                <w:sz w:val="24"/>
                <w:szCs w:val="24"/>
              </w:rPr>
              <w:t>8.1.2  Client fills out cancellation payment</w:t>
            </w:r>
          </w:p>
          <w:p w:rsidR="671DC62F" w:rsidP="671DC62F" w:rsidRDefault="671DC62F" w14:paraId="26830FA7" w14:textId="3512A4D5">
            <w:pPr>
              <w:rPr>
                <w:rFonts w:ascii="Calibri" w:hAnsi="Calibri" w:eastAsia="Calibri" w:cs="Calibri"/>
                <w:sz w:val="24"/>
                <w:szCs w:val="24"/>
              </w:rPr>
            </w:pPr>
            <w:r w:rsidRPr="671DC62F">
              <w:rPr>
                <w:rFonts w:ascii="Calibri" w:hAnsi="Calibri" w:eastAsia="Calibri" w:cs="Calibri"/>
                <w:sz w:val="24"/>
                <w:szCs w:val="24"/>
              </w:rPr>
              <w:t xml:space="preserve">                form</w:t>
            </w:r>
          </w:p>
        </w:tc>
        <w:tc>
          <w:tcPr>
            <w:tcW w:w="4680" w:type="dxa"/>
            <w:tcBorders>
              <w:bottom w:val="single" w:color="000000" w:sz="6" w:space="0"/>
              <w:right w:val="single" w:color="000000" w:sz="6" w:space="0"/>
            </w:tcBorders>
          </w:tcPr>
          <w:p w:rsidR="671DC62F" w:rsidP="671DC62F" w:rsidRDefault="671DC62F" w14:paraId="2F1A661A" w14:textId="35635DE3">
            <w:pPr>
              <w:rPr>
                <w:rFonts w:ascii="Calibri" w:hAnsi="Calibri" w:eastAsia="Calibri" w:cs="Calibri"/>
                <w:sz w:val="24"/>
                <w:szCs w:val="24"/>
              </w:rPr>
            </w:pPr>
            <w:r w:rsidRPr="671DC62F">
              <w:rPr>
                <w:rFonts w:ascii="Calibri" w:hAnsi="Calibri" w:eastAsia="Calibri" w:cs="Calibri"/>
                <w:sz w:val="24"/>
                <w:szCs w:val="24"/>
              </w:rPr>
              <w:t>8.1.3 Payment is processed</w:t>
            </w:r>
          </w:p>
        </w:tc>
      </w:tr>
      <w:tr w:rsidR="671DC62F" w:rsidTr="671DC62F" w14:paraId="5172032D" w14:textId="77777777">
        <w:tc>
          <w:tcPr>
            <w:tcW w:w="4680" w:type="dxa"/>
            <w:tcBorders>
              <w:left w:val="single" w:color="000000" w:sz="6" w:space="0"/>
              <w:bottom w:val="single" w:color="000000" w:sz="6" w:space="0"/>
              <w:right w:val="single" w:color="000000" w:sz="6" w:space="0"/>
            </w:tcBorders>
          </w:tcPr>
          <w:p w:rsidR="671DC62F" w:rsidP="671DC62F" w:rsidRDefault="671DC62F" w14:paraId="4273A591" w14:textId="3B17E35D">
            <w:pPr>
              <w:rPr>
                <w:rFonts w:ascii="Calibri" w:hAnsi="Calibri" w:eastAsia="Calibri" w:cs="Calibri"/>
                <w:sz w:val="24"/>
                <w:szCs w:val="24"/>
              </w:rPr>
            </w:pPr>
          </w:p>
        </w:tc>
        <w:tc>
          <w:tcPr>
            <w:tcW w:w="4680" w:type="dxa"/>
            <w:tcBorders>
              <w:bottom w:val="single" w:color="000000" w:sz="6" w:space="0"/>
              <w:right w:val="single" w:color="000000" w:sz="6" w:space="0"/>
            </w:tcBorders>
          </w:tcPr>
          <w:p w:rsidR="671DC62F" w:rsidP="671DC62F" w:rsidRDefault="671DC62F" w14:paraId="27C43F0F" w14:textId="73005F6B">
            <w:pPr>
              <w:rPr>
                <w:rFonts w:ascii="Calibri" w:hAnsi="Calibri" w:eastAsia="Calibri" w:cs="Calibri"/>
                <w:sz w:val="24"/>
                <w:szCs w:val="24"/>
              </w:rPr>
            </w:pPr>
            <w:r w:rsidRPr="671DC62F">
              <w:rPr>
                <w:rFonts w:ascii="Calibri" w:hAnsi="Calibri" w:eastAsia="Calibri" w:cs="Calibri"/>
                <w:sz w:val="24"/>
                <w:szCs w:val="24"/>
              </w:rPr>
              <w:t>8.1.4 Confirmation message that the  appointment has been cancelled.</w:t>
            </w:r>
          </w:p>
        </w:tc>
      </w:tr>
    </w:tbl>
    <w:p w:rsidR="671DC62F" w:rsidP="671DC62F" w:rsidRDefault="671DC62F" w14:paraId="4F20A127" w14:textId="2E55753B">
      <w:pPr>
        <w:rPr>
          <w:rFonts w:ascii="Calibri" w:hAnsi="Calibri" w:eastAsia="Calibri" w:cs="Calibri"/>
          <w:color w:val="000000"/>
          <w:sz w:val="24"/>
          <w:szCs w:val="24"/>
          <w:lang w:val="en-CA"/>
        </w:rPr>
      </w:pPr>
    </w:p>
    <w:p w:rsidR="671DC62F" w:rsidRDefault="671DC62F" w14:paraId="6D514D90" w14:textId="3325893F">
      <w:r>
        <w:br w:type="page"/>
      </w:r>
    </w:p>
    <w:p w:rsidR="5AC66BC9" w:rsidP="0061647B" w:rsidRDefault="5AC66BC9" w14:paraId="3D4F8421" w14:textId="3AC17B4E">
      <w:pPr>
        <w:pStyle w:val="Heading2"/>
        <w:rPr>
          <w:lang w:val="en-CA"/>
        </w:rPr>
      </w:pPr>
      <w:bookmarkStart w:name="_Toc63015995" w:id="51"/>
      <w:r w:rsidRPr="671DC62F">
        <w:lastRenderedPageBreak/>
        <w:t>User Case 1</w:t>
      </w:r>
      <w:r w:rsidRPr="671DC62F" w:rsidR="181A2853">
        <w:t>6</w:t>
      </w:r>
      <w:r w:rsidRPr="671DC62F">
        <w:t>: Client Views Client Contract</w:t>
      </w:r>
      <w:bookmarkEnd w:id="51"/>
    </w:p>
    <w:p w:rsidR="5AC66BC9" w:rsidP="671DC62F" w:rsidRDefault="5AC66BC9" w14:paraId="112D50F4" w14:textId="345DF618">
      <w:pPr>
        <w:rPr>
          <w:rFonts w:ascii="Calibri" w:hAnsi="Calibri" w:eastAsia="Calibri" w:cs="Calibri"/>
          <w:color w:val="000000"/>
          <w:sz w:val="24"/>
          <w:szCs w:val="24"/>
          <w:lang w:val="en-CA"/>
        </w:rPr>
      </w:pPr>
      <w:r w:rsidRPr="671DC62F">
        <w:rPr>
          <w:rFonts w:ascii="Calibri" w:hAnsi="Calibri" w:eastAsia="Calibri" w:cs="Calibri"/>
          <w:b/>
          <w:bCs/>
          <w:color w:val="000000"/>
          <w:sz w:val="24"/>
          <w:szCs w:val="24"/>
        </w:rPr>
        <w:t>Precondition:</w:t>
      </w:r>
      <w:r w:rsidRPr="671DC62F">
        <w:rPr>
          <w:rFonts w:ascii="Calibri" w:hAnsi="Calibri" w:eastAsia="Calibri" w:cs="Calibri"/>
          <w:color w:val="000000"/>
          <w:sz w:val="24"/>
          <w:szCs w:val="24"/>
        </w:rPr>
        <w:t xml:space="preserve"> Client has a valid appointment </w:t>
      </w:r>
    </w:p>
    <w:p w:rsidR="5AC66BC9" w:rsidP="671DC62F" w:rsidRDefault="5AC66BC9" w14:paraId="64AE93AB" w14:textId="72FEED1A">
      <w:pPr>
        <w:rPr>
          <w:rFonts w:ascii="Calibri" w:hAnsi="Calibri" w:eastAsia="Calibri" w:cs="Calibri"/>
          <w:color w:val="000000"/>
          <w:sz w:val="24"/>
          <w:szCs w:val="24"/>
          <w:lang w:val="en-CA"/>
        </w:rPr>
      </w:pPr>
      <w:r w:rsidRPr="671DC62F">
        <w:rPr>
          <w:rFonts w:ascii="Calibri" w:hAnsi="Calibri" w:eastAsia="Calibri" w:cs="Calibri"/>
          <w:b/>
          <w:bCs/>
          <w:color w:val="000000"/>
          <w:sz w:val="24"/>
          <w:szCs w:val="24"/>
        </w:rPr>
        <w:t>Postcondition:</w:t>
      </w:r>
      <w:r w:rsidRPr="671DC62F">
        <w:rPr>
          <w:rFonts w:ascii="Calibri" w:hAnsi="Calibri" w:eastAsia="Calibri" w:cs="Calibri"/>
          <w:color w:val="000000"/>
          <w:sz w:val="24"/>
          <w:szCs w:val="24"/>
        </w:rPr>
        <w:t xml:space="preserve"> Client Contract is Displayed Client is logged in.</w:t>
      </w:r>
    </w:p>
    <w:p w:rsidR="671DC62F" w:rsidP="671DC62F" w:rsidRDefault="671DC62F" w14:paraId="20A64269" w14:textId="63B9070F">
      <w:pPr>
        <w:rPr>
          <w:rFonts w:ascii="Calibri" w:hAnsi="Calibri" w:eastAsia="Calibri" w:cs="Calibri"/>
          <w:color w:val="000000"/>
          <w:sz w:val="24"/>
          <w:szCs w:val="24"/>
        </w:rPr>
      </w:pPr>
    </w:p>
    <w:tbl>
      <w:tblPr>
        <w:tblW w:w="0" w:type="auto"/>
        <w:tblLayout w:type="fixed"/>
        <w:tblLook w:val="0000" w:firstRow="0" w:lastRow="0" w:firstColumn="0" w:lastColumn="0" w:noHBand="0" w:noVBand="0"/>
      </w:tblPr>
      <w:tblGrid>
        <w:gridCol w:w="4680"/>
        <w:gridCol w:w="4680"/>
      </w:tblGrid>
      <w:tr w:rsidR="671DC62F" w:rsidTr="671DC62F" w14:paraId="66267167" w14:textId="77777777">
        <w:tc>
          <w:tcPr>
            <w:tcW w:w="4680" w:type="dxa"/>
            <w:tcBorders>
              <w:top w:val="single" w:color="000000" w:sz="6" w:space="0"/>
              <w:left w:val="single" w:color="000000" w:sz="6" w:space="0"/>
              <w:bottom w:val="single" w:color="000000" w:sz="6" w:space="0"/>
              <w:right w:val="single" w:color="000000" w:sz="6" w:space="0"/>
            </w:tcBorders>
          </w:tcPr>
          <w:p w:rsidR="671DC62F" w:rsidP="671DC62F" w:rsidRDefault="671DC62F" w14:paraId="5EE01CBC" w14:textId="2C5E6CF0">
            <w:pPr>
              <w:rPr>
                <w:rFonts w:ascii="Calibri" w:hAnsi="Calibri" w:eastAsia="Calibri" w:cs="Calibri"/>
                <w:sz w:val="24"/>
                <w:szCs w:val="24"/>
              </w:rPr>
            </w:pPr>
            <w:r w:rsidRPr="671DC62F">
              <w:rPr>
                <w:rFonts w:ascii="Calibri" w:hAnsi="Calibri" w:eastAsia="Calibri" w:cs="Calibri"/>
                <w:sz w:val="24"/>
                <w:szCs w:val="24"/>
              </w:rPr>
              <w:t>Actor Action</w:t>
            </w:r>
          </w:p>
        </w:tc>
        <w:tc>
          <w:tcPr>
            <w:tcW w:w="4680" w:type="dxa"/>
            <w:tcBorders>
              <w:top w:val="single" w:color="000000" w:sz="6" w:space="0"/>
              <w:bottom w:val="single" w:color="000000" w:sz="6" w:space="0"/>
              <w:right w:val="single" w:color="000000" w:sz="6" w:space="0"/>
            </w:tcBorders>
          </w:tcPr>
          <w:p w:rsidR="671DC62F" w:rsidP="671DC62F" w:rsidRDefault="671DC62F" w14:paraId="567C8308" w14:textId="788598DA">
            <w:pPr>
              <w:rPr>
                <w:rFonts w:ascii="Calibri" w:hAnsi="Calibri" w:eastAsia="Calibri" w:cs="Calibri"/>
                <w:sz w:val="24"/>
                <w:szCs w:val="24"/>
              </w:rPr>
            </w:pPr>
            <w:r w:rsidRPr="671DC62F">
              <w:rPr>
                <w:rFonts w:ascii="Calibri" w:hAnsi="Calibri" w:eastAsia="Calibri" w:cs="Calibri"/>
                <w:sz w:val="24"/>
                <w:szCs w:val="24"/>
              </w:rPr>
              <w:t>System Response</w:t>
            </w:r>
          </w:p>
        </w:tc>
      </w:tr>
      <w:tr w:rsidR="671DC62F" w:rsidTr="671DC62F" w14:paraId="6C760125" w14:textId="77777777">
        <w:tc>
          <w:tcPr>
            <w:tcW w:w="4680" w:type="dxa"/>
            <w:tcBorders>
              <w:left w:val="single" w:color="000000" w:sz="6" w:space="0"/>
              <w:bottom w:val="single" w:color="000000" w:sz="6" w:space="0"/>
              <w:right w:val="single" w:color="000000" w:sz="6" w:space="0"/>
            </w:tcBorders>
          </w:tcPr>
          <w:p w:rsidR="671DC62F" w:rsidP="671DC62F" w:rsidRDefault="671DC62F" w14:paraId="7703A0FF" w14:textId="3CD351BF">
            <w:pPr>
              <w:rPr>
                <w:rFonts w:ascii="Calibri" w:hAnsi="Calibri" w:eastAsia="Calibri" w:cs="Calibri"/>
                <w:sz w:val="24"/>
                <w:szCs w:val="24"/>
              </w:rPr>
            </w:pPr>
            <w:r w:rsidRPr="671DC62F">
              <w:rPr>
                <w:rFonts w:ascii="Calibri" w:hAnsi="Calibri" w:eastAsia="Calibri" w:cs="Calibri"/>
                <w:sz w:val="24"/>
                <w:szCs w:val="24"/>
              </w:rPr>
              <w:t>1.The Client clicks on the Schedule Tab</w:t>
            </w:r>
          </w:p>
        </w:tc>
        <w:tc>
          <w:tcPr>
            <w:tcW w:w="4680" w:type="dxa"/>
            <w:tcBorders>
              <w:bottom w:val="single" w:color="000000" w:sz="6" w:space="0"/>
              <w:right w:val="single" w:color="000000" w:sz="6" w:space="0"/>
            </w:tcBorders>
          </w:tcPr>
          <w:p w:rsidR="671DC62F" w:rsidP="671DC62F" w:rsidRDefault="671DC62F" w14:paraId="649BE277" w14:textId="35A5FF04">
            <w:pPr>
              <w:rPr>
                <w:rFonts w:ascii="Calibri" w:hAnsi="Calibri" w:eastAsia="Calibri" w:cs="Calibri"/>
                <w:sz w:val="24"/>
                <w:szCs w:val="24"/>
              </w:rPr>
            </w:pPr>
            <w:r w:rsidRPr="671DC62F">
              <w:rPr>
                <w:rFonts w:ascii="Calibri" w:hAnsi="Calibri" w:eastAsia="Calibri" w:cs="Calibri"/>
                <w:sz w:val="24"/>
                <w:szCs w:val="24"/>
              </w:rPr>
              <w:t>2. System displays the Client  Schedule UI</w:t>
            </w:r>
          </w:p>
        </w:tc>
      </w:tr>
      <w:tr w:rsidR="671DC62F" w:rsidTr="671DC62F" w14:paraId="2EBFDA4A" w14:textId="77777777">
        <w:tc>
          <w:tcPr>
            <w:tcW w:w="4680" w:type="dxa"/>
            <w:tcBorders>
              <w:left w:val="single" w:color="000000" w:sz="6" w:space="0"/>
              <w:bottom w:val="single" w:color="000000" w:sz="6" w:space="0"/>
              <w:right w:val="single" w:color="000000" w:sz="6" w:space="0"/>
            </w:tcBorders>
          </w:tcPr>
          <w:p w:rsidR="671DC62F" w:rsidP="671DC62F" w:rsidRDefault="671DC62F" w14:paraId="3D7C98C4" w14:textId="00E89C68">
            <w:pPr>
              <w:rPr>
                <w:rFonts w:ascii="Calibri" w:hAnsi="Calibri" w:eastAsia="Calibri" w:cs="Calibri"/>
                <w:sz w:val="24"/>
                <w:szCs w:val="24"/>
              </w:rPr>
            </w:pPr>
            <w:r w:rsidRPr="671DC62F">
              <w:rPr>
                <w:rFonts w:ascii="Calibri" w:hAnsi="Calibri" w:eastAsia="Calibri" w:cs="Calibri"/>
                <w:sz w:val="24"/>
                <w:szCs w:val="24"/>
              </w:rPr>
              <w:t>3. Client clicks on the desired appointment to view</w:t>
            </w:r>
          </w:p>
        </w:tc>
        <w:tc>
          <w:tcPr>
            <w:tcW w:w="4680" w:type="dxa"/>
            <w:tcBorders>
              <w:bottom w:val="single" w:color="000000" w:sz="6" w:space="0"/>
              <w:right w:val="single" w:color="000000" w:sz="6" w:space="0"/>
            </w:tcBorders>
          </w:tcPr>
          <w:p w:rsidR="671DC62F" w:rsidP="671DC62F" w:rsidRDefault="671DC62F" w14:paraId="12DF70A0" w14:textId="4071C6FE">
            <w:pPr>
              <w:rPr>
                <w:rFonts w:ascii="Calibri" w:hAnsi="Calibri" w:eastAsia="Calibri" w:cs="Calibri"/>
                <w:sz w:val="24"/>
                <w:szCs w:val="24"/>
              </w:rPr>
            </w:pPr>
            <w:r w:rsidRPr="671DC62F">
              <w:rPr>
                <w:rFonts w:ascii="Calibri" w:hAnsi="Calibri" w:eastAsia="Calibri" w:cs="Calibri"/>
                <w:sz w:val="24"/>
                <w:szCs w:val="24"/>
              </w:rPr>
              <w:t>4. Display the information of the appointment</w:t>
            </w:r>
          </w:p>
        </w:tc>
      </w:tr>
      <w:tr w:rsidR="671DC62F" w:rsidTr="671DC62F" w14:paraId="73B8DE62" w14:textId="77777777">
        <w:tc>
          <w:tcPr>
            <w:tcW w:w="4680" w:type="dxa"/>
            <w:tcBorders>
              <w:left w:val="single" w:color="000000" w:sz="6" w:space="0"/>
              <w:bottom w:val="single" w:color="000000" w:sz="6" w:space="0"/>
              <w:right w:val="single" w:color="000000" w:sz="6" w:space="0"/>
            </w:tcBorders>
          </w:tcPr>
          <w:p w:rsidR="671DC62F" w:rsidP="671DC62F" w:rsidRDefault="671DC62F" w14:paraId="24A4B8E6" w14:textId="7A5BFC82">
            <w:pPr>
              <w:rPr>
                <w:rFonts w:ascii="Calibri" w:hAnsi="Calibri" w:eastAsia="Calibri" w:cs="Calibri"/>
                <w:sz w:val="24"/>
                <w:szCs w:val="24"/>
              </w:rPr>
            </w:pPr>
            <w:r w:rsidRPr="671DC62F">
              <w:rPr>
                <w:rFonts w:ascii="Calibri" w:hAnsi="Calibri" w:eastAsia="Calibri" w:cs="Calibri"/>
                <w:sz w:val="24"/>
                <w:szCs w:val="24"/>
              </w:rPr>
              <w:t>5. Client clicks “View Contract”</w:t>
            </w:r>
          </w:p>
        </w:tc>
        <w:tc>
          <w:tcPr>
            <w:tcW w:w="4680" w:type="dxa"/>
            <w:tcBorders>
              <w:bottom w:val="single" w:color="000000" w:sz="6" w:space="0"/>
              <w:right w:val="single" w:color="000000" w:sz="6" w:space="0"/>
            </w:tcBorders>
          </w:tcPr>
          <w:p w:rsidR="671DC62F" w:rsidP="671DC62F" w:rsidRDefault="671DC62F" w14:paraId="206FBD4B" w14:textId="3F8D3812">
            <w:pPr>
              <w:rPr>
                <w:rFonts w:ascii="Calibri" w:hAnsi="Calibri" w:eastAsia="Calibri" w:cs="Calibri"/>
                <w:sz w:val="24"/>
                <w:szCs w:val="24"/>
              </w:rPr>
            </w:pPr>
            <w:r w:rsidRPr="671DC62F">
              <w:rPr>
                <w:rFonts w:ascii="Calibri" w:hAnsi="Calibri" w:eastAsia="Calibri" w:cs="Calibri"/>
                <w:sz w:val="24"/>
                <w:szCs w:val="24"/>
              </w:rPr>
              <w:t>6. Display the Client Contract.</w:t>
            </w:r>
          </w:p>
        </w:tc>
      </w:tr>
    </w:tbl>
    <w:p w:rsidR="5AC66BC9" w:rsidP="671DC62F" w:rsidRDefault="5AC66BC9" w14:paraId="28FE918A" w14:textId="6419C5C3">
      <w:pPr>
        <w:rPr>
          <w:rFonts w:ascii="Calibri" w:hAnsi="Calibri" w:eastAsia="Calibri" w:cs="Calibri"/>
          <w:color w:val="000000"/>
          <w:sz w:val="24"/>
          <w:szCs w:val="24"/>
          <w:lang w:val="en-CA"/>
        </w:rPr>
      </w:pPr>
      <w:r w:rsidRPr="671DC62F">
        <w:rPr>
          <w:rFonts w:ascii="Calibri" w:hAnsi="Calibri" w:eastAsia="Calibri" w:cs="Calibri"/>
          <w:color w:val="000000"/>
          <w:sz w:val="24"/>
          <w:szCs w:val="24"/>
        </w:rPr>
        <w:t xml:space="preserve"> </w:t>
      </w:r>
    </w:p>
    <w:p w:rsidR="671DC62F" w:rsidRDefault="671DC62F" w14:paraId="253640F7" w14:textId="052095CC">
      <w:r>
        <w:br w:type="page"/>
      </w:r>
    </w:p>
    <w:p w:rsidR="5AC66BC9" w:rsidP="0061647B" w:rsidRDefault="5AC66BC9" w14:paraId="047020DC" w14:textId="317CB736">
      <w:pPr>
        <w:pStyle w:val="Heading2"/>
        <w:rPr>
          <w:lang w:val="en-CA"/>
        </w:rPr>
      </w:pPr>
      <w:bookmarkStart w:name="_Toc63015996" w:id="52"/>
      <w:r w:rsidRPr="671DC62F">
        <w:lastRenderedPageBreak/>
        <w:t>User Case 1</w:t>
      </w:r>
      <w:r w:rsidRPr="671DC62F" w:rsidR="46FF5B6D">
        <w:t>7</w:t>
      </w:r>
      <w:r w:rsidRPr="671DC62F">
        <w:t>: Client Prints Client Contract</w:t>
      </w:r>
      <w:bookmarkEnd w:id="52"/>
    </w:p>
    <w:p w:rsidR="5AC66BC9" w:rsidP="671DC62F" w:rsidRDefault="5AC66BC9" w14:paraId="66B92CB1" w14:textId="72993725">
      <w:pPr>
        <w:rPr>
          <w:rFonts w:ascii="Calibri" w:hAnsi="Calibri" w:eastAsia="Calibri" w:cs="Calibri"/>
          <w:color w:val="000000"/>
          <w:sz w:val="24"/>
          <w:szCs w:val="24"/>
          <w:lang w:val="en-CA"/>
        </w:rPr>
      </w:pPr>
      <w:r w:rsidRPr="671DC62F">
        <w:rPr>
          <w:rFonts w:ascii="Calibri" w:hAnsi="Calibri" w:eastAsia="Calibri" w:cs="Calibri"/>
          <w:b/>
          <w:bCs/>
          <w:color w:val="000000"/>
          <w:sz w:val="24"/>
          <w:szCs w:val="24"/>
        </w:rPr>
        <w:t>Precondition</w:t>
      </w:r>
      <w:r w:rsidRPr="671DC62F">
        <w:rPr>
          <w:rFonts w:ascii="Calibri" w:hAnsi="Calibri" w:eastAsia="Calibri" w:cs="Calibri"/>
          <w:color w:val="000000"/>
          <w:sz w:val="24"/>
          <w:szCs w:val="24"/>
        </w:rPr>
        <w:t xml:space="preserve">: Client has a valid appointment, Client is logged in. </w:t>
      </w:r>
    </w:p>
    <w:p w:rsidR="5AC66BC9" w:rsidP="671DC62F" w:rsidRDefault="5AC66BC9" w14:paraId="288064DB" w14:textId="7938D71B">
      <w:pPr>
        <w:rPr>
          <w:rFonts w:ascii="Calibri" w:hAnsi="Calibri" w:eastAsia="Calibri" w:cs="Calibri"/>
          <w:color w:val="000000"/>
          <w:sz w:val="24"/>
          <w:szCs w:val="24"/>
          <w:lang w:val="en-CA"/>
        </w:rPr>
      </w:pPr>
      <w:r w:rsidRPr="671DC62F">
        <w:rPr>
          <w:rFonts w:ascii="Calibri" w:hAnsi="Calibri" w:eastAsia="Calibri" w:cs="Calibri"/>
          <w:b/>
          <w:bCs/>
          <w:color w:val="000000"/>
          <w:sz w:val="24"/>
          <w:szCs w:val="24"/>
        </w:rPr>
        <w:t>Postcondition</w:t>
      </w:r>
      <w:r w:rsidRPr="671DC62F">
        <w:rPr>
          <w:rFonts w:ascii="Calibri" w:hAnsi="Calibri" w:eastAsia="Calibri" w:cs="Calibri"/>
          <w:color w:val="000000"/>
          <w:sz w:val="24"/>
          <w:szCs w:val="24"/>
        </w:rPr>
        <w:t>: Client Contract is printed</w:t>
      </w:r>
    </w:p>
    <w:p w:rsidR="671DC62F" w:rsidP="671DC62F" w:rsidRDefault="671DC62F" w14:paraId="7B4E1B79" w14:textId="2BB3C36D">
      <w:pPr>
        <w:rPr>
          <w:rFonts w:ascii="Calibri" w:hAnsi="Calibri" w:eastAsia="Calibri" w:cs="Calibri"/>
          <w:color w:val="000000"/>
          <w:sz w:val="24"/>
          <w:szCs w:val="24"/>
        </w:rPr>
      </w:pPr>
    </w:p>
    <w:tbl>
      <w:tblPr>
        <w:tblW w:w="0" w:type="auto"/>
        <w:tblLayout w:type="fixed"/>
        <w:tblLook w:val="0000" w:firstRow="0" w:lastRow="0" w:firstColumn="0" w:lastColumn="0" w:noHBand="0" w:noVBand="0"/>
      </w:tblPr>
      <w:tblGrid>
        <w:gridCol w:w="4680"/>
        <w:gridCol w:w="4680"/>
      </w:tblGrid>
      <w:tr w:rsidR="671DC62F" w:rsidTr="671DC62F" w14:paraId="6DE4C87E" w14:textId="77777777">
        <w:tc>
          <w:tcPr>
            <w:tcW w:w="4680" w:type="dxa"/>
            <w:tcBorders>
              <w:top w:val="single" w:color="000000" w:sz="6" w:space="0"/>
              <w:left w:val="single" w:color="000000" w:sz="6" w:space="0"/>
              <w:bottom w:val="single" w:color="000000" w:sz="6" w:space="0"/>
              <w:right w:val="single" w:color="000000" w:sz="6" w:space="0"/>
            </w:tcBorders>
          </w:tcPr>
          <w:p w:rsidR="671DC62F" w:rsidP="671DC62F" w:rsidRDefault="671DC62F" w14:paraId="2D13A200" w14:textId="1A77B40A">
            <w:pPr>
              <w:rPr>
                <w:rFonts w:ascii="Calibri" w:hAnsi="Calibri" w:eastAsia="Calibri" w:cs="Calibri"/>
                <w:sz w:val="24"/>
                <w:szCs w:val="24"/>
              </w:rPr>
            </w:pPr>
            <w:r w:rsidRPr="671DC62F">
              <w:rPr>
                <w:rFonts w:ascii="Calibri" w:hAnsi="Calibri" w:eastAsia="Calibri" w:cs="Calibri"/>
                <w:sz w:val="24"/>
                <w:szCs w:val="24"/>
              </w:rPr>
              <w:t>Actor Action</w:t>
            </w:r>
          </w:p>
        </w:tc>
        <w:tc>
          <w:tcPr>
            <w:tcW w:w="4680" w:type="dxa"/>
            <w:tcBorders>
              <w:top w:val="single" w:color="000000" w:sz="6" w:space="0"/>
              <w:bottom w:val="single" w:color="000000" w:sz="6" w:space="0"/>
              <w:right w:val="single" w:color="000000" w:sz="6" w:space="0"/>
            </w:tcBorders>
          </w:tcPr>
          <w:p w:rsidR="671DC62F" w:rsidP="671DC62F" w:rsidRDefault="671DC62F" w14:paraId="59590A2F" w14:textId="779A5AAA">
            <w:pPr>
              <w:rPr>
                <w:rFonts w:ascii="Calibri" w:hAnsi="Calibri" w:eastAsia="Calibri" w:cs="Calibri"/>
                <w:sz w:val="24"/>
                <w:szCs w:val="24"/>
              </w:rPr>
            </w:pPr>
            <w:r w:rsidRPr="671DC62F">
              <w:rPr>
                <w:rFonts w:ascii="Calibri" w:hAnsi="Calibri" w:eastAsia="Calibri" w:cs="Calibri"/>
                <w:sz w:val="24"/>
                <w:szCs w:val="24"/>
              </w:rPr>
              <w:t>System Response</w:t>
            </w:r>
          </w:p>
        </w:tc>
      </w:tr>
      <w:tr w:rsidR="671DC62F" w:rsidTr="671DC62F" w14:paraId="53E2EC08" w14:textId="77777777">
        <w:tc>
          <w:tcPr>
            <w:tcW w:w="4680" w:type="dxa"/>
            <w:tcBorders>
              <w:left w:val="single" w:color="000000" w:sz="6" w:space="0"/>
              <w:bottom w:val="single" w:color="000000" w:sz="6" w:space="0"/>
              <w:right w:val="single" w:color="000000" w:sz="6" w:space="0"/>
            </w:tcBorders>
          </w:tcPr>
          <w:p w:rsidR="671DC62F" w:rsidP="671DC62F" w:rsidRDefault="671DC62F" w14:paraId="4EE1CE1A" w14:textId="4440D901">
            <w:pPr>
              <w:rPr>
                <w:rFonts w:ascii="Calibri" w:hAnsi="Calibri" w:eastAsia="Calibri" w:cs="Calibri"/>
                <w:sz w:val="24"/>
                <w:szCs w:val="24"/>
              </w:rPr>
            </w:pPr>
            <w:r w:rsidRPr="671DC62F">
              <w:rPr>
                <w:rFonts w:ascii="Calibri" w:hAnsi="Calibri" w:eastAsia="Calibri" w:cs="Calibri"/>
                <w:sz w:val="24"/>
                <w:szCs w:val="24"/>
              </w:rPr>
              <w:t>1.The Client clicks on the Schedule Tab</w:t>
            </w:r>
          </w:p>
        </w:tc>
        <w:tc>
          <w:tcPr>
            <w:tcW w:w="4680" w:type="dxa"/>
            <w:tcBorders>
              <w:bottom w:val="single" w:color="000000" w:sz="6" w:space="0"/>
              <w:right w:val="single" w:color="000000" w:sz="6" w:space="0"/>
            </w:tcBorders>
          </w:tcPr>
          <w:p w:rsidR="671DC62F" w:rsidP="671DC62F" w:rsidRDefault="671DC62F" w14:paraId="49C66F99" w14:textId="7B23F90B">
            <w:pPr>
              <w:rPr>
                <w:rFonts w:ascii="Calibri" w:hAnsi="Calibri" w:eastAsia="Calibri" w:cs="Calibri"/>
                <w:sz w:val="24"/>
                <w:szCs w:val="24"/>
              </w:rPr>
            </w:pPr>
            <w:r w:rsidRPr="671DC62F">
              <w:rPr>
                <w:rFonts w:ascii="Calibri" w:hAnsi="Calibri" w:eastAsia="Calibri" w:cs="Calibri"/>
                <w:sz w:val="24"/>
                <w:szCs w:val="24"/>
              </w:rPr>
              <w:t>2. System displays the Client Schedule UI</w:t>
            </w:r>
          </w:p>
        </w:tc>
      </w:tr>
      <w:tr w:rsidR="671DC62F" w:rsidTr="671DC62F" w14:paraId="7FFD0F83" w14:textId="77777777">
        <w:tc>
          <w:tcPr>
            <w:tcW w:w="4680" w:type="dxa"/>
            <w:tcBorders>
              <w:left w:val="single" w:color="000000" w:sz="6" w:space="0"/>
              <w:bottom w:val="single" w:color="000000" w:sz="6" w:space="0"/>
              <w:right w:val="single" w:color="000000" w:sz="6" w:space="0"/>
            </w:tcBorders>
          </w:tcPr>
          <w:p w:rsidR="671DC62F" w:rsidP="671DC62F" w:rsidRDefault="671DC62F" w14:paraId="21ED20F8" w14:textId="38463C0C">
            <w:pPr>
              <w:rPr>
                <w:rFonts w:ascii="Calibri" w:hAnsi="Calibri" w:eastAsia="Calibri" w:cs="Calibri"/>
                <w:sz w:val="24"/>
                <w:szCs w:val="24"/>
              </w:rPr>
            </w:pPr>
            <w:r w:rsidRPr="671DC62F">
              <w:rPr>
                <w:rFonts w:ascii="Calibri" w:hAnsi="Calibri" w:eastAsia="Calibri" w:cs="Calibri"/>
                <w:sz w:val="24"/>
                <w:szCs w:val="24"/>
              </w:rPr>
              <w:t>3. Client clicks on the desired appointment to view</w:t>
            </w:r>
          </w:p>
        </w:tc>
        <w:tc>
          <w:tcPr>
            <w:tcW w:w="4680" w:type="dxa"/>
            <w:tcBorders>
              <w:bottom w:val="single" w:color="000000" w:sz="6" w:space="0"/>
              <w:right w:val="single" w:color="000000" w:sz="6" w:space="0"/>
            </w:tcBorders>
          </w:tcPr>
          <w:p w:rsidR="671DC62F" w:rsidP="671DC62F" w:rsidRDefault="671DC62F" w14:paraId="1EEE1518" w14:textId="76EA18C2">
            <w:pPr>
              <w:rPr>
                <w:rFonts w:ascii="Calibri" w:hAnsi="Calibri" w:eastAsia="Calibri" w:cs="Calibri"/>
                <w:sz w:val="24"/>
                <w:szCs w:val="24"/>
              </w:rPr>
            </w:pPr>
            <w:r w:rsidRPr="671DC62F">
              <w:rPr>
                <w:rFonts w:ascii="Calibri" w:hAnsi="Calibri" w:eastAsia="Calibri" w:cs="Calibri"/>
                <w:sz w:val="24"/>
                <w:szCs w:val="24"/>
              </w:rPr>
              <w:t>4. Display the information of the appointment</w:t>
            </w:r>
          </w:p>
        </w:tc>
      </w:tr>
      <w:tr w:rsidR="671DC62F" w:rsidTr="671DC62F" w14:paraId="44015AD0" w14:textId="77777777">
        <w:tc>
          <w:tcPr>
            <w:tcW w:w="4680" w:type="dxa"/>
            <w:tcBorders>
              <w:left w:val="single" w:color="000000" w:sz="6" w:space="0"/>
              <w:bottom w:val="single" w:color="000000" w:sz="6" w:space="0"/>
              <w:right w:val="single" w:color="000000" w:sz="6" w:space="0"/>
            </w:tcBorders>
          </w:tcPr>
          <w:p w:rsidR="671DC62F" w:rsidP="671DC62F" w:rsidRDefault="671DC62F" w14:paraId="7D5C5754" w14:textId="5F4A4262">
            <w:pPr>
              <w:rPr>
                <w:rFonts w:ascii="Calibri" w:hAnsi="Calibri" w:eastAsia="Calibri" w:cs="Calibri"/>
                <w:sz w:val="24"/>
                <w:szCs w:val="24"/>
              </w:rPr>
            </w:pPr>
            <w:r w:rsidRPr="671DC62F">
              <w:rPr>
                <w:rFonts w:ascii="Calibri" w:hAnsi="Calibri" w:eastAsia="Calibri" w:cs="Calibri"/>
                <w:sz w:val="24"/>
                <w:szCs w:val="24"/>
              </w:rPr>
              <w:t>5. Client clicks “View Contract”</w:t>
            </w:r>
          </w:p>
        </w:tc>
        <w:tc>
          <w:tcPr>
            <w:tcW w:w="4680" w:type="dxa"/>
            <w:tcBorders>
              <w:bottom w:val="single" w:color="000000" w:sz="6" w:space="0"/>
              <w:right w:val="single" w:color="000000" w:sz="6" w:space="0"/>
            </w:tcBorders>
          </w:tcPr>
          <w:p w:rsidR="671DC62F" w:rsidP="671DC62F" w:rsidRDefault="671DC62F" w14:paraId="56081727" w14:textId="4AABCFD3">
            <w:pPr>
              <w:rPr>
                <w:rFonts w:ascii="Calibri" w:hAnsi="Calibri" w:eastAsia="Calibri" w:cs="Calibri"/>
                <w:sz w:val="24"/>
                <w:szCs w:val="24"/>
              </w:rPr>
            </w:pPr>
            <w:r w:rsidRPr="671DC62F">
              <w:rPr>
                <w:rFonts w:ascii="Calibri" w:hAnsi="Calibri" w:eastAsia="Calibri" w:cs="Calibri"/>
                <w:sz w:val="24"/>
                <w:szCs w:val="24"/>
              </w:rPr>
              <w:t>6. Display the Client Contract.</w:t>
            </w:r>
          </w:p>
        </w:tc>
      </w:tr>
      <w:tr w:rsidR="671DC62F" w:rsidTr="671DC62F" w14:paraId="0079F778" w14:textId="77777777">
        <w:tc>
          <w:tcPr>
            <w:tcW w:w="4680" w:type="dxa"/>
            <w:tcBorders>
              <w:left w:val="single" w:color="000000" w:sz="6" w:space="0"/>
              <w:bottom w:val="single" w:color="000000" w:sz="6" w:space="0"/>
              <w:right w:val="single" w:color="000000" w:sz="6" w:space="0"/>
            </w:tcBorders>
          </w:tcPr>
          <w:p w:rsidR="671DC62F" w:rsidP="671DC62F" w:rsidRDefault="671DC62F" w14:paraId="3E11702B" w14:textId="29B0F65D">
            <w:pPr>
              <w:rPr>
                <w:rFonts w:ascii="Calibri" w:hAnsi="Calibri" w:eastAsia="Calibri" w:cs="Calibri"/>
                <w:sz w:val="24"/>
                <w:szCs w:val="24"/>
              </w:rPr>
            </w:pPr>
            <w:r w:rsidRPr="671DC62F">
              <w:rPr>
                <w:rFonts w:ascii="Calibri" w:hAnsi="Calibri" w:eastAsia="Calibri" w:cs="Calibri"/>
                <w:sz w:val="24"/>
                <w:szCs w:val="24"/>
              </w:rPr>
              <w:t>7. Client selects “Print” from browser UI</w:t>
            </w:r>
          </w:p>
        </w:tc>
        <w:tc>
          <w:tcPr>
            <w:tcW w:w="4680" w:type="dxa"/>
            <w:tcBorders>
              <w:bottom w:val="single" w:color="000000" w:sz="6" w:space="0"/>
              <w:right w:val="single" w:color="000000" w:sz="6" w:space="0"/>
            </w:tcBorders>
          </w:tcPr>
          <w:p w:rsidR="671DC62F" w:rsidP="671DC62F" w:rsidRDefault="671DC62F" w14:paraId="2A556484" w14:textId="15AEE898">
            <w:pPr>
              <w:rPr>
                <w:rFonts w:ascii="Calibri" w:hAnsi="Calibri" w:eastAsia="Calibri" w:cs="Calibri"/>
                <w:sz w:val="24"/>
                <w:szCs w:val="24"/>
              </w:rPr>
            </w:pPr>
            <w:r w:rsidRPr="671DC62F">
              <w:rPr>
                <w:rFonts w:ascii="Calibri" w:hAnsi="Calibri" w:eastAsia="Calibri" w:cs="Calibri"/>
                <w:sz w:val="24"/>
                <w:szCs w:val="24"/>
              </w:rPr>
              <w:t>8. Browser opens print preview</w:t>
            </w:r>
          </w:p>
        </w:tc>
      </w:tr>
      <w:tr w:rsidR="671DC62F" w:rsidTr="671DC62F" w14:paraId="5357072E" w14:textId="77777777">
        <w:tc>
          <w:tcPr>
            <w:tcW w:w="4680" w:type="dxa"/>
            <w:tcBorders>
              <w:left w:val="single" w:color="000000" w:sz="6" w:space="0"/>
              <w:bottom w:val="single" w:color="000000" w:sz="6" w:space="0"/>
              <w:right w:val="single" w:color="000000" w:sz="6" w:space="0"/>
            </w:tcBorders>
          </w:tcPr>
          <w:p w:rsidR="671DC62F" w:rsidP="671DC62F" w:rsidRDefault="671DC62F" w14:paraId="6DF61589" w14:textId="096102DB">
            <w:pPr>
              <w:rPr>
                <w:rFonts w:ascii="Calibri" w:hAnsi="Calibri" w:eastAsia="Calibri" w:cs="Calibri"/>
                <w:sz w:val="24"/>
                <w:szCs w:val="24"/>
              </w:rPr>
            </w:pPr>
            <w:r w:rsidRPr="671DC62F">
              <w:rPr>
                <w:rFonts w:ascii="Calibri" w:hAnsi="Calibri" w:eastAsia="Calibri" w:cs="Calibri"/>
                <w:sz w:val="24"/>
                <w:szCs w:val="24"/>
              </w:rPr>
              <w:t>9. Client confirms print settings</w:t>
            </w:r>
          </w:p>
        </w:tc>
        <w:tc>
          <w:tcPr>
            <w:tcW w:w="4680" w:type="dxa"/>
            <w:tcBorders>
              <w:bottom w:val="single" w:color="000000" w:sz="6" w:space="0"/>
              <w:right w:val="single" w:color="000000" w:sz="6" w:space="0"/>
            </w:tcBorders>
          </w:tcPr>
          <w:p w:rsidR="671DC62F" w:rsidP="671DC62F" w:rsidRDefault="671DC62F" w14:paraId="16624205" w14:textId="74317C24">
            <w:pPr>
              <w:rPr>
                <w:rFonts w:ascii="Calibri" w:hAnsi="Calibri" w:eastAsia="Calibri" w:cs="Calibri"/>
                <w:sz w:val="24"/>
                <w:szCs w:val="24"/>
              </w:rPr>
            </w:pPr>
            <w:r w:rsidRPr="671DC62F">
              <w:rPr>
                <w:rFonts w:ascii="Calibri" w:hAnsi="Calibri" w:eastAsia="Calibri" w:cs="Calibri"/>
                <w:sz w:val="24"/>
                <w:szCs w:val="24"/>
              </w:rPr>
              <w:t>10. Client Contract is sent to printer</w:t>
            </w:r>
          </w:p>
        </w:tc>
      </w:tr>
    </w:tbl>
    <w:p w:rsidR="5AC66BC9" w:rsidP="671DC62F" w:rsidRDefault="5AC66BC9" w14:paraId="19D46178" w14:textId="3676F233">
      <w:pPr>
        <w:rPr>
          <w:rFonts w:ascii="Calibri" w:hAnsi="Calibri" w:eastAsia="Calibri" w:cs="Calibri"/>
          <w:color w:val="000000"/>
          <w:sz w:val="24"/>
          <w:szCs w:val="24"/>
          <w:lang w:val="en-CA"/>
        </w:rPr>
      </w:pPr>
      <w:r w:rsidRPr="671DC62F">
        <w:rPr>
          <w:rFonts w:ascii="Calibri" w:hAnsi="Calibri" w:eastAsia="Calibri" w:cs="Calibri"/>
          <w:color w:val="000000"/>
          <w:sz w:val="24"/>
          <w:szCs w:val="24"/>
        </w:rPr>
        <w:t xml:space="preserve"> </w:t>
      </w:r>
    </w:p>
    <w:p w:rsidR="671DC62F" w:rsidRDefault="671DC62F" w14:paraId="794A0A38" w14:textId="4D07BFA6">
      <w:r>
        <w:br w:type="page"/>
      </w:r>
    </w:p>
    <w:p w:rsidR="5AC66BC9" w:rsidP="0061647B" w:rsidRDefault="5AC66BC9" w14:paraId="3E605F7E" w14:textId="60BB608D">
      <w:pPr>
        <w:pStyle w:val="Heading2"/>
        <w:rPr>
          <w:lang w:val="en-CA"/>
        </w:rPr>
      </w:pPr>
      <w:bookmarkStart w:name="_Toc63015997" w:id="53"/>
      <w:r w:rsidRPr="671DC62F">
        <w:lastRenderedPageBreak/>
        <w:t>User Case 1</w:t>
      </w:r>
      <w:r w:rsidRPr="671DC62F" w:rsidR="5F8A4682">
        <w:t>8</w:t>
      </w:r>
      <w:r w:rsidRPr="671DC62F">
        <w:t>:</w:t>
      </w:r>
      <w:r w:rsidR="0061647B">
        <w:t xml:space="preserve"> </w:t>
      </w:r>
      <w:r w:rsidRPr="671DC62F">
        <w:t>Staff Sets Work Preferences</w:t>
      </w:r>
      <w:bookmarkEnd w:id="53"/>
    </w:p>
    <w:p w:rsidR="5AC66BC9" w:rsidP="671DC62F" w:rsidRDefault="5AC66BC9" w14:paraId="5232AB7C" w14:textId="1C910D15">
      <w:pPr>
        <w:rPr>
          <w:rFonts w:ascii="Calibri" w:hAnsi="Calibri" w:eastAsia="Calibri" w:cs="Calibri"/>
          <w:color w:val="000000"/>
          <w:sz w:val="24"/>
          <w:szCs w:val="24"/>
          <w:lang w:val="en-CA"/>
        </w:rPr>
      </w:pPr>
      <w:r w:rsidRPr="671DC62F">
        <w:rPr>
          <w:rFonts w:ascii="Calibri" w:hAnsi="Calibri" w:eastAsia="Calibri" w:cs="Calibri"/>
          <w:b/>
          <w:bCs/>
          <w:color w:val="000000"/>
          <w:sz w:val="24"/>
          <w:szCs w:val="24"/>
        </w:rPr>
        <w:t>Precondition</w:t>
      </w:r>
      <w:r w:rsidRPr="671DC62F">
        <w:rPr>
          <w:rFonts w:ascii="Calibri" w:hAnsi="Calibri" w:eastAsia="Calibri" w:cs="Calibri"/>
          <w:color w:val="000000"/>
          <w:sz w:val="24"/>
          <w:szCs w:val="24"/>
        </w:rPr>
        <w:t xml:space="preserve">: Staff account is valid, Staff is logged in. </w:t>
      </w:r>
    </w:p>
    <w:p w:rsidR="5AC66BC9" w:rsidP="671DC62F" w:rsidRDefault="5AC66BC9" w14:paraId="175CC182" w14:textId="250ACD0C">
      <w:pPr>
        <w:rPr>
          <w:rFonts w:ascii="Calibri" w:hAnsi="Calibri" w:eastAsia="Calibri" w:cs="Calibri"/>
          <w:color w:val="000000"/>
          <w:sz w:val="24"/>
          <w:szCs w:val="24"/>
          <w:lang w:val="en-CA"/>
        </w:rPr>
      </w:pPr>
      <w:r w:rsidRPr="671DC62F">
        <w:rPr>
          <w:rFonts w:ascii="Calibri" w:hAnsi="Calibri" w:eastAsia="Calibri" w:cs="Calibri"/>
          <w:b/>
          <w:bCs/>
          <w:color w:val="000000"/>
          <w:sz w:val="24"/>
          <w:szCs w:val="24"/>
        </w:rPr>
        <w:t>Postcondition</w:t>
      </w:r>
      <w:r w:rsidRPr="671DC62F">
        <w:rPr>
          <w:rFonts w:ascii="Calibri" w:hAnsi="Calibri" w:eastAsia="Calibri" w:cs="Calibri"/>
          <w:color w:val="000000"/>
          <w:sz w:val="24"/>
          <w:szCs w:val="24"/>
        </w:rPr>
        <w:t>: Staff  work settings are updated</w:t>
      </w:r>
    </w:p>
    <w:p w:rsidR="5AC66BC9" w:rsidP="671DC62F" w:rsidRDefault="5AC66BC9" w14:paraId="06E83E42" w14:textId="63B9070F">
      <w:pPr>
        <w:rPr>
          <w:rFonts w:ascii="Calibri" w:hAnsi="Calibri" w:eastAsia="Calibri" w:cs="Calibri"/>
          <w:color w:val="000000"/>
          <w:sz w:val="24"/>
          <w:szCs w:val="24"/>
          <w:lang w:val="en-CA"/>
        </w:rPr>
      </w:pPr>
      <w:r w:rsidRPr="671DC62F">
        <w:rPr>
          <w:rFonts w:ascii="Calibri" w:hAnsi="Calibri" w:eastAsia="Calibri" w:cs="Calibri"/>
          <w:b/>
          <w:bCs/>
          <w:color w:val="000000"/>
          <w:sz w:val="24"/>
          <w:szCs w:val="24"/>
        </w:rPr>
        <w:t>Limitations</w:t>
      </w:r>
      <w:r w:rsidRPr="671DC62F">
        <w:rPr>
          <w:rFonts w:ascii="Calibri" w:hAnsi="Calibri" w:eastAsia="Calibri" w:cs="Calibri"/>
          <w:color w:val="000000"/>
          <w:sz w:val="24"/>
          <w:szCs w:val="24"/>
        </w:rPr>
        <w:t xml:space="preserve">: Staff preferences must be valid days of the week and work areas. </w:t>
      </w:r>
    </w:p>
    <w:p w:rsidR="671DC62F" w:rsidP="671DC62F" w:rsidRDefault="671DC62F" w14:paraId="0D7BC7B9" w14:textId="63B9070F">
      <w:pPr>
        <w:rPr>
          <w:rFonts w:ascii="Calibri" w:hAnsi="Calibri" w:eastAsia="Calibri" w:cs="Calibri"/>
          <w:color w:val="000000"/>
          <w:sz w:val="24"/>
          <w:szCs w:val="24"/>
        </w:rPr>
      </w:pPr>
    </w:p>
    <w:tbl>
      <w:tblPr>
        <w:tblW w:w="0" w:type="auto"/>
        <w:tblLayout w:type="fixed"/>
        <w:tblLook w:val="0000" w:firstRow="0" w:lastRow="0" w:firstColumn="0" w:lastColumn="0" w:noHBand="0" w:noVBand="0"/>
      </w:tblPr>
      <w:tblGrid>
        <w:gridCol w:w="4680"/>
        <w:gridCol w:w="4680"/>
      </w:tblGrid>
      <w:tr w:rsidR="671DC62F" w:rsidTr="671DC62F" w14:paraId="5A9701AD" w14:textId="77777777">
        <w:tc>
          <w:tcPr>
            <w:tcW w:w="4680" w:type="dxa"/>
            <w:tcBorders>
              <w:top w:val="single" w:color="000000" w:sz="6" w:space="0"/>
              <w:left w:val="single" w:color="000000" w:sz="6" w:space="0"/>
              <w:bottom w:val="single" w:color="000000" w:sz="6" w:space="0"/>
              <w:right w:val="single" w:color="000000" w:sz="6" w:space="0"/>
            </w:tcBorders>
          </w:tcPr>
          <w:p w:rsidR="671DC62F" w:rsidP="671DC62F" w:rsidRDefault="671DC62F" w14:paraId="06AA5D68" w14:textId="60EB2E73">
            <w:pPr>
              <w:rPr>
                <w:rFonts w:ascii="Calibri" w:hAnsi="Calibri" w:eastAsia="Calibri" w:cs="Calibri"/>
                <w:sz w:val="24"/>
                <w:szCs w:val="24"/>
              </w:rPr>
            </w:pPr>
            <w:r w:rsidRPr="671DC62F">
              <w:rPr>
                <w:rFonts w:ascii="Calibri" w:hAnsi="Calibri" w:eastAsia="Calibri" w:cs="Calibri"/>
                <w:sz w:val="24"/>
                <w:szCs w:val="24"/>
              </w:rPr>
              <w:t>Actor Action</w:t>
            </w:r>
          </w:p>
        </w:tc>
        <w:tc>
          <w:tcPr>
            <w:tcW w:w="4680" w:type="dxa"/>
            <w:tcBorders>
              <w:top w:val="single" w:color="000000" w:sz="6" w:space="0"/>
              <w:bottom w:val="single" w:color="000000" w:sz="6" w:space="0"/>
              <w:right w:val="single" w:color="000000" w:sz="6" w:space="0"/>
            </w:tcBorders>
          </w:tcPr>
          <w:p w:rsidR="671DC62F" w:rsidP="671DC62F" w:rsidRDefault="671DC62F" w14:paraId="53E8C129" w14:textId="598C8A95">
            <w:pPr>
              <w:rPr>
                <w:rFonts w:ascii="Calibri" w:hAnsi="Calibri" w:eastAsia="Calibri" w:cs="Calibri"/>
                <w:sz w:val="24"/>
                <w:szCs w:val="24"/>
              </w:rPr>
            </w:pPr>
            <w:r w:rsidRPr="671DC62F">
              <w:rPr>
                <w:rFonts w:ascii="Calibri" w:hAnsi="Calibri" w:eastAsia="Calibri" w:cs="Calibri"/>
                <w:sz w:val="24"/>
                <w:szCs w:val="24"/>
              </w:rPr>
              <w:t>System Response</w:t>
            </w:r>
          </w:p>
        </w:tc>
      </w:tr>
      <w:tr w:rsidR="671DC62F" w:rsidTr="671DC62F" w14:paraId="0013BABD" w14:textId="77777777">
        <w:tc>
          <w:tcPr>
            <w:tcW w:w="4680" w:type="dxa"/>
            <w:tcBorders>
              <w:left w:val="single" w:color="000000" w:sz="6" w:space="0"/>
              <w:bottom w:val="single" w:color="000000" w:sz="6" w:space="0"/>
              <w:right w:val="single" w:color="000000" w:sz="6" w:space="0"/>
            </w:tcBorders>
          </w:tcPr>
          <w:p w:rsidR="671DC62F" w:rsidP="671DC62F" w:rsidRDefault="671DC62F" w14:paraId="6162F4A2" w14:textId="40E20D91">
            <w:pPr>
              <w:rPr>
                <w:rFonts w:ascii="Calibri" w:hAnsi="Calibri" w:eastAsia="Calibri" w:cs="Calibri"/>
                <w:sz w:val="24"/>
                <w:szCs w:val="24"/>
              </w:rPr>
            </w:pPr>
            <w:r w:rsidRPr="671DC62F">
              <w:rPr>
                <w:rFonts w:ascii="Calibri" w:hAnsi="Calibri" w:eastAsia="Calibri" w:cs="Calibri"/>
                <w:sz w:val="24"/>
                <w:szCs w:val="24"/>
              </w:rPr>
              <w:t>1. Staff member clicks on the Profile Tab</w:t>
            </w:r>
          </w:p>
        </w:tc>
        <w:tc>
          <w:tcPr>
            <w:tcW w:w="4680" w:type="dxa"/>
            <w:tcBorders>
              <w:bottom w:val="single" w:color="000000" w:sz="6" w:space="0"/>
              <w:right w:val="single" w:color="000000" w:sz="6" w:space="0"/>
            </w:tcBorders>
          </w:tcPr>
          <w:p w:rsidR="671DC62F" w:rsidP="671DC62F" w:rsidRDefault="671DC62F" w14:paraId="4D97A95E" w14:textId="1638BAB2">
            <w:pPr>
              <w:rPr>
                <w:rFonts w:ascii="Calibri" w:hAnsi="Calibri" w:eastAsia="Calibri" w:cs="Calibri"/>
                <w:sz w:val="24"/>
                <w:szCs w:val="24"/>
              </w:rPr>
            </w:pPr>
            <w:r w:rsidRPr="671DC62F">
              <w:rPr>
                <w:rFonts w:ascii="Calibri" w:hAnsi="Calibri" w:eastAsia="Calibri" w:cs="Calibri"/>
                <w:sz w:val="24"/>
                <w:szCs w:val="24"/>
              </w:rPr>
              <w:t>2. System displays the Staff Profile UI</w:t>
            </w:r>
          </w:p>
        </w:tc>
      </w:tr>
      <w:tr w:rsidR="671DC62F" w:rsidTr="671DC62F" w14:paraId="5021FC15" w14:textId="77777777">
        <w:tc>
          <w:tcPr>
            <w:tcW w:w="4680" w:type="dxa"/>
            <w:tcBorders>
              <w:left w:val="single" w:color="000000" w:sz="6" w:space="0"/>
              <w:bottom w:val="single" w:color="000000" w:sz="6" w:space="0"/>
              <w:right w:val="single" w:color="000000" w:sz="6" w:space="0"/>
            </w:tcBorders>
          </w:tcPr>
          <w:p w:rsidR="671DC62F" w:rsidP="671DC62F" w:rsidRDefault="671DC62F" w14:paraId="07EF4C61" w14:textId="675A901A">
            <w:pPr>
              <w:rPr>
                <w:rFonts w:ascii="Calibri" w:hAnsi="Calibri" w:eastAsia="Calibri" w:cs="Calibri"/>
                <w:sz w:val="24"/>
                <w:szCs w:val="24"/>
              </w:rPr>
            </w:pPr>
            <w:r w:rsidRPr="671DC62F">
              <w:rPr>
                <w:rFonts w:ascii="Calibri" w:hAnsi="Calibri" w:eastAsia="Calibri" w:cs="Calibri"/>
                <w:sz w:val="24"/>
                <w:szCs w:val="24"/>
              </w:rPr>
              <w:t>3. Staff clicks “Update Preferences”</w:t>
            </w:r>
          </w:p>
        </w:tc>
        <w:tc>
          <w:tcPr>
            <w:tcW w:w="4680" w:type="dxa"/>
            <w:tcBorders>
              <w:bottom w:val="single" w:color="000000" w:sz="6" w:space="0"/>
              <w:right w:val="single" w:color="000000" w:sz="6" w:space="0"/>
            </w:tcBorders>
          </w:tcPr>
          <w:p w:rsidR="671DC62F" w:rsidP="671DC62F" w:rsidRDefault="671DC62F" w14:paraId="02F2929B" w14:textId="3858CBC8">
            <w:pPr>
              <w:rPr>
                <w:rFonts w:ascii="Calibri" w:hAnsi="Calibri" w:eastAsia="Calibri" w:cs="Calibri"/>
                <w:sz w:val="24"/>
                <w:szCs w:val="24"/>
              </w:rPr>
            </w:pPr>
            <w:r w:rsidRPr="671DC62F">
              <w:rPr>
                <w:rFonts w:ascii="Calibri" w:hAnsi="Calibri" w:eastAsia="Calibri" w:cs="Calibri"/>
                <w:sz w:val="24"/>
                <w:szCs w:val="24"/>
              </w:rPr>
              <w:t>4. System displays the preferences information.</w:t>
            </w:r>
          </w:p>
        </w:tc>
      </w:tr>
      <w:tr w:rsidR="671DC62F" w:rsidTr="671DC62F" w14:paraId="7C9FB159" w14:textId="77777777">
        <w:tc>
          <w:tcPr>
            <w:tcW w:w="4680" w:type="dxa"/>
            <w:tcBorders>
              <w:left w:val="single" w:color="000000" w:sz="6" w:space="0"/>
              <w:bottom w:val="single" w:color="000000" w:sz="6" w:space="0"/>
              <w:right w:val="single" w:color="000000" w:sz="6" w:space="0"/>
            </w:tcBorders>
          </w:tcPr>
          <w:p w:rsidR="671DC62F" w:rsidP="671DC62F" w:rsidRDefault="671DC62F" w14:paraId="55C48F6B" w14:textId="0A3EE2EE">
            <w:pPr>
              <w:rPr>
                <w:rFonts w:ascii="Calibri" w:hAnsi="Calibri" w:eastAsia="Calibri" w:cs="Calibri"/>
                <w:sz w:val="24"/>
                <w:szCs w:val="24"/>
              </w:rPr>
            </w:pPr>
            <w:r w:rsidRPr="671DC62F">
              <w:rPr>
                <w:rFonts w:ascii="Calibri" w:hAnsi="Calibri" w:eastAsia="Calibri" w:cs="Calibri"/>
                <w:sz w:val="24"/>
                <w:szCs w:val="24"/>
              </w:rPr>
              <w:t>5. Staff changes the preferences.</w:t>
            </w:r>
          </w:p>
        </w:tc>
        <w:tc>
          <w:tcPr>
            <w:tcW w:w="4680" w:type="dxa"/>
            <w:tcBorders>
              <w:bottom w:val="single" w:color="000000" w:sz="6" w:space="0"/>
              <w:right w:val="single" w:color="000000" w:sz="6" w:space="0"/>
            </w:tcBorders>
          </w:tcPr>
          <w:p w:rsidR="671DC62F" w:rsidP="671DC62F" w:rsidRDefault="671DC62F" w14:paraId="5B07B551" w14:textId="7E55035F">
            <w:pPr>
              <w:rPr>
                <w:rFonts w:ascii="Calibri" w:hAnsi="Calibri" w:eastAsia="Calibri" w:cs="Calibri"/>
                <w:sz w:val="24"/>
                <w:szCs w:val="24"/>
              </w:rPr>
            </w:pPr>
            <w:r w:rsidRPr="671DC62F">
              <w:rPr>
                <w:rFonts w:ascii="Calibri" w:hAnsi="Calibri" w:eastAsia="Calibri" w:cs="Calibri"/>
                <w:sz w:val="24"/>
                <w:szCs w:val="24"/>
              </w:rPr>
              <w:t xml:space="preserve">6. Confirmation message is displayed containing the changed preferences. </w:t>
            </w:r>
          </w:p>
        </w:tc>
      </w:tr>
      <w:tr w:rsidR="671DC62F" w:rsidTr="671DC62F" w14:paraId="61CCBB9B" w14:textId="77777777">
        <w:tc>
          <w:tcPr>
            <w:tcW w:w="4680" w:type="dxa"/>
            <w:tcBorders>
              <w:left w:val="single" w:color="000000" w:sz="6" w:space="0"/>
              <w:bottom w:val="single" w:color="000000" w:sz="6" w:space="0"/>
              <w:right w:val="single" w:color="000000" w:sz="6" w:space="0"/>
            </w:tcBorders>
          </w:tcPr>
          <w:p w:rsidR="671DC62F" w:rsidP="671DC62F" w:rsidRDefault="671DC62F" w14:paraId="635B9A71" w14:textId="2CF475C5">
            <w:pPr>
              <w:rPr>
                <w:rFonts w:ascii="Calibri" w:hAnsi="Calibri" w:eastAsia="Calibri" w:cs="Calibri"/>
                <w:sz w:val="24"/>
                <w:szCs w:val="24"/>
              </w:rPr>
            </w:pPr>
            <w:r w:rsidRPr="671DC62F">
              <w:rPr>
                <w:rFonts w:ascii="Calibri" w:hAnsi="Calibri" w:eastAsia="Calibri" w:cs="Calibri"/>
                <w:sz w:val="24"/>
                <w:szCs w:val="24"/>
              </w:rPr>
              <w:t>7. Staff confirms the changes by clicking “Confirm”</w:t>
            </w:r>
          </w:p>
        </w:tc>
        <w:tc>
          <w:tcPr>
            <w:tcW w:w="4680" w:type="dxa"/>
            <w:tcBorders>
              <w:bottom w:val="single" w:color="000000" w:sz="6" w:space="0"/>
              <w:right w:val="single" w:color="000000" w:sz="6" w:space="0"/>
            </w:tcBorders>
          </w:tcPr>
          <w:p w:rsidR="671DC62F" w:rsidP="671DC62F" w:rsidRDefault="671DC62F" w14:paraId="28C9714E" w14:textId="0F22406A">
            <w:pPr>
              <w:rPr>
                <w:rFonts w:ascii="Calibri" w:hAnsi="Calibri" w:eastAsia="Calibri" w:cs="Calibri"/>
                <w:sz w:val="24"/>
                <w:szCs w:val="24"/>
              </w:rPr>
            </w:pPr>
            <w:r w:rsidRPr="671DC62F">
              <w:rPr>
                <w:rFonts w:ascii="Calibri" w:hAnsi="Calibri" w:eastAsia="Calibri" w:cs="Calibri"/>
                <w:sz w:val="24"/>
                <w:szCs w:val="24"/>
              </w:rPr>
              <w:t>8. System is updated with Staff’s new preferences</w:t>
            </w:r>
          </w:p>
        </w:tc>
      </w:tr>
      <w:tr w:rsidR="671DC62F" w:rsidTr="671DC62F" w14:paraId="61DE10F9" w14:textId="77777777">
        <w:tc>
          <w:tcPr>
            <w:tcW w:w="4680" w:type="dxa"/>
            <w:tcBorders>
              <w:left w:val="single" w:color="000000" w:sz="6" w:space="0"/>
              <w:bottom w:val="single" w:color="000000" w:sz="6" w:space="0"/>
              <w:right w:val="single" w:color="000000" w:sz="6" w:space="0"/>
            </w:tcBorders>
          </w:tcPr>
          <w:p w:rsidR="671DC62F" w:rsidP="671DC62F" w:rsidRDefault="671DC62F" w14:paraId="4E32D67C" w14:textId="47F95E02">
            <w:pPr>
              <w:rPr>
                <w:rFonts w:ascii="Calibri" w:hAnsi="Calibri" w:eastAsia="Calibri" w:cs="Calibri"/>
                <w:sz w:val="24"/>
                <w:szCs w:val="24"/>
              </w:rPr>
            </w:pPr>
          </w:p>
        </w:tc>
        <w:tc>
          <w:tcPr>
            <w:tcW w:w="4680" w:type="dxa"/>
            <w:tcBorders>
              <w:bottom w:val="single" w:color="000000" w:sz="6" w:space="0"/>
              <w:right w:val="single" w:color="000000" w:sz="6" w:space="0"/>
            </w:tcBorders>
          </w:tcPr>
          <w:p w:rsidR="671DC62F" w:rsidP="671DC62F" w:rsidRDefault="671DC62F" w14:paraId="4266B4A3" w14:textId="77647885">
            <w:pPr>
              <w:rPr>
                <w:rFonts w:ascii="Calibri" w:hAnsi="Calibri" w:eastAsia="Calibri" w:cs="Calibri"/>
                <w:sz w:val="24"/>
                <w:szCs w:val="24"/>
              </w:rPr>
            </w:pPr>
            <w:r w:rsidRPr="671DC62F">
              <w:rPr>
                <w:rFonts w:ascii="Calibri" w:hAnsi="Calibri" w:eastAsia="Calibri" w:cs="Calibri"/>
                <w:sz w:val="24"/>
                <w:szCs w:val="24"/>
              </w:rPr>
              <w:t>9. Staff Profile UI is displayed</w:t>
            </w:r>
          </w:p>
        </w:tc>
      </w:tr>
    </w:tbl>
    <w:p w:rsidR="671DC62F" w:rsidP="671DC62F" w:rsidRDefault="671DC62F" w14:paraId="2C18F1A1" w14:textId="5C194656">
      <w:pPr>
        <w:rPr>
          <w:rFonts w:ascii="Calibri" w:hAnsi="Calibri" w:eastAsia="Calibri" w:cs="Calibri"/>
          <w:color w:val="000000"/>
          <w:sz w:val="24"/>
          <w:szCs w:val="24"/>
        </w:rPr>
      </w:pPr>
    </w:p>
    <w:tbl>
      <w:tblPr>
        <w:tblW w:w="0" w:type="auto"/>
        <w:tblLayout w:type="fixed"/>
        <w:tblLook w:val="0000" w:firstRow="0" w:lastRow="0" w:firstColumn="0" w:lastColumn="0" w:noHBand="0" w:noVBand="0"/>
      </w:tblPr>
      <w:tblGrid>
        <w:gridCol w:w="4680"/>
        <w:gridCol w:w="4680"/>
      </w:tblGrid>
      <w:tr w:rsidR="671DC62F" w:rsidTr="671DC62F" w14:paraId="3F89F014" w14:textId="77777777">
        <w:tc>
          <w:tcPr>
            <w:tcW w:w="4680" w:type="dxa"/>
            <w:tcBorders>
              <w:top w:val="single" w:color="000000" w:sz="6" w:space="0"/>
              <w:left w:val="single" w:color="000000" w:sz="6" w:space="0"/>
              <w:bottom w:val="single" w:color="000000" w:sz="6" w:space="0"/>
              <w:right w:val="single" w:color="000000" w:sz="6" w:space="0"/>
            </w:tcBorders>
          </w:tcPr>
          <w:p w:rsidR="671DC62F" w:rsidP="671DC62F" w:rsidRDefault="671DC62F" w14:paraId="45F54C15" w14:textId="5415EE8F">
            <w:pPr>
              <w:rPr>
                <w:rFonts w:ascii="Calibri" w:hAnsi="Calibri" w:eastAsia="Calibri" w:cs="Calibri"/>
                <w:sz w:val="24"/>
                <w:szCs w:val="24"/>
              </w:rPr>
            </w:pPr>
            <w:r w:rsidRPr="671DC62F">
              <w:rPr>
                <w:rFonts w:ascii="Calibri" w:hAnsi="Calibri" w:eastAsia="Calibri" w:cs="Calibri"/>
                <w:sz w:val="24"/>
                <w:szCs w:val="24"/>
              </w:rPr>
              <w:t>Alternate Flow 7.1</w:t>
            </w:r>
          </w:p>
          <w:p w:rsidR="671DC62F" w:rsidP="671DC62F" w:rsidRDefault="671DC62F" w14:paraId="558841C5" w14:textId="3D5DEAF8">
            <w:pPr>
              <w:rPr>
                <w:rFonts w:ascii="Calibri" w:hAnsi="Calibri" w:eastAsia="Calibri" w:cs="Calibri"/>
                <w:sz w:val="24"/>
                <w:szCs w:val="24"/>
              </w:rPr>
            </w:pPr>
          </w:p>
        </w:tc>
        <w:tc>
          <w:tcPr>
            <w:tcW w:w="4680" w:type="dxa"/>
            <w:tcBorders>
              <w:top w:val="single" w:color="000000" w:sz="6" w:space="0"/>
              <w:bottom w:val="single" w:color="000000" w:sz="6" w:space="0"/>
              <w:right w:val="single" w:color="000000" w:sz="6" w:space="0"/>
            </w:tcBorders>
          </w:tcPr>
          <w:p w:rsidR="671DC62F" w:rsidP="671DC62F" w:rsidRDefault="671DC62F" w14:paraId="0269EC8A" w14:textId="4EC1624E">
            <w:pPr>
              <w:rPr>
                <w:rFonts w:ascii="Calibri" w:hAnsi="Calibri" w:eastAsia="Calibri" w:cs="Calibri"/>
                <w:sz w:val="24"/>
                <w:szCs w:val="24"/>
              </w:rPr>
            </w:pPr>
          </w:p>
        </w:tc>
      </w:tr>
      <w:tr w:rsidR="671DC62F" w:rsidTr="671DC62F" w14:paraId="7EF5268B" w14:textId="77777777">
        <w:tc>
          <w:tcPr>
            <w:tcW w:w="4680" w:type="dxa"/>
            <w:tcBorders>
              <w:left w:val="single" w:color="000000" w:sz="6" w:space="0"/>
              <w:bottom w:val="single" w:color="000000" w:sz="6" w:space="0"/>
              <w:right w:val="single" w:color="000000" w:sz="6" w:space="0"/>
            </w:tcBorders>
          </w:tcPr>
          <w:p w:rsidR="671DC62F" w:rsidP="671DC62F" w:rsidRDefault="671DC62F" w14:paraId="2769E9D6" w14:textId="45196C15">
            <w:pPr>
              <w:rPr>
                <w:rFonts w:ascii="Calibri" w:hAnsi="Calibri" w:eastAsia="Calibri" w:cs="Calibri"/>
                <w:sz w:val="24"/>
                <w:szCs w:val="24"/>
              </w:rPr>
            </w:pPr>
            <w:r w:rsidRPr="671DC62F">
              <w:rPr>
                <w:rFonts w:ascii="Calibri" w:hAnsi="Calibri" w:eastAsia="Calibri" w:cs="Calibri"/>
                <w:sz w:val="24"/>
                <w:szCs w:val="24"/>
              </w:rPr>
              <w:t>7.1.1 Staff rejects the changes by clicking “Reject”</w:t>
            </w:r>
          </w:p>
        </w:tc>
        <w:tc>
          <w:tcPr>
            <w:tcW w:w="4680" w:type="dxa"/>
            <w:tcBorders>
              <w:bottom w:val="single" w:color="000000" w:sz="6" w:space="0"/>
              <w:right w:val="single" w:color="000000" w:sz="6" w:space="0"/>
            </w:tcBorders>
          </w:tcPr>
          <w:p w:rsidR="671DC62F" w:rsidP="671DC62F" w:rsidRDefault="671DC62F" w14:paraId="7F99A0C7" w14:textId="22706600">
            <w:pPr>
              <w:rPr>
                <w:rFonts w:ascii="Calibri" w:hAnsi="Calibri" w:eastAsia="Calibri" w:cs="Calibri"/>
                <w:sz w:val="24"/>
                <w:szCs w:val="24"/>
              </w:rPr>
            </w:pPr>
            <w:r w:rsidRPr="671DC62F">
              <w:rPr>
                <w:rFonts w:ascii="Calibri" w:hAnsi="Calibri" w:eastAsia="Calibri" w:cs="Calibri"/>
                <w:sz w:val="24"/>
                <w:szCs w:val="24"/>
              </w:rPr>
              <w:t>7.1.2 Changes are discarded.</w:t>
            </w:r>
          </w:p>
        </w:tc>
      </w:tr>
      <w:tr w:rsidR="671DC62F" w:rsidTr="671DC62F" w14:paraId="24B76ECC" w14:textId="77777777">
        <w:tc>
          <w:tcPr>
            <w:tcW w:w="4680" w:type="dxa"/>
            <w:tcBorders>
              <w:left w:val="single" w:color="000000" w:sz="6" w:space="0"/>
              <w:bottom w:val="single" w:color="000000" w:sz="6" w:space="0"/>
              <w:right w:val="single" w:color="000000" w:sz="6" w:space="0"/>
            </w:tcBorders>
          </w:tcPr>
          <w:p w:rsidR="671DC62F" w:rsidP="671DC62F" w:rsidRDefault="671DC62F" w14:paraId="0A200E1F" w14:textId="44A92C3D">
            <w:pPr>
              <w:rPr>
                <w:rFonts w:ascii="Calibri" w:hAnsi="Calibri" w:eastAsia="Calibri" w:cs="Calibri"/>
                <w:sz w:val="24"/>
                <w:szCs w:val="24"/>
              </w:rPr>
            </w:pPr>
          </w:p>
        </w:tc>
        <w:tc>
          <w:tcPr>
            <w:tcW w:w="4680" w:type="dxa"/>
            <w:tcBorders>
              <w:bottom w:val="single" w:color="000000" w:sz="6" w:space="0"/>
              <w:right w:val="single" w:color="000000" w:sz="6" w:space="0"/>
            </w:tcBorders>
          </w:tcPr>
          <w:p w:rsidR="671DC62F" w:rsidP="671DC62F" w:rsidRDefault="671DC62F" w14:paraId="52FB3AC6" w14:textId="6B3DE80F">
            <w:pPr>
              <w:rPr>
                <w:rFonts w:ascii="Calibri" w:hAnsi="Calibri" w:eastAsia="Calibri" w:cs="Calibri"/>
                <w:sz w:val="24"/>
                <w:szCs w:val="24"/>
              </w:rPr>
            </w:pPr>
            <w:r w:rsidRPr="671DC62F">
              <w:rPr>
                <w:rFonts w:ascii="Calibri" w:hAnsi="Calibri" w:eastAsia="Calibri" w:cs="Calibri"/>
                <w:sz w:val="24"/>
                <w:szCs w:val="24"/>
              </w:rPr>
              <w:t xml:space="preserve">7.1.3 System displays the preferences information. </w:t>
            </w:r>
          </w:p>
        </w:tc>
      </w:tr>
    </w:tbl>
    <w:p w:rsidR="5AC66BC9" w:rsidP="671DC62F" w:rsidRDefault="5AC66BC9" w14:paraId="5C037316" w14:textId="63B9070F">
      <w:pPr>
        <w:rPr>
          <w:rFonts w:ascii="Calibri" w:hAnsi="Calibri" w:eastAsia="Calibri" w:cs="Calibri"/>
          <w:color w:val="000000"/>
          <w:sz w:val="24"/>
          <w:szCs w:val="24"/>
          <w:lang w:val="en-CA"/>
        </w:rPr>
      </w:pPr>
      <w:r w:rsidRPr="671DC62F">
        <w:rPr>
          <w:rFonts w:ascii="Calibri" w:hAnsi="Calibri" w:eastAsia="Calibri" w:cs="Calibri"/>
          <w:color w:val="000000"/>
          <w:sz w:val="24"/>
          <w:szCs w:val="24"/>
        </w:rPr>
        <w:t xml:space="preserve"> </w:t>
      </w:r>
    </w:p>
    <w:p w:rsidR="671DC62F" w:rsidRDefault="671DC62F" w14:paraId="750C17C9" w14:textId="63B9070F">
      <w:r>
        <w:br w:type="page"/>
      </w:r>
    </w:p>
    <w:p w:rsidR="5AC66BC9" w:rsidP="0061647B" w:rsidRDefault="5AC66BC9" w14:paraId="20D69657" w14:textId="04E095BB">
      <w:pPr>
        <w:pStyle w:val="Heading2"/>
      </w:pPr>
      <w:bookmarkStart w:name="_Toc63015998" w:id="54"/>
      <w:r w:rsidRPr="671DC62F">
        <w:lastRenderedPageBreak/>
        <w:t xml:space="preserve">User Case </w:t>
      </w:r>
      <w:r w:rsidRPr="671DC62F" w:rsidR="6620A387">
        <w:t>19</w:t>
      </w:r>
      <w:r w:rsidRPr="671DC62F">
        <w:t>: Staff Views Available Appointments</w:t>
      </w:r>
      <w:bookmarkEnd w:id="54"/>
    </w:p>
    <w:p w:rsidR="5AC66BC9" w:rsidP="671DC62F" w:rsidRDefault="5AC66BC9" w14:paraId="079C4EC5" w14:textId="2D7E7430">
      <w:pPr>
        <w:rPr>
          <w:rFonts w:ascii="Calibri" w:hAnsi="Calibri" w:eastAsia="Calibri" w:cs="Calibri"/>
          <w:color w:val="000000"/>
          <w:sz w:val="24"/>
          <w:szCs w:val="24"/>
          <w:lang w:val="en-CA"/>
        </w:rPr>
      </w:pPr>
      <w:r w:rsidRPr="671DC62F">
        <w:rPr>
          <w:rFonts w:ascii="Calibri" w:hAnsi="Calibri" w:eastAsia="Calibri" w:cs="Calibri"/>
          <w:b/>
          <w:bCs/>
          <w:color w:val="000000"/>
          <w:sz w:val="24"/>
          <w:szCs w:val="24"/>
        </w:rPr>
        <w:t>Precondition</w:t>
      </w:r>
      <w:r w:rsidRPr="671DC62F">
        <w:rPr>
          <w:rFonts w:ascii="Calibri" w:hAnsi="Calibri" w:eastAsia="Calibri" w:cs="Calibri"/>
          <w:color w:val="000000"/>
          <w:sz w:val="24"/>
          <w:szCs w:val="24"/>
        </w:rPr>
        <w:t xml:space="preserve">: Valid and available Appointments exist, Staff account is valid, Staff is logged in. </w:t>
      </w:r>
    </w:p>
    <w:p w:rsidR="5AC66BC9" w:rsidP="671DC62F" w:rsidRDefault="5AC66BC9" w14:paraId="3F9AD00B" w14:textId="3BD73DC9">
      <w:pPr>
        <w:rPr>
          <w:rFonts w:ascii="Calibri" w:hAnsi="Calibri" w:eastAsia="Calibri" w:cs="Calibri"/>
          <w:color w:val="000000"/>
          <w:sz w:val="24"/>
          <w:szCs w:val="24"/>
          <w:lang w:val="en-CA"/>
        </w:rPr>
      </w:pPr>
      <w:r w:rsidRPr="671DC62F">
        <w:rPr>
          <w:rFonts w:ascii="Calibri" w:hAnsi="Calibri" w:eastAsia="Calibri" w:cs="Calibri"/>
          <w:b/>
          <w:bCs/>
          <w:color w:val="000000"/>
          <w:sz w:val="24"/>
          <w:szCs w:val="24"/>
        </w:rPr>
        <w:t>Postcondition</w:t>
      </w:r>
      <w:r w:rsidRPr="671DC62F">
        <w:rPr>
          <w:rFonts w:ascii="Calibri" w:hAnsi="Calibri" w:eastAsia="Calibri" w:cs="Calibri"/>
          <w:color w:val="000000"/>
          <w:sz w:val="24"/>
          <w:szCs w:val="24"/>
        </w:rPr>
        <w:t xml:space="preserve">: Available appointments are displayed. </w:t>
      </w:r>
    </w:p>
    <w:p w:rsidR="5AC66BC9" w:rsidP="671DC62F" w:rsidRDefault="5AC66BC9" w14:paraId="301DEED0" w14:textId="7938D71B">
      <w:pPr>
        <w:rPr>
          <w:rFonts w:ascii="Calibri" w:hAnsi="Calibri" w:eastAsia="Calibri" w:cs="Calibri"/>
          <w:color w:val="000000"/>
          <w:sz w:val="24"/>
          <w:szCs w:val="24"/>
          <w:lang w:val="en-CA"/>
        </w:rPr>
      </w:pPr>
      <w:r w:rsidRPr="671DC62F">
        <w:rPr>
          <w:rFonts w:ascii="Calibri" w:hAnsi="Calibri" w:eastAsia="Calibri" w:cs="Calibri"/>
          <w:b/>
          <w:bCs/>
          <w:color w:val="000000"/>
          <w:sz w:val="24"/>
          <w:szCs w:val="24"/>
        </w:rPr>
        <w:t>Limitations</w:t>
      </w:r>
      <w:r w:rsidRPr="671DC62F">
        <w:rPr>
          <w:rFonts w:ascii="Calibri" w:hAnsi="Calibri" w:eastAsia="Calibri" w:cs="Calibri"/>
          <w:color w:val="000000"/>
          <w:sz w:val="24"/>
          <w:szCs w:val="24"/>
        </w:rPr>
        <w:t>: Appointment displayed must meet Staff’s preferences and qualifications.</w:t>
      </w:r>
    </w:p>
    <w:p w:rsidR="671DC62F" w:rsidP="671DC62F" w:rsidRDefault="671DC62F" w14:paraId="67AC297D" w14:textId="7938D71B">
      <w:pPr>
        <w:rPr>
          <w:rFonts w:ascii="Calibri" w:hAnsi="Calibri" w:eastAsia="Calibri" w:cs="Calibri"/>
          <w:color w:val="000000"/>
          <w:sz w:val="24"/>
          <w:szCs w:val="24"/>
        </w:rPr>
      </w:pPr>
    </w:p>
    <w:tbl>
      <w:tblPr>
        <w:tblW w:w="0" w:type="auto"/>
        <w:tblLayout w:type="fixed"/>
        <w:tblLook w:val="0000" w:firstRow="0" w:lastRow="0" w:firstColumn="0" w:lastColumn="0" w:noHBand="0" w:noVBand="0"/>
      </w:tblPr>
      <w:tblGrid>
        <w:gridCol w:w="4680"/>
        <w:gridCol w:w="4680"/>
      </w:tblGrid>
      <w:tr w:rsidR="671DC62F" w:rsidTr="671DC62F" w14:paraId="12C9B2F9" w14:textId="77777777">
        <w:tc>
          <w:tcPr>
            <w:tcW w:w="4680" w:type="dxa"/>
            <w:tcBorders>
              <w:top w:val="single" w:color="000000" w:sz="6" w:space="0"/>
              <w:left w:val="single" w:color="000000" w:sz="6" w:space="0"/>
              <w:bottom w:val="single" w:color="000000" w:sz="6" w:space="0"/>
              <w:right w:val="single" w:color="000000" w:sz="6" w:space="0"/>
            </w:tcBorders>
          </w:tcPr>
          <w:p w:rsidR="671DC62F" w:rsidP="671DC62F" w:rsidRDefault="671DC62F" w14:paraId="61FA79DF" w14:textId="1956C758">
            <w:pPr>
              <w:rPr>
                <w:rFonts w:ascii="Calibri" w:hAnsi="Calibri" w:eastAsia="Calibri" w:cs="Calibri"/>
                <w:sz w:val="24"/>
                <w:szCs w:val="24"/>
              </w:rPr>
            </w:pPr>
            <w:r w:rsidRPr="671DC62F">
              <w:rPr>
                <w:rFonts w:ascii="Calibri" w:hAnsi="Calibri" w:eastAsia="Calibri" w:cs="Calibri"/>
                <w:sz w:val="24"/>
                <w:szCs w:val="24"/>
              </w:rPr>
              <w:t>Actor Action</w:t>
            </w:r>
          </w:p>
        </w:tc>
        <w:tc>
          <w:tcPr>
            <w:tcW w:w="4680" w:type="dxa"/>
            <w:tcBorders>
              <w:top w:val="single" w:color="000000" w:sz="6" w:space="0"/>
              <w:bottom w:val="single" w:color="000000" w:sz="6" w:space="0"/>
              <w:right w:val="single" w:color="000000" w:sz="6" w:space="0"/>
            </w:tcBorders>
          </w:tcPr>
          <w:p w:rsidR="671DC62F" w:rsidP="671DC62F" w:rsidRDefault="671DC62F" w14:paraId="4BCAF65E" w14:textId="13587D01">
            <w:pPr>
              <w:rPr>
                <w:rFonts w:ascii="Calibri" w:hAnsi="Calibri" w:eastAsia="Calibri" w:cs="Calibri"/>
                <w:sz w:val="24"/>
                <w:szCs w:val="24"/>
              </w:rPr>
            </w:pPr>
            <w:r w:rsidRPr="671DC62F">
              <w:rPr>
                <w:rFonts w:ascii="Calibri" w:hAnsi="Calibri" w:eastAsia="Calibri" w:cs="Calibri"/>
                <w:sz w:val="24"/>
                <w:szCs w:val="24"/>
              </w:rPr>
              <w:t>System Response</w:t>
            </w:r>
          </w:p>
        </w:tc>
      </w:tr>
      <w:tr w:rsidR="671DC62F" w:rsidTr="671DC62F" w14:paraId="18789D85" w14:textId="77777777">
        <w:tc>
          <w:tcPr>
            <w:tcW w:w="4680" w:type="dxa"/>
            <w:tcBorders>
              <w:left w:val="single" w:color="000000" w:sz="6" w:space="0"/>
              <w:bottom w:val="single" w:color="000000" w:sz="6" w:space="0"/>
              <w:right w:val="single" w:color="000000" w:sz="6" w:space="0"/>
            </w:tcBorders>
          </w:tcPr>
          <w:p w:rsidR="671DC62F" w:rsidP="671DC62F" w:rsidRDefault="671DC62F" w14:paraId="545E3332" w14:textId="64841684">
            <w:pPr>
              <w:rPr>
                <w:rFonts w:ascii="Calibri" w:hAnsi="Calibri" w:eastAsia="Calibri" w:cs="Calibri"/>
                <w:sz w:val="24"/>
                <w:szCs w:val="24"/>
              </w:rPr>
            </w:pPr>
            <w:r w:rsidRPr="671DC62F">
              <w:rPr>
                <w:rFonts w:ascii="Calibri" w:hAnsi="Calibri" w:eastAsia="Calibri" w:cs="Calibri"/>
                <w:sz w:val="24"/>
                <w:szCs w:val="24"/>
              </w:rPr>
              <w:t>1. Staff clicks on the Schedule tab</w:t>
            </w:r>
          </w:p>
        </w:tc>
        <w:tc>
          <w:tcPr>
            <w:tcW w:w="4680" w:type="dxa"/>
            <w:tcBorders>
              <w:bottom w:val="single" w:color="000000" w:sz="6" w:space="0"/>
              <w:right w:val="single" w:color="000000" w:sz="6" w:space="0"/>
            </w:tcBorders>
          </w:tcPr>
          <w:p w:rsidR="671DC62F" w:rsidP="671DC62F" w:rsidRDefault="671DC62F" w14:paraId="4BFC9137" w14:textId="60CDE7E0">
            <w:pPr>
              <w:rPr>
                <w:rFonts w:ascii="Calibri" w:hAnsi="Calibri" w:eastAsia="Calibri" w:cs="Calibri"/>
                <w:sz w:val="24"/>
                <w:szCs w:val="24"/>
              </w:rPr>
            </w:pPr>
            <w:r w:rsidRPr="671DC62F">
              <w:rPr>
                <w:rFonts w:ascii="Calibri" w:hAnsi="Calibri" w:eastAsia="Calibri" w:cs="Calibri"/>
                <w:sz w:val="24"/>
                <w:szCs w:val="24"/>
              </w:rPr>
              <w:t>2. Staff Schedule UI is displayed</w:t>
            </w:r>
          </w:p>
        </w:tc>
      </w:tr>
      <w:tr w:rsidR="671DC62F" w:rsidTr="671DC62F" w14:paraId="75F84AFE" w14:textId="77777777">
        <w:tc>
          <w:tcPr>
            <w:tcW w:w="4680" w:type="dxa"/>
            <w:tcBorders>
              <w:left w:val="single" w:color="000000" w:sz="6" w:space="0"/>
              <w:bottom w:val="single" w:color="000000" w:sz="6" w:space="0"/>
              <w:right w:val="single" w:color="000000" w:sz="6" w:space="0"/>
            </w:tcBorders>
          </w:tcPr>
          <w:p w:rsidR="671DC62F" w:rsidP="671DC62F" w:rsidRDefault="671DC62F" w14:paraId="25AA1169" w14:textId="48029173">
            <w:pPr>
              <w:rPr>
                <w:rFonts w:ascii="Calibri" w:hAnsi="Calibri" w:eastAsia="Calibri" w:cs="Calibri"/>
                <w:sz w:val="24"/>
                <w:szCs w:val="24"/>
              </w:rPr>
            </w:pPr>
            <w:r w:rsidRPr="671DC62F">
              <w:rPr>
                <w:rFonts w:ascii="Calibri" w:hAnsi="Calibri" w:eastAsia="Calibri" w:cs="Calibri"/>
                <w:sz w:val="24"/>
                <w:szCs w:val="24"/>
              </w:rPr>
              <w:t>3. Staff clicks “Show Available Appointments”</w:t>
            </w:r>
          </w:p>
        </w:tc>
        <w:tc>
          <w:tcPr>
            <w:tcW w:w="4680" w:type="dxa"/>
            <w:tcBorders>
              <w:bottom w:val="single" w:color="000000" w:sz="6" w:space="0"/>
              <w:right w:val="single" w:color="000000" w:sz="6" w:space="0"/>
            </w:tcBorders>
          </w:tcPr>
          <w:p w:rsidR="671DC62F" w:rsidP="671DC62F" w:rsidRDefault="671DC62F" w14:paraId="3F9B1249" w14:textId="7481124B">
            <w:pPr>
              <w:rPr>
                <w:rFonts w:ascii="Calibri" w:hAnsi="Calibri" w:eastAsia="Calibri" w:cs="Calibri"/>
                <w:sz w:val="24"/>
                <w:szCs w:val="24"/>
              </w:rPr>
            </w:pPr>
            <w:r w:rsidRPr="671DC62F">
              <w:rPr>
                <w:rFonts w:ascii="Calibri" w:hAnsi="Calibri" w:eastAsia="Calibri" w:cs="Calibri"/>
                <w:sz w:val="24"/>
                <w:szCs w:val="24"/>
              </w:rPr>
              <w:t xml:space="preserve">4. Available appointments are populated using Staff member’s preferences and displayed. </w:t>
            </w:r>
          </w:p>
        </w:tc>
      </w:tr>
    </w:tbl>
    <w:p w:rsidR="5AC66BC9" w:rsidP="671DC62F" w:rsidRDefault="5AC66BC9" w14:paraId="7ABE49CA" w14:textId="0378E3C0">
      <w:pPr>
        <w:rPr>
          <w:rFonts w:ascii="Calibri" w:hAnsi="Calibri" w:eastAsia="Calibri" w:cs="Calibri"/>
          <w:color w:val="000000"/>
          <w:sz w:val="24"/>
          <w:szCs w:val="24"/>
          <w:lang w:val="en-CA"/>
        </w:rPr>
      </w:pPr>
      <w:r w:rsidRPr="671DC62F">
        <w:rPr>
          <w:rFonts w:ascii="Calibri" w:hAnsi="Calibri" w:eastAsia="Calibri" w:cs="Calibri"/>
          <w:color w:val="000000"/>
          <w:sz w:val="24"/>
          <w:szCs w:val="24"/>
        </w:rPr>
        <w:t xml:space="preserve"> </w:t>
      </w:r>
    </w:p>
    <w:p w:rsidR="671DC62F" w:rsidRDefault="671DC62F" w14:paraId="1AED4F93" w14:textId="5670834A">
      <w:r>
        <w:br w:type="page"/>
      </w:r>
    </w:p>
    <w:p w:rsidR="5AC66BC9" w:rsidP="0061647B" w:rsidRDefault="5AC66BC9" w14:paraId="4BD8BDC9" w14:textId="68159935">
      <w:pPr>
        <w:pStyle w:val="Heading2"/>
        <w:rPr>
          <w:lang w:val="en-CA"/>
        </w:rPr>
      </w:pPr>
      <w:bookmarkStart w:name="_Toc63015999" w:id="55"/>
      <w:r w:rsidRPr="671DC62F">
        <w:lastRenderedPageBreak/>
        <w:t>User Case 2</w:t>
      </w:r>
      <w:r w:rsidRPr="671DC62F" w:rsidR="0DCDC740">
        <w:t>0</w:t>
      </w:r>
      <w:r w:rsidRPr="671DC62F">
        <w:t>: Staff Views Client and Pet Information</w:t>
      </w:r>
      <w:bookmarkEnd w:id="55"/>
    </w:p>
    <w:p w:rsidR="5AC66BC9" w:rsidP="671DC62F" w:rsidRDefault="5AC66BC9" w14:paraId="0BC32E8F" w14:textId="5CF762A2">
      <w:pPr>
        <w:rPr>
          <w:rFonts w:ascii="Calibri" w:hAnsi="Calibri" w:eastAsia="Calibri" w:cs="Calibri"/>
          <w:color w:val="000000"/>
          <w:sz w:val="24"/>
          <w:szCs w:val="24"/>
          <w:lang w:val="en-CA"/>
        </w:rPr>
      </w:pPr>
      <w:r w:rsidRPr="671DC62F">
        <w:rPr>
          <w:rFonts w:ascii="Calibri" w:hAnsi="Calibri" w:eastAsia="Calibri" w:cs="Calibri"/>
          <w:b/>
          <w:bCs/>
          <w:color w:val="000000"/>
          <w:sz w:val="24"/>
          <w:szCs w:val="24"/>
        </w:rPr>
        <w:t>Precondition</w:t>
      </w:r>
      <w:r w:rsidRPr="671DC62F">
        <w:rPr>
          <w:rFonts w:ascii="Calibri" w:hAnsi="Calibri" w:eastAsia="Calibri" w:cs="Calibri"/>
          <w:color w:val="000000"/>
          <w:sz w:val="24"/>
          <w:szCs w:val="24"/>
        </w:rPr>
        <w:t>: Staff account is valid, Staff is logged in, Client is valid and has an available Appointment.</w:t>
      </w:r>
    </w:p>
    <w:p w:rsidR="5AC66BC9" w:rsidP="671DC62F" w:rsidRDefault="5AC66BC9" w14:paraId="0C68D39C" w14:textId="01102DE4">
      <w:pPr>
        <w:rPr>
          <w:rFonts w:ascii="Calibri" w:hAnsi="Calibri" w:eastAsia="Calibri" w:cs="Calibri"/>
          <w:color w:val="000000"/>
          <w:sz w:val="24"/>
          <w:szCs w:val="24"/>
          <w:lang w:val="en-CA"/>
        </w:rPr>
      </w:pPr>
      <w:r w:rsidRPr="671DC62F">
        <w:rPr>
          <w:rFonts w:ascii="Calibri" w:hAnsi="Calibri" w:eastAsia="Calibri" w:cs="Calibri"/>
          <w:b/>
          <w:bCs/>
          <w:color w:val="000000"/>
          <w:sz w:val="24"/>
          <w:szCs w:val="24"/>
        </w:rPr>
        <w:t>Postcondition</w:t>
      </w:r>
      <w:r w:rsidRPr="671DC62F">
        <w:rPr>
          <w:rFonts w:ascii="Calibri" w:hAnsi="Calibri" w:eastAsia="Calibri" w:cs="Calibri"/>
          <w:color w:val="000000"/>
          <w:sz w:val="24"/>
          <w:szCs w:val="24"/>
        </w:rPr>
        <w:t>: Client and Pet information is displayed.</w:t>
      </w:r>
    </w:p>
    <w:p w:rsidR="671DC62F" w:rsidP="671DC62F" w:rsidRDefault="671DC62F" w14:paraId="13637AB4" w14:textId="2977A6BD">
      <w:pPr>
        <w:rPr>
          <w:rFonts w:ascii="Calibri" w:hAnsi="Calibri" w:eastAsia="Calibri" w:cs="Calibri"/>
          <w:color w:val="000000"/>
          <w:sz w:val="24"/>
          <w:szCs w:val="24"/>
        </w:rPr>
      </w:pPr>
    </w:p>
    <w:tbl>
      <w:tblPr>
        <w:tblW w:w="0" w:type="auto"/>
        <w:tblLayout w:type="fixed"/>
        <w:tblLook w:val="0000" w:firstRow="0" w:lastRow="0" w:firstColumn="0" w:lastColumn="0" w:noHBand="0" w:noVBand="0"/>
      </w:tblPr>
      <w:tblGrid>
        <w:gridCol w:w="4680"/>
        <w:gridCol w:w="4680"/>
      </w:tblGrid>
      <w:tr w:rsidR="671DC62F" w:rsidTr="671DC62F" w14:paraId="5218F6C7" w14:textId="77777777">
        <w:tc>
          <w:tcPr>
            <w:tcW w:w="4680" w:type="dxa"/>
            <w:tcBorders>
              <w:top w:val="single" w:color="000000" w:sz="6" w:space="0"/>
              <w:left w:val="single" w:color="000000" w:sz="6" w:space="0"/>
              <w:bottom w:val="single" w:color="000000" w:sz="6" w:space="0"/>
              <w:right w:val="single" w:color="000000" w:sz="6" w:space="0"/>
            </w:tcBorders>
          </w:tcPr>
          <w:p w:rsidR="671DC62F" w:rsidP="671DC62F" w:rsidRDefault="671DC62F" w14:paraId="3D2B2214" w14:textId="196E8026">
            <w:pPr>
              <w:rPr>
                <w:rFonts w:ascii="Calibri" w:hAnsi="Calibri" w:eastAsia="Calibri" w:cs="Calibri"/>
                <w:sz w:val="24"/>
                <w:szCs w:val="24"/>
              </w:rPr>
            </w:pPr>
            <w:r w:rsidRPr="671DC62F">
              <w:rPr>
                <w:rFonts w:ascii="Calibri" w:hAnsi="Calibri" w:eastAsia="Calibri" w:cs="Calibri"/>
                <w:sz w:val="24"/>
                <w:szCs w:val="24"/>
              </w:rPr>
              <w:t>Actor Action</w:t>
            </w:r>
          </w:p>
        </w:tc>
        <w:tc>
          <w:tcPr>
            <w:tcW w:w="4680" w:type="dxa"/>
            <w:tcBorders>
              <w:top w:val="single" w:color="000000" w:sz="6" w:space="0"/>
              <w:bottom w:val="single" w:color="000000" w:sz="6" w:space="0"/>
              <w:right w:val="single" w:color="000000" w:sz="6" w:space="0"/>
            </w:tcBorders>
          </w:tcPr>
          <w:p w:rsidR="671DC62F" w:rsidP="671DC62F" w:rsidRDefault="671DC62F" w14:paraId="2E9A787C" w14:textId="557B7B2E">
            <w:pPr>
              <w:rPr>
                <w:rFonts w:ascii="Calibri" w:hAnsi="Calibri" w:eastAsia="Calibri" w:cs="Calibri"/>
                <w:sz w:val="24"/>
                <w:szCs w:val="24"/>
              </w:rPr>
            </w:pPr>
            <w:r w:rsidRPr="671DC62F">
              <w:rPr>
                <w:rFonts w:ascii="Calibri" w:hAnsi="Calibri" w:eastAsia="Calibri" w:cs="Calibri"/>
                <w:sz w:val="24"/>
                <w:szCs w:val="24"/>
              </w:rPr>
              <w:t>System Response</w:t>
            </w:r>
          </w:p>
        </w:tc>
      </w:tr>
      <w:tr w:rsidR="671DC62F" w:rsidTr="671DC62F" w14:paraId="046CE18A" w14:textId="77777777">
        <w:tc>
          <w:tcPr>
            <w:tcW w:w="4680" w:type="dxa"/>
            <w:tcBorders>
              <w:left w:val="single" w:color="000000" w:sz="6" w:space="0"/>
              <w:bottom w:val="single" w:color="000000" w:sz="6" w:space="0"/>
              <w:right w:val="single" w:color="000000" w:sz="6" w:space="0"/>
            </w:tcBorders>
          </w:tcPr>
          <w:p w:rsidR="671DC62F" w:rsidP="671DC62F" w:rsidRDefault="671DC62F" w14:paraId="79D14D6A" w14:textId="7732AC6E">
            <w:pPr>
              <w:rPr>
                <w:rFonts w:ascii="Calibri" w:hAnsi="Calibri" w:eastAsia="Calibri" w:cs="Calibri"/>
                <w:sz w:val="24"/>
                <w:szCs w:val="24"/>
              </w:rPr>
            </w:pPr>
            <w:r w:rsidRPr="671DC62F">
              <w:rPr>
                <w:rFonts w:ascii="Calibri" w:hAnsi="Calibri" w:eastAsia="Calibri" w:cs="Calibri"/>
                <w:sz w:val="24"/>
                <w:szCs w:val="24"/>
              </w:rPr>
              <w:t>1. Staff clicks on the Schedule tab</w:t>
            </w:r>
          </w:p>
        </w:tc>
        <w:tc>
          <w:tcPr>
            <w:tcW w:w="4680" w:type="dxa"/>
            <w:tcBorders>
              <w:bottom w:val="single" w:color="000000" w:sz="6" w:space="0"/>
              <w:right w:val="single" w:color="000000" w:sz="6" w:space="0"/>
            </w:tcBorders>
          </w:tcPr>
          <w:p w:rsidR="671DC62F" w:rsidP="671DC62F" w:rsidRDefault="671DC62F" w14:paraId="53A63CEC" w14:textId="6D395514">
            <w:pPr>
              <w:rPr>
                <w:rFonts w:ascii="Calibri" w:hAnsi="Calibri" w:eastAsia="Calibri" w:cs="Calibri"/>
                <w:sz w:val="24"/>
                <w:szCs w:val="24"/>
              </w:rPr>
            </w:pPr>
            <w:r w:rsidRPr="671DC62F">
              <w:rPr>
                <w:rFonts w:ascii="Calibri" w:hAnsi="Calibri" w:eastAsia="Calibri" w:cs="Calibri"/>
                <w:sz w:val="24"/>
                <w:szCs w:val="24"/>
              </w:rPr>
              <w:t>2. Staff Schedule UI is displayed</w:t>
            </w:r>
          </w:p>
        </w:tc>
      </w:tr>
      <w:tr w:rsidR="671DC62F" w:rsidTr="671DC62F" w14:paraId="1400A785" w14:textId="77777777">
        <w:tc>
          <w:tcPr>
            <w:tcW w:w="4680" w:type="dxa"/>
            <w:tcBorders>
              <w:left w:val="single" w:color="000000" w:sz="6" w:space="0"/>
              <w:bottom w:val="single" w:color="000000" w:sz="6" w:space="0"/>
              <w:right w:val="single" w:color="000000" w:sz="6" w:space="0"/>
            </w:tcBorders>
          </w:tcPr>
          <w:p w:rsidR="671DC62F" w:rsidP="671DC62F" w:rsidRDefault="671DC62F" w14:paraId="4670A94B" w14:textId="03E5A220">
            <w:pPr>
              <w:rPr>
                <w:rFonts w:ascii="Calibri" w:hAnsi="Calibri" w:eastAsia="Calibri" w:cs="Calibri"/>
                <w:sz w:val="24"/>
                <w:szCs w:val="24"/>
              </w:rPr>
            </w:pPr>
            <w:r w:rsidRPr="671DC62F">
              <w:rPr>
                <w:rFonts w:ascii="Calibri" w:hAnsi="Calibri" w:eastAsia="Calibri" w:cs="Calibri"/>
                <w:sz w:val="24"/>
                <w:szCs w:val="24"/>
              </w:rPr>
              <w:t>3. Staff clicks “Show Available Appointments”</w:t>
            </w:r>
          </w:p>
        </w:tc>
        <w:tc>
          <w:tcPr>
            <w:tcW w:w="4680" w:type="dxa"/>
            <w:tcBorders>
              <w:bottom w:val="single" w:color="000000" w:sz="6" w:space="0"/>
              <w:right w:val="single" w:color="000000" w:sz="6" w:space="0"/>
            </w:tcBorders>
          </w:tcPr>
          <w:p w:rsidR="671DC62F" w:rsidP="671DC62F" w:rsidRDefault="671DC62F" w14:paraId="4034E99B" w14:textId="7E630FE7">
            <w:pPr>
              <w:rPr>
                <w:rFonts w:ascii="Calibri" w:hAnsi="Calibri" w:eastAsia="Calibri" w:cs="Calibri"/>
                <w:sz w:val="24"/>
                <w:szCs w:val="24"/>
              </w:rPr>
            </w:pPr>
            <w:r w:rsidRPr="671DC62F">
              <w:rPr>
                <w:rFonts w:ascii="Calibri" w:hAnsi="Calibri" w:eastAsia="Calibri" w:cs="Calibri"/>
                <w:sz w:val="24"/>
                <w:szCs w:val="24"/>
              </w:rPr>
              <w:t xml:space="preserve">4. Available appointments are populated using Staff member’s preferences and displayed. </w:t>
            </w:r>
          </w:p>
        </w:tc>
      </w:tr>
      <w:tr w:rsidR="671DC62F" w:rsidTr="671DC62F" w14:paraId="4E0A54BD" w14:textId="77777777">
        <w:tc>
          <w:tcPr>
            <w:tcW w:w="4680" w:type="dxa"/>
            <w:tcBorders>
              <w:left w:val="single" w:color="000000" w:sz="6" w:space="0"/>
              <w:bottom w:val="single" w:color="000000" w:sz="6" w:space="0"/>
              <w:right w:val="single" w:color="000000" w:sz="6" w:space="0"/>
            </w:tcBorders>
          </w:tcPr>
          <w:p w:rsidR="671DC62F" w:rsidP="671DC62F" w:rsidRDefault="671DC62F" w14:paraId="4A67E219" w14:textId="287B9763">
            <w:pPr>
              <w:rPr>
                <w:rFonts w:ascii="Calibri" w:hAnsi="Calibri" w:eastAsia="Calibri" w:cs="Calibri"/>
                <w:sz w:val="24"/>
                <w:szCs w:val="24"/>
              </w:rPr>
            </w:pPr>
            <w:r w:rsidRPr="671DC62F">
              <w:rPr>
                <w:rFonts w:ascii="Calibri" w:hAnsi="Calibri" w:eastAsia="Calibri" w:cs="Calibri"/>
                <w:sz w:val="24"/>
                <w:szCs w:val="24"/>
              </w:rPr>
              <w:t xml:space="preserve">5. Staff clicks “Display Detailed Information” on desired appointment. </w:t>
            </w:r>
          </w:p>
        </w:tc>
        <w:tc>
          <w:tcPr>
            <w:tcW w:w="4680" w:type="dxa"/>
            <w:tcBorders>
              <w:bottom w:val="single" w:color="000000" w:sz="6" w:space="0"/>
              <w:right w:val="single" w:color="000000" w:sz="6" w:space="0"/>
            </w:tcBorders>
          </w:tcPr>
          <w:p w:rsidR="671DC62F" w:rsidP="671DC62F" w:rsidRDefault="671DC62F" w14:paraId="1AC4E6E7" w14:textId="14A8F633">
            <w:pPr>
              <w:rPr>
                <w:rFonts w:ascii="Calibri" w:hAnsi="Calibri" w:eastAsia="Calibri" w:cs="Calibri"/>
                <w:sz w:val="24"/>
                <w:szCs w:val="24"/>
              </w:rPr>
            </w:pPr>
            <w:r w:rsidRPr="671DC62F">
              <w:rPr>
                <w:rFonts w:ascii="Calibri" w:hAnsi="Calibri" w:eastAsia="Calibri" w:cs="Calibri"/>
                <w:sz w:val="24"/>
                <w:szCs w:val="24"/>
              </w:rPr>
              <w:t xml:space="preserve">6. System displays Client and Pet Information. </w:t>
            </w:r>
          </w:p>
        </w:tc>
      </w:tr>
    </w:tbl>
    <w:p w:rsidR="5AC66BC9" w:rsidP="671DC62F" w:rsidRDefault="5AC66BC9" w14:paraId="5E93FFFD" w14:textId="1B36A291">
      <w:pPr>
        <w:rPr>
          <w:rFonts w:ascii="Calibri" w:hAnsi="Calibri" w:eastAsia="Calibri" w:cs="Calibri"/>
          <w:color w:val="000000"/>
          <w:sz w:val="24"/>
          <w:szCs w:val="24"/>
          <w:lang w:val="en-CA"/>
        </w:rPr>
      </w:pPr>
      <w:r w:rsidRPr="671DC62F">
        <w:rPr>
          <w:rFonts w:ascii="Calibri" w:hAnsi="Calibri" w:eastAsia="Calibri" w:cs="Calibri"/>
          <w:color w:val="000000"/>
          <w:sz w:val="24"/>
          <w:szCs w:val="24"/>
        </w:rPr>
        <w:t xml:space="preserve"> </w:t>
      </w:r>
    </w:p>
    <w:p w:rsidR="671DC62F" w:rsidP="671DC62F" w:rsidRDefault="671DC62F" w14:paraId="3BD5C04E" w14:textId="1DB73AB2">
      <w:pPr>
        <w:rPr>
          <w:rFonts w:ascii="Calibri" w:hAnsi="Calibri" w:eastAsia="Calibri" w:cs="Calibri"/>
          <w:color w:val="000000"/>
          <w:sz w:val="24"/>
          <w:szCs w:val="24"/>
          <w:lang w:val="en-CA"/>
        </w:rPr>
      </w:pPr>
    </w:p>
    <w:p w:rsidR="671DC62F" w:rsidRDefault="671DC62F" w14:paraId="5DB6AF14" w14:textId="699AEAD1">
      <w:r>
        <w:br w:type="page"/>
      </w:r>
    </w:p>
    <w:p w:rsidR="5AC66BC9" w:rsidP="0061647B" w:rsidRDefault="5AC66BC9" w14:paraId="32328F7A" w14:textId="1E7C8126">
      <w:pPr>
        <w:pStyle w:val="Heading2"/>
        <w:rPr>
          <w:lang w:val="en-CA"/>
        </w:rPr>
      </w:pPr>
      <w:bookmarkStart w:name="_Toc63016000" w:id="56"/>
      <w:r w:rsidRPr="671DC62F">
        <w:lastRenderedPageBreak/>
        <w:t>User</w:t>
      </w:r>
      <w:r w:rsidRPr="671DC62F">
        <w:rPr>
          <w:b/>
          <w:bCs/>
        </w:rPr>
        <w:t xml:space="preserve"> </w:t>
      </w:r>
      <w:r w:rsidRPr="671DC62F">
        <w:t>Case 2</w:t>
      </w:r>
      <w:r w:rsidRPr="671DC62F" w:rsidR="4F2AB558">
        <w:t>1</w:t>
      </w:r>
      <w:r w:rsidRPr="671DC62F">
        <w:t>: Staff Accepts Available Appointment</w:t>
      </w:r>
      <w:bookmarkEnd w:id="56"/>
    </w:p>
    <w:p w:rsidR="5AC66BC9" w:rsidP="671DC62F" w:rsidRDefault="5AC66BC9" w14:paraId="63FD2AD2" w14:textId="6D1A808A">
      <w:pPr>
        <w:rPr>
          <w:rFonts w:ascii="Calibri" w:hAnsi="Calibri" w:eastAsia="Calibri" w:cs="Calibri"/>
          <w:color w:val="000000"/>
          <w:sz w:val="24"/>
          <w:szCs w:val="24"/>
          <w:lang w:val="en-CA"/>
        </w:rPr>
      </w:pPr>
      <w:r w:rsidRPr="671DC62F">
        <w:rPr>
          <w:rFonts w:ascii="Calibri" w:hAnsi="Calibri" w:eastAsia="Calibri" w:cs="Calibri"/>
          <w:color w:val="000000"/>
          <w:sz w:val="24"/>
          <w:szCs w:val="24"/>
        </w:rPr>
        <w:t>Precondition: Appointment is valid and available, Staff account is valid, Staff is logged in.</w:t>
      </w:r>
    </w:p>
    <w:p w:rsidR="5AC66BC9" w:rsidP="671DC62F" w:rsidRDefault="5AC66BC9" w14:paraId="6DDB913B" w14:textId="16A2C457">
      <w:pPr>
        <w:rPr>
          <w:rFonts w:ascii="Calibri" w:hAnsi="Calibri" w:eastAsia="Calibri" w:cs="Calibri"/>
          <w:color w:val="000000"/>
          <w:sz w:val="24"/>
          <w:szCs w:val="24"/>
          <w:lang w:val="en-CA"/>
        </w:rPr>
      </w:pPr>
      <w:r w:rsidRPr="671DC62F">
        <w:rPr>
          <w:rFonts w:ascii="Calibri" w:hAnsi="Calibri" w:eastAsia="Calibri" w:cs="Calibri"/>
          <w:b/>
          <w:bCs/>
          <w:color w:val="000000"/>
          <w:sz w:val="24"/>
          <w:szCs w:val="24"/>
        </w:rPr>
        <w:t>Postcondition</w:t>
      </w:r>
      <w:r w:rsidRPr="671DC62F">
        <w:rPr>
          <w:rFonts w:ascii="Calibri" w:hAnsi="Calibri" w:eastAsia="Calibri" w:cs="Calibri"/>
          <w:color w:val="000000"/>
          <w:sz w:val="24"/>
          <w:szCs w:val="24"/>
        </w:rPr>
        <w:t>: Appointment is no longer available.</w:t>
      </w:r>
    </w:p>
    <w:p w:rsidR="5AC66BC9" w:rsidP="671DC62F" w:rsidRDefault="5AC66BC9" w14:paraId="27C3F072" w14:textId="01102DE4">
      <w:pPr>
        <w:rPr>
          <w:rFonts w:ascii="Calibri" w:hAnsi="Calibri" w:eastAsia="Calibri" w:cs="Calibri"/>
          <w:color w:val="000000"/>
          <w:sz w:val="24"/>
          <w:szCs w:val="24"/>
          <w:lang w:val="en-CA"/>
        </w:rPr>
      </w:pPr>
      <w:r w:rsidRPr="671DC62F">
        <w:rPr>
          <w:rFonts w:ascii="Calibri" w:hAnsi="Calibri" w:eastAsia="Calibri" w:cs="Calibri"/>
          <w:b/>
          <w:bCs/>
          <w:color w:val="000000"/>
          <w:sz w:val="24"/>
          <w:szCs w:val="24"/>
        </w:rPr>
        <w:t>Limitations</w:t>
      </w:r>
      <w:r w:rsidRPr="671DC62F">
        <w:rPr>
          <w:rFonts w:ascii="Calibri" w:hAnsi="Calibri" w:eastAsia="Calibri" w:cs="Calibri"/>
          <w:color w:val="000000"/>
          <w:sz w:val="24"/>
          <w:szCs w:val="24"/>
        </w:rPr>
        <w:t xml:space="preserve">: Appointment meets Staff’s work preferences. </w:t>
      </w:r>
    </w:p>
    <w:p w:rsidR="671DC62F" w:rsidP="671DC62F" w:rsidRDefault="671DC62F" w14:paraId="6DFC65E2" w14:textId="01102DE4">
      <w:pPr>
        <w:rPr>
          <w:rFonts w:ascii="Calibri" w:hAnsi="Calibri" w:eastAsia="Calibri" w:cs="Calibri"/>
          <w:color w:val="000000"/>
          <w:sz w:val="24"/>
          <w:szCs w:val="24"/>
        </w:rPr>
      </w:pPr>
    </w:p>
    <w:tbl>
      <w:tblPr>
        <w:tblW w:w="0" w:type="auto"/>
        <w:tblLayout w:type="fixed"/>
        <w:tblLook w:val="0000" w:firstRow="0" w:lastRow="0" w:firstColumn="0" w:lastColumn="0" w:noHBand="0" w:noVBand="0"/>
      </w:tblPr>
      <w:tblGrid>
        <w:gridCol w:w="4680"/>
        <w:gridCol w:w="4680"/>
      </w:tblGrid>
      <w:tr w:rsidR="671DC62F" w:rsidTr="671DC62F" w14:paraId="2DB012FE" w14:textId="77777777">
        <w:tc>
          <w:tcPr>
            <w:tcW w:w="4680" w:type="dxa"/>
            <w:tcBorders>
              <w:top w:val="single" w:color="000000" w:sz="6" w:space="0"/>
              <w:left w:val="single" w:color="000000" w:sz="6" w:space="0"/>
              <w:bottom w:val="single" w:color="000000" w:sz="6" w:space="0"/>
              <w:right w:val="single" w:color="000000" w:sz="6" w:space="0"/>
            </w:tcBorders>
          </w:tcPr>
          <w:p w:rsidR="671DC62F" w:rsidP="671DC62F" w:rsidRDefault="671DC62F" w14:paraId="5C8F0C9B" w14:textId="669DB68C">
            <w:pPr>
              <w:rPr>
                <w:rFonts w:ascii="Calibri" w:hAnsi="Calibri" w:eastAsia="Calibri" w:cs="Calibri"/>
                <w:sz w:val="24"/>
                <w:szCs w:val="24"/>
              </w:rPr>
            </w:pPr>
            <w:r w:rsidRPr="671DC62F">
              <w:rPr>
                <w:rFonts w:ascii="Calibri" w:hAnsi="Calibri" w:eastAsia="Calibri" w:cs="Calibri"/>
                <w:sz w:val="24"/>
                <w:szCs w:val="24"/>
              </w:rPr>
              <w:t>Actor Action</w:t>
            </w:r>
          </w:p>
        </w:tc>
        <w:tc>
          <w:tcPr>
            <w:tcW w:w="4680" w:type="dxa"/>
            <w:tcBorders>
              <w:top w:val="single" w:color="000000" w:sz="6" w:space="0"/>
              <w:bottom w:val="single" w:color="000000" w:sz="6" w:space="0"/>
              <w:right w:val="single" w:color="000000" w:sz="6" w:space="0"/>
            </w:tcBorders>
          </w:tcPr>
          <w:p w:rsidR="671DC62F" w:rsidP="671DC62F" w:rsidRDefault="671DC62F" w14:paraId="589042B5" w14:textId="21E68B5B">
            <w:pPr>
              <w:rPr>
                <w:rFonts w:ascii="Calibri" w:hAnsi="Calibri" w:eastAsia="Calibri" w:cs="Calibri"/>
                <w:sz w:val="24"/>
                <w:szCs w:val="24"/>
              </w:rPr>
            </w:pPr>
            <w:r w:rsidRPr="671DC62F">
              <w:rPr>
                <w:rFonts w:ascii="Calibri" w:hAnsi="Calibri" w:eastAsia="Calibri" w:cs="Calibri"/>
                <w:sz w:val="24"/>
                <w:szCs w:val="24"/>
              </w:rPr>
              <w:t>System Response</w:t>
            </w:r>
          </w:p>
        </w:tc>
      </w:tr>
      <w:tr w:rsidR="671DC62F" w:rsidTr="671DC62F" w14:paraId="639CE0EB" w14:textId="77777777">
        <w:tc>
          <w:tcPr>
            <w:tcW w:w="4680" w:type="dxa"/>
            <w:tcBorders>
              <w:left w:val="single" w:color="000000" w:sz="6" w:space="0"/>
              <w:bottom w:val="single" w:color="000000" w:sz="6" w:space="0"/>
              <w:right w:val="single" w:color="000000" w:sz="6" w:space="0"/>
            </w:tcBorders>
          </w:tcPr>
          <w:p w:rsidR="671DC62F" w:rsidP="671DC62F" w:rsidRDefault="671DC62F" w14:paraId="45C6538B" w14:textId="2BCFE63C">
            <w:pPr>
              <w:rPr>
                <w:rFonts w:ascii="Calibri" w:hAnsi="Calibri" w:eastAsia="Calibri" w:cs="Calibri"/>
                <w:sz w:val="24"/>
                <w:szCs w:val="24"/>
              </w:rPr>
            </w:pPr>
            <w:r w:rsidRPr="671DC62F">
              <w:rPr>
                <w:rFonts w:ascii="Calibri" w:hAnsi="Calibri" w:eastAsia="Calibri" w:cs="Calibri"/>
                <w:sz w:val="24"/>
                <w:szCs w:val="24"/>
              </w:rPr>
              <w:t>1. Staff clicks on the Schedule tab</w:t>
            </w:r>
          </w:p>
        </w:tc>
        <w:tc>
          <w:tcPr>
            <w:tcW w:w="4680" w:type="dxa"/>
            <w:tcBorders>
              <w:bottom w:val="single" w:color="000000" w:sz="6" w:space="0"/>
              <w:right w:val="single" w:color="000000" w:sz="6" w:space="0"/>
            </w:tcBorders>
          </w:tcPr>
          <w:p w:rsidR="671DC62F" w:rsidP="671DC62F" w:rsidRDefault="671DC62F" w14:paraId="5FB5780D" w14:textId="2EF26C65">
            <w:pPr>
              <w:rPr>
                <w:rFonts w:ascii="Calibri" w:hAnsi="Calibri" w:eastAsia="Calibri" w:cs="Calibri"/>
                <w:sz w:val="24"/>
                <w:szCs w:val="24"/>
              </w:rPr>
            </w:pPr>
            <w:r w:rsidRPr="671DC62F">
              <w:rPr>
                <w:rFonts w:ascii="Calibri" w:hAnsi="Calibri" w:eastAsia="Calibri" w:cs="Calibri"/>
                <w:sz w:val="24"/>
                <w:szCs w:val="24"/>
              </w:rPr>
              <w:t>2. Staff Schedule UI is displayed</w:t>
            </w:r>
          </w:p>
        </w:tc>
      </w:tr>
      <w:tr w:rsidR="671DC62F" w:rsidTr="671DC62F" w14:paraId="335D59FB" w14:textId="77777777">
        <w:tc>
          <w:tcPr>
            <w:tcW w:w="4680" w:type="dxa"/>
            <w:tcBorders>
              <w:left w:val="single" w:color="000000" w:sz="6" w:space="0"/>
              <w:bottom w:val="single" w:color="000000" w:sz="6" w:space="0"/>
              <w:right w:val="single" w:color="000000" w:sz="6" w:space="0"/>
            </w:tcBorders>
          </w:tcPr>
          <w:p w:rsidR="671DC62F" w:rsidP="671DC62F" w:rsidRDefault="671DC62F" w14:paraId="0BA28F1D" w14:textId="2BB97C4B">
            <w:pPr>
              <w:rPr>
                <w:rFonts w:ascii="Calibri" w:hAnsi="Calibri" w:eastAsia="Calibri" w:cs="Calibri"/>
                <w:sz w:val="24"/>
                <w:szCs w:val="24"/>
              </w:rPr>
            </w:pPr>
            <w:r w:rsidRPr="671DC62F">
              <w:rPr>
                <w:rFonts w:ascii="Calibri" w:hAnsi="Calibri" w:eastAsia="Calibri" w:cs="Calibri"/>
                <w:sz w:val="24"/>
                <w:szCs w:val="24"/>
              </w:rPr>
              <w:t>3. Staff clicks “Show Available Appointments”</w:t>
            </w:r>
          </w:p>
        </w:tc>
        <w:tc>
          <w:tcPr>
            <w:tcW w:w="4680" w:type="dxa"/>
            <w:tcBorders>
              <w:bottom w:val="single" w:color="000000" w:sz="6" w:space="0"/>
              <w:right w:val="single" w:color="000000" w:sz="6" w:space="0"/>
            </w:tcBorders>
          </w:tcPr>
          <w:p w:rsidR="671DC62F" w:rsidP="671DC62F" w:rsidRDefault="671DC62F" w14:paraId="7B456BFC" w14:textId="45368D9D">
            <w:pPr>
              <w:rPr>
                <w:rFonts w:ascii="Calibri" w:hAnsi="Calibri" w:eastAsia="Calibri" w:cs="Calibri"/>
                <w:sz w:val="24"/>
                <w:szCs w:val="24"/>
              </w:rPr>
            </w:pPr>
            <w:r w:rsidRPr="671DC62F">
              <w:rPr>
                <w:rFonts w:ascii="Calibri" w:hAnsi="Calibri" w:eastAsia="Calibri" w:cs="Calibri"/>
                <w:sz w:val="24"/>
                <w:szCs w:val="24"/>
              </w:rPr>
              <w:t xml:space="preserve">4. Available appointments are populated using Staff member’s preferences and displayed. </w:t>
            </w:r>
          </w:p>
        </w:tc>
      </w:tr>
      <w:tr w:rsidR="671DC62F" w:rsidTr="671DC62F" w14:paraId="0DC201BA" w14:textId="77777777">
        <w:tc>
          <w:tcPr>
            <w:tcW w:w="4680" w:type="dxa"/>
            <w:tcBorders>
              <w:left w:val="single" w:color="000000" w:sz="6" w:space="0"/>
              <w:bottom w:val="single" w:color="000000" w:sz="6" w:space="0"/>
              <w:right w:val="single" w:color="000000" w:sz="6" w:space="0"/>
            </w:tcBorders>
          </w:tcPr>
          <w:p w:rsidR="671DC62F" w:rsidP="671DC62F" w:rsidRDefault="671DC62F" w14:paraId="3B10BF3C" w14:textId="462ADF98">
            <w:pPr>
              <w:rPr>
                <w:rFonts w:ascii="Calibri" w:hAnsi="Calibri" w:eastAsia="Calibri" w:cs="Calibri"/>
                <w:sz w:val="24"/>
                <w:szCs w:val="24"/>
              </w:rPr>
            </w:pPr>
            <w:r w:rsidRPr="671DC62F">
              <w:rPr>
                <w:rFonts w:ascii="Calibri" w:hAnsi="Calibri" w:eastAsia="Calibri" w:cs="Calibri"/>
                <w:sz w:val="24"/>
                <w:szCs w:val="24"/>
              </w:rPr>
              <w:t xml:space="preserve">5. Staff clicks “Book Appointment” on desired appointment. </w:t>
            </w:r>
          </w:p>
        </w:tc>
        <w:tc>
          <w:tcPr>
            <w:tcW w:w="4680" w:type="dxa"/>
            <w:tcBorders>
              <w:bottom w:val="single" w:color="000000" w:sz="6" w:space="0"/>
              <w:right w:val="single" w:color="000000" w:sz="6" w:space="0"/>
            </w:tcBorders>
          </w:tcPr>
          <w:p w:rsidR="671DC62F" w:rsidP="671DC62F" w:rsidRDefault="671DC62F" w14:paraId="7F935434" w14:textId="54D33E7F">
            <w:pPr>
              <w:rPr>
                <w:rFonts w:ascii="Calibri" w:hAnsi="Calibri" w:eastAsia="Calibri" w:cs="Calibri"/>
                <w:sz w:val="24"/>
                <w:szCs w:val="24"/>
              </w:rPr>
            </w:pPr>
            <w:r w:rsidRPr="671DC62F">
              <w:rPr>
                <w:rFonts w:ascii="Calibri" w:hAnsi="Calibri" w:eastAsia="Calibri" w:cs="Calibri"/>
                <w:sz w:val="24"/>
                <w:szCs w:val="24"/>
              </w:rPr>
              <w:t>6. Confirmation Message with any pet warnings is displayed.</w:t>
            </w:r>
          </w:p>
        </w:tc>
      </w:tr>
      <w:tr w:rsidR="671DC62F" w:rsidTr="671DC62F" w14:paraId="37523814" w14:textId="77777777">
        <w:tc>
          <w:tcPr>
            <w:tcW w:w="4680" w:type="dxa"/>
            <w:tcBorders>
              <w:left w:val="single" w:color="000000" w:sz="6" w:space="0"/>
              <w:bottom w:val="single" w:color="000000" w:sz="6" w:space="0"/>
              <w:right w:val="single" w:color="000000" w:sz="6" w:space="0"/>
            </w:tcBorders>
          </w:tcPr>
          <w:p w:rsidR="671DC62F" w:rsidP="671DC62F" w:rsidRDefault="671DC62F" w14:paraId="774D4237" w14:textId="3E9E2878">
            <w:pPr>
              <w:rPr>
                <w:rFonts w:ascii="Calibri" w:hAnsi="Calibri" w:eastAsia="Calibri" w:cs="Calibri"/>
                <w:sz w:val="24"/>
                <w:szCs w:val="24"/>
              </w:rPr>
            </w:pPr>
            <w:r w:rsidRPr="671DC62F">
              <w:rPr>
                <w:rFonts w:ascii="Calibri" w:hAnsi="Calibri" w:eastAsia="Calibri" w:cs="Calibri"/>
                <w:sz w:val="24"/>
                <w:szCs w:val="24"/>
              </w:rPr>
              <w:t xml:space="preserve">7. Staff confirms booking by clicks “Confirm” </w:t>
            </w:r>
          </w:p>
        </w:tc>
        <w:tc>
          <w:tcPr>
            <w:tcW w:w="4680" w:type="dxa"/>
            <w:tcBorders>
              <w:bottom w:val="single" w:color="000000" w:sz="6" w:space="0"/>
              <w:right w:val="single" w:color="000000" w:sz="6" w:space="0"/>
            </w:tcBorders>
          </w:tcPr>
          <w:p w:rsidR="671DC62F" w:rsidP="671DC62F" w:rsidRDefault="671DC62F" w14:paraId="225E4D9D" w14:textId="0B23F2EF">
            <w:pPr>
              <w:rPr>
                <w:rFonts w:ascii="Calibri" w:hAnsi="Calibri" w:eastAsia="Calibri" w:cs="Calibri"/>
                <w:sz w:val="24"/>
                <w:szCs w:val="24"/>
              </w:rPr>
            </w:pPr>
            <w:r w:rsidRPr="671DC62F">
              <w:rPr>
                <w:rFonts w:ascii="Calibri" w:hAnsi="Calibri" w:eastAsia="Calibri" w:cs="Calibri"/>
                <w:sz w:val="24"/>
                <w:szCs w:val="24"/>
              </w:rPr>
              <w:t xml:space="preserve">7. System Updates Appointment. </w:t>
            </w:r>
          </w:p>
        </w:tc>
      </w:tr>
    </w:tbl>
    <w:p w:rsidR="5AC66BC9" w:rsidP="671DC62F" w:rsidRDefault="5AC66BC9" w14:paraId="186372E9" w14:textId="2F5C1B2F">
      <w:pPr>
        <w:rPr>
          <w:rFonts w:ascii="Calibri" w:hAnsi="Calibri" w:eastAsia="Calibri" w:cs="Calibri"/>
          <w:color w:val="000000"/>
          <w:sz w:val="24"/>
          <w:szCs w:val="24"/>
          <w:lang w:val="en-CA"/>
        </w:rPr>
      </w:pPr>
      <w:r w:rsidRPr="671DC62F">
        <w:rPr>
          <w:rFonts w:ascii="Calibri" w:hAnsi="Calibri" w:eastAsia="Calibri" w:cs="Calibri"/>
          <w:color w:val="000000"/>
          <w:sz w:val="24"/>
          <w:szCs w:val="24"/>
        </w:rPr>
        <w:t xml:space="preserve"> </w:t>
      </w:r>
    </w:p>
    <w:tbl>
      <w:tblPr>
        <w:tblW w:w="0" w:type="auto"/>
        <w:tblLayout w:type="fixed"/>
        <w:tblLook w:val="0000" w:firstRow="0" w:lastRow="0" w:firstColumn="0" w:lastColumn="0" w:noHBand="0" w:noVBand="0"/>
      </w:tblPr>
      <w:tblGrid>
        <w:gridCol w:w="4680"/>
        <w:gridCol w:w="4680"/>
      </w:tblGrid>
      <w:tr w:rsidR="671DC62F" w:rsidTr="671DC62F" w14:paraId="025B6E99" w14:textId="77777777">
        <w:tc>
          <w:tcPr>
            <w:tcW w:w="4680" w:type="dxa"/>
            <w:tcBorders>
              <w:top w:val="single" w:color="000000" w:sz="6" w:space="0"/>
              <w:left w:val="single" w:color="000000" w:sz="6" w:space="0"/>
              <w:bottom w:val="single" w:color="000000" w:sz="6" w:space="0"/>
              <w:right w:val="single" w:color="000000" w:sz="6" w:space="0"/>
            </w:tcBorders>
          </w:tcPr>
          <w:p w:rsidR="671DC62F" w:rsidP="671DC62F" w:rsidRDefault="671DC62F" w14:paraId="4FE7D7B1" w14:textId="3C30073B">
            <w:pPr>
              <w:rPr>
                <w:rFonts w:ascii="Calibri" w:hAnsi="Calibri" w:eastAsia="Calibri" w:cs="Calibri"/>
                <w:sz w:val="24"/>
                <w:szCs w:val="24"/>
              </w:rPr>
            </w:pPr>
            <w:r w:rsidRPr="671DC62F">
              <w:rPr>
                <w:rFonts w:ascii="Calibri" w:hAnsi="Calibri" w:eastAsia="Calibri" w:cs="Calibri"/>
                <w:sz w:val="24"/>
                <w:szCs w:val="24"/>
              </w:rPr>
              <w:t>Alternate Flow 5.1</w:t>
            </w:r>
          </w:p>
        </w:tc>
        <w:tc>
          <w:tcPr>
            <w:tcW w:w="4680" w:type="dxa"/>
            <w:tcBorders>
              <w:top w:val="single" w:color="000000" w:sz="6" w:space="0"/>
              <w:bottom w:val="single" w:color="000000" w:sz="6" w:space="0"/>
              <w:right w:val="single" w:color="000000" w:sz="6" w:space="0"/>
            </w:tcBorders>
          </w:tcPr>
          <w:p w:rsidR="671DC62F" w:rsidP="671DC62F" w:rsidRDefault="671DC62F" w14:paraId="2A32F590" w14:textId="607AE694">
            <w:pPr>
              <w:rPr>
                <w:rFonts w:ascii="Calibri" w:hAnsi="Calibri" w:eastAsia="Calibri" w:cs="Calibri"/>
                <w:sz w:val="24"/>
                <w:szCs w:val="24"/>
              </w:rPr>
            </w:pPr>
          </w:p>
        </w:tc>
      </w:tr>
      <w:tr w:rsidR="671DC62F" w:rsidTr="671DC62F" w14:paraId="2381476D" w14:textId="77777777">
        <w:tc>
          <w:tcPr>
            <w:tcW w:w="4680" w:type="dxa"/>
            <w:tcBorders>
              <w:left w:val="single" w:color="000000" w:sz="6" w:space="0"/>
              <w:bottom w:val="single" w:color="000000" w:sz="6" w:space="0"/>
              <w:right w:val="single" w:color="000000" w:sz="6" w:space="0"/>
            </w:tcBorders>
          </w:tcPr>
          <w:p w:rsidR="671DC62F" w:rsidP="671DC62F" w:rsidRDefault="671DC62F" w14:paraId="28B350B6" w14:textId="26E56A22">
            <w:pPr>
              <w:rPr>
                <w:rFonts w:ascii="Calibri" w:hAnsi="Calibri" w:eastAsia="Calibri" w:cs="Calibri"/>
                <w:sz w:val="24"/>
                <w:szCs w:val="24"/>
              </w:rPr>
            </w:pPr>
            <w:r w:rsidRPr="671DC62F">
              <w:rPr>
                <w:rFonts w:ascii="Calibri" w:hAnsi="Calibri" w:eastAsia="Calibri" w:cs="Calibri"/>
                <w:sz w:val="24"/>
                <w:szCs w:val="24"/>
              </w:rPr>
              <w:t xml:space="preserve">5.1.1 Staff clicks “Display Detailed Information” on appointment. </w:t>
            </w:r>
          </w:p>
        </w:tc>
        <w:tc>
          <w:tcPr>
            <w:tcW w:w="4680" w:type="dxa"/>
            <w:tcBorders>
              <w:bottom w:val="single" w:color="000000" w:sz="6" w:space="0"/>
              <w:right w:val="single" w:color="000000" w:sz="6" w:space="0"/>
            </w:tcBorders>
          </w:tcPr>
          <w:p w:rsidR="671DC62F" w:rsidP="671DC62F" w:rsidRDefault="671DC62F" w14:paraId="7E6554DD" w14:textId="7BD04852">
            <w:pPr>
              <w:rPr>
                <w:rFonts w:ascii="Calibri" w:hAnsi="Calibri" w:eastAsia="Calibri" w:cs="Calibri"/>
                <w:sz w:val="24"/>
                <w:szCs w:val="24"/>
              </w:rPr>
            </w:pPr>
            <w:r w:rsidRPr="671DC62F">
              <w:rPr>
                <w:rFonts w:ascii="Calibri" w:hAnsi="Calibri" w:eastAsia="Calibri" w:cs="Calibri"/>
                <w:sz w:val="24"/>
                <w:szCs w:val="24"/>
              </w:rPr>
              <w:t xml:space="preserve">5.1.2. System displays Client and Pet Information. </w:t>
            </w:r>
          </w:p>
        </w:tc>
      </w:tr>
      <w:tr w:rsidR="671DC62F" w:rsidTr="671DC62F" w14:paraId="6BF3E694" w14:textId="77777777">
        <w:tc>
          <w:tcPr>
            <w:tcW w:w="4680" w:type="dxa"/>
            <w:tcBorders>
              <w:left w:val="single" w:color="000000" w:sz="6" w:space="0"/>
              <w:bottom w:val="single" w:color="000000" w:sz="6" w:space="0"/>
              <w:right w:val="single" w:color="000000" w:sz="6" w:space="0"/>
            </w:tcBorders>
          </w:tcPr>
          <w:p w:rsidR="671DC62F" w:rsidP="671DC62F" w:rsidRDefault="671DC62F" w14:paraId="7209C785" w14:textId="7D834A80">
            <w:pPr>
              <w:rPr>
                <w:rFonts w:ascii="Calibri" w:hAnsi="Calibri" w:eastAsia="Calibri" w:cs="Calibri"/>
                <w:sz w:val="24"/>
                <w:szCs w:val="24"/>
              </w:rPr>
            </w:pPr>
            <w:r w:rsidRPr="671DC62F">
              <w:rPr>
                <w:rFonts w:ascii="Calibri" w:hAnsi="Calibri" w:eastAsia="Calibri" w:cs="Calibri"/>
                <w:sz w:val="24"/>
                <w:szCs w:val="24"/>
              </w:rPr>
              <w:t xml:space="preserve">5.1.3. Staff clicks “Book Appointment” on desired appointment. </w:t>
            </w:r>
          </w:p>
        </w:tc>
        <w:tc>
          <w:tcPr>
            <w:tcW w:w="4680" w:type="dxa"/>
            <w:tcBorders>
              <w:bottom w:val="single" w:color="000000" w:sz="6" w:space="0"/>
              <w:right w:val="single" w:color="000000" w:sz="6" w:space="0"/>
            </w:tcBorders>
          </w:tcPr>
          <w:p w:rsidR="671DC62F" w:rsidP="671DC62F" w:rsidRDefault="671DC62F" w14:paraId="031B8FB1" w14:textId="318F91B4">
            <w:pPr>
              <w:rPr>
                <w:rFonts w:ascii="Calibri" w:hAnsi="Calibri" w:eastAsia="Calibri" w:cs="Calibri"/>
                <w:sz w:val="24"/>
                <w:szCs w:val="24"/>
              </w:rPr>
            </w:pPr>
          </w:p>
        </w:tc>
      </w:tr>
    </w:tbl>
    <w:p w:rsidR="671DC62F" w:rsidP="671DC62F" w:rsidRDefault="671DC62F" w14:paraId="0E439DF4" w14:textId="0929EAEA">
      <w:pPr>
        <w:rPr>
          <w:rFonts w:ascii="Calibri" w:hAnsi="Calibri" w:eastAsia="Calibri" w:cs="Calibri"/>
          <w:color w:val="000000"/>
          <w:sz w:val="24"/>
          <w:szCs w:val="24"/>
          <w:lang w:val="en-CA"/>
        </w:rPr>
      </w:pPr>
    </w:p>
    <w:p w:rsidR="671DC62F" w:rsidRDefault="671DC62F" w14:paraId="16E9EE55" w14:textId="0929EAEA">
      <w:r>
        <w:br w:type="page"/>
      </w:r>
    </w:p>
    <w:p w:rsidR="5AC66BC9" w:rsidP="0061647B" w:rsidRDefault="5AC66BC9" w14:paraId="3BF62616" w14:textId="30FBAF85">
      <w:pPr>
        <w:pStyle w:val="Heading2"/>
        <w:rPr>
          <w:lang w:val="en-CA"/>
        </w:rPr>
      </w:pPr>
      <w:bookmarkStart w:name="_Toc63016001" w:id="57"/>
      <w:r w:rsidRPr="671DC62F">
        <w:lastRenderedPageBreak/>
        <w:t>User Case 2</w:t>
      </w:r>
      <w:r w:rsidRPr="671DC62F" w:rsidR="3CFB58C9">
        <w:t>2</w:t>
      </w:r>
      <w:r w:rsidRPr="671DC62F">
        <w:t>: Send Confirmation Notice and Client Contract</w:t>
      </w:r>
      <w:bookmarkEnd w:id="57"/>
    </w:p>
    <w:p w:rsidR="5AC66BC9" w:rsidP="671DC62F" w:rsidRDefault="5AC66BC9" w14:paraId="67AA5A7B" w14:textId="6FF60E65">
      <w:pPr>
        <w:rPr>
          <w:rFonts w:ascii="Calibri" w:hAnsi="Calibri" w:eastAsia="Calibri" w:cs="Calibri"/>
          <w:color w:val="000000"/>
          <w:sz w:val="24"/>
          <w:szCs w:val="24"/>
          <w:lang w:val="en-CA"/>
        </w:rPr>
      </w:pPr>
      <w:r w:rsidRPr="671DC62F">
        <w:rPr>
          <w:rFonts w:ascii="Calibri" w:hAnsi="Calibri" w:eastAsia="Calibri" w:cs="Calibri"/>
          <w:b/>
          <w:bCs/>
          <w:color w:val="000000"/>
          <w:sz w:val="24"/>
          <w:szCs w:val="24"/>
        </w:rPr>
        <w:t>Precondition</w:t>
      </w:r>
      <w:r w:rsidRPr="671DC62F">
        <w:rPr>
          <w:rFonts w:ascii="Calibri" w:hAnsi="Calibri" w:eastAsia="Calibri" w:cs="Calibri"/>
          <w:color w:val="000000"/>
          <w:sz w:val="24"/>
          <w:szCs w:val="24"/>
        </w:rPr>
        <w:t xml:space="preserve">: Client and Staff accounts are valid, Appointment is valid, Staff accepted Appointment. </w:t>
      </w:r>
    </w:p>
    <w:p w:rsidR="5AC66BC9" w:rsidP="671DC62F" w:rsidRDefault="5AC66BC9" w14:paraId="0D57FACE" w14:textId="5C3B7472">
      <w:pPr>
        <w:rPr>
          <w:rFonts w:ascii="Calibri" w:hAnsi="Calibri" w:eastAsia="Calibri" w:cs="Calibri"/>
          <w:color w:val="000000"/>
          <w:sz w:val="24"/>
          <w:szCs w:val="24"/>
          <w:lang w:val="en-CA"/>
        </w:rPr>
      </w:pPr>
      <w:r w:rsidRPr="671DC62F">
        <w:rPr>
          <w:rFonts w:ascii="Calibri" w:hAnsi="Calibri" w:eastAsia="Calibri" w:cs="Calibri"/>
          <w:b/>
          <w:bCs/>
          <w:color w:val="000000"/>
          <w:sz w:val="24"/>
          <w:szCs w:val="24"/>
        </w:rPr>
        <w:t>Postcondition</w:t>
      </w:r>
      <w:r w:rsidRPr="671DC62F">
        <w:rPr>
          <w:rFonts w:ascii="Calibri" w:hAnsi="Calibri" w:eastAsia="Calibri" w:cs="Calibri"/>
          <w:color w:val="000000"/>
          <w:sz w:val="24"/>
          <w:szCs w:val="24"/>
        </w:rPr>
        <w:t>: Client and Staff are sent emails confirming Appointment Booking.</w:t>
      </w:r>
    </w:p>
    <w:p w:rsidR="671DC62F" w:rsidP="671DC62F" w:rsidRDefault="671DC62F" w14:paraId="7B028906" w14:textId="0929EAEA">
      <w:pPr>
        <w:rPr>
          <w:rFonts w:ascii="Calibri" w:hAnsi="Calibri" w:eastAsia="Calibri" w:cs="Calibri"/>
          <w:color w:val="000000"/>
          <w:sz w:val="24"/>
          <w:szCs w:val="24"/>
        </w:rPr>
      </w:pPr>
    </w:p>
    <w:tbl>
      <w:tblPr>
        <w:tblW w:w="0" w:type="auto"/>
        <w:tblLayout w:type="fixed"/>
        <w:tblLook w:val="0000" w:firstRow="0" w:lastRow="0" w:firstColumn="0" w:lastColumn="0" w:noHBand="0" w:noVBand="0"/>
      </w:tblPr>
      <w:tblGrid>
        <w:gridCol w:w="4680"/>
        <w:gridCol w:w="4680"/>
      </w:tblGrid>
      <w:tr w:rsidR="671DC62F" w:rsidTr="671DC62F" w14:paraId="5F1C2B1D" w14:textId="77777777">
        <w:tc>
          <w:tcPr>
            <w:tcW w:w="4680" w:type="dxa"/>
            <w:tcBorders>
              <w:top w:val="single" w:color="000000" w:sz="6" w:space="0"/>
              <w:left w:val="single" w:color="000000" w:sz="6" w:space="0"/>
              <w:bottom w:val="single" w:color="000000" w:sz="6" w:space="0"/>
              <w:right w:val="single" w:color="000000" w:sz="6" w:space="0"/>
            </w:tcBorders>
          </w:tcPr>
          <w:p w:rsidR="671DC62F" w:rsidP="671DC62F" w:rsidRDefault="671DC62F" w14:paraId="19E273FF" w14:textId="247CB5F2">
            <w:pPr>
              <w:rPr>
                <w:rFonts w:ascii="Calibri" w:hAnsi="Calibri" w:eastAsia="Calibri" w:cs="Calibri"/>
                <w:sz w:val="24"/>
                <w:szCs w:val="24"/>
              </w:rPr>
            </w:pPr>
            <w:r w:rsidRPr="671DC62F">
              <w:rPr>
                <w:rFonts w:ascii="Calibri" w:hAnsi="Calibri" w:eastAsia="Calibri" w:cs="Calibri"/>
                <w:sz w:val="24"/>
                <w:szCs w:val="24"/>
              </w:rPr>
              <w:t>Actor Action</w:t>
            </w:r>
          </w:p>
        </w:tc>
        <w:tc>
          <w:tcPr>
            <w:tcW w:w="4680" w:type="dxa"/>
            <w:tcBorders>
              <w:top w:val="single" w:color="000000" w:sz="6" w:space="0"/>
              <w:bottom w:val="single" w:color="000000" w:sz="6" w:space="0"/>
              <w:right w:val="single" w:color="000000" w:sz="6" w:space="0"/>
            </w:tcBorders>
          </w:tcPr>
          <w:p w:rsidR="671DC62F" w:rsidP="671DC62F" w:rsidRDefault="671DC62F" w14:paraId="3D37C855" w14:textId="79921382">
            <w:pPr>
              <w:rPr>
                <w:rFonts w:ascii="Calibri" w:hAnsi="Calibri" w:eastAsia="Calibri" w:cs="Calibri"/>
                <w:sz w:val="24"/>
                <w:szCs w:val="24"/>
              </w:rPr>
            </w:pPr>
            <w:r w:rsidRPr="671DC62F">
              <w:rPr>
                <w:rFonts w:ascii="Calibri" w:hAnsi="Calibri" w:eastAsia="Calibri" w:cs="Calibri"/>
                <w:sz w:val="24"/>
                <w:szCs w:val="24"/>
              </w:rPr>
              <w:t>System Response</w:t>
            </w:r>
          </w:p>
        </w:tc>
      </w:tr>
      <w:tr w:rsidR="671DC62F" w:rsidTr="671DC62F" w14:paraId="73AAE521" w14:textId="77777777">
        <w:tc>
          <w:tcPr>
            <w:tcW w:w="4680" w:type="dxa"/>
            <w:tcBorders>
              <w:left w:val="single" w:color="000000" w:sz="6" w:space="0"/>
              <w:bottom w:val="single" w:color="000000" w:sz="6" w:space="0"/>
              <w:right w:val="single" w:color="000000" w:sz="6" w:space="0"/>
            </w:tcBorders>
          </w:tcPr>
          <w:p w:rsidR="671DC62F" w:rsidP="671DC62F" w:rsidRDefault="671DC62F" w14:paraId="71545232" w14:textId="014284F2">
            <w:pPr>
              <w:rPr>
                <w:rFonts w:ascii="Calibri" w:hAnsi="Calibri" w:eastAsia="Calibri" w:cs="Calibri"/>
                <w:sz w:val="24"/>
                <w:szCs w:val="24"/>
              </w:rPr>
            </w:pPr>
            <w:r w:rsidRPr="671DC62F">
              <w:rPr>
                <w:rFonts w:ascii="Calibri" w:hAnsi="Calibri" w:eastAsia="Calibri" w:cs="Calibri"/>
                <w:sz w:val="24"/>
                <w:szCs w:val="24"/>
              </w:rPr>
              <w:t>1. Staff confirms booking by clicks “Confirm”</w:t>
            </w:r>
          </w:p>
        </w:tc>
        <w:tc>
          <w:tcPr>
            <w:tcW w:w="4680" w:type="dxa"/>
            <w:tcBorders>
              <w:bottom w:val="single" w:color="000000" w:sz="6" w:space="0"/>
              <w:right w:val="single" w:color="000000" w:sz="6" w:space="0"/>
            </w:tcBorders>
          </w:tcPr>
          <w:p w:rsidR="671DC62F" w:rsidP="671DC62F" w:rsidRDefault="671DC62F" w14:paraId="08973A04" w14:textId="5216CC09">
            <w:pPr>
              <w:rPr>
                <w:rFonts w:ascii="Calibri" w:hAnsi="Calibri" w:eastAsia="Calibri" w:cs="Calibri"/>
                <w:sz w:val="24"/>
                <w:szCs w:val="24"/>
              </w:rPr>
            </w:pPr>
            <w:r w:rsidRPr="671DC62F">
              <w:rPr>
                <w:rFonts w:ascii="Calibri" w:hAnsi="Calibri" w:eastAsia="Calibri" w:cs="Calibri"/>
                <w:sz w:val="24"/>
                <w:szCs w:val="24"/>
              </w:rPr>
              <w:t>2. System updates Appointment.</w:t>
            </w:r>
          </w:p>
        </w:tc>
      </w:tr>
      <w:tr w:rsidR="671DC62F" w:rsidTr="671DC62F" w14:paraId="7093B9B8" w14:textId="77777777">
        <w:tc>
          <w:tcPr>
            <w:tcW w:w="4680" w:type="dxa"/>
            <w:tcBorders>
              <w:left w:val="single" w:color="000000" w:sz="6" w:space="0"/>
              <w:bottom w:val="single" w:color="000000" w:sz="6" w:space="0"/>
              <w:right w:val="single" w:color="000000" w:sz="6" w:space="0"/>
            </w:tcBorders>
          </w:tcPr>
          <w:p w:rsidR="671DC62F" w:rsidP="671DC62F" w:rsidRDefault="671DC62F" w14:paraId="4AC247A0" w14:textId="1D63C439">
            <w:pPr>
              <w:rPr>
                <w:rFonts w:ascii="Calibri" w:hAnsi="Calibri" w:eastAsia="Calibri" w:cs="Calibri"/>
                <w:sz w:val="24"/>
                <w:szCs w:val="24"/>
              </w:rPr>
            </w:pPr>
          </w:p>
        </w:tc>
        <w:tc>
          <w:tcPr>
            <w:tcW w:w="4680" w:type="dxa"/>
            <w:tcBorders>
              <w:bottom w:val="single" w:color="000000" w:sz="6" w:space="0"/>
              <w:right w:val="single" w:color="000000" w:sz="6" w:space="0"/>
            </w:tcBorders>
          </w:tcPr>
          <w:p w:rsidR="671DC62F" w:rsidP="671DC62F" w:rsidRDefault="671DC62F" w14:paraId="1A4EC42C" w14:textId="6C8850AF">
            <w:pPr>
              <w:rPr>
                <w:rFonts w:ascii="Calibri" w:hAnsi="Calibri" w:eastAsia="Calibri" w:cs="Calibri"/>
                <w:sz w:val="24"/>
                <w:szCs w:val="24"/>
              </w:rPr>
            </w:pPr>
            <w:r w:rsidRPr="671DC62F">
              <w:rPr>
                <w:rFonts w:ascii="Calibri" w:hAnsi="Calibri" w:eastAsia="Calibri" w:cs="Calibri"/>
                <w:sz w:val="24"/>
                <w:szCs w:val="24"/>
              </w:rPr>
              <w:t xml:space="preserve">3. System emails Client and Staff of the Appointment Booking. </w:t>
            </w:r>
          </w:p>
        </w:tc>
      </w:tr>
    </w:tbl>
    <w:p w:rsidR="5AC66BC9" w:rsidP="671DC62F" w:rsidRDefault="5AC66BC9" w14:paraId="3ECC7A98" w14:textId="65106E1D">
      <w:pPr>
        <w:rPr>
          <w:rFonts w:ascii="Calibri" w:hAnsi="Calibri" w:eastAsia="Calibri" w:cs="Calibri"/>
          <w:color w:val="000000"/>
          <w:sz w:val="24"/>
          <w:szCs w:val="24"/>
          <w:lang w:val="en-CA"/>
        </w:rPr>
      </w:pPr>
      <w:r w:rsidRPr="671DC62F">
        <w:rPr>
          <w:rFonts w:ascii="Calibri" w:hAnsi="Calibri" w:eastAsia="Calibri" w:cs="Calibri"/>
          <w:color w:val="000000"/>
          <w:sz w:val="24"/>
          <w:szCs w:val="24"/>
        </w:rPr>
        <w:t xml:space="preserve"> </w:t>
      </w:r>
    </w:p>
    <w:p w:rsidR="671DC62F" w:rsidRDefault="671DC62F" w14:paraId="62BF2446" w14:textId="12EEED58">
      <w:r>
        <w:br w:type="page"/>
      </w:r>
    </w:p>
    <w:p w:rsidR="5AC66BC9" w:rsidP="00BA5DA4" w:rsidRDefault="5AC66BC9" w14:paraId="7FA262A1" w14:textId="5C30D477">
      <w:pPr>
        <w:pStyle w:val="Heading2"/>
        <w:rPr>
          <w:lang w:val="en-CA"/>
        </w:rPr>
      </w:pPr>
      <w:bookmarkStart w:name="_Toc63016002" w:id="58"/>
      <w:r w:rsidRPr="671DC62F">
        <w:lastRenderedPageBreak/>
        <w:t>User Case 2</w:t>
      </w:r>
      <w:r w:rsidRPr="671DC62F" w:rsidR="32E8D0DC">
        <w:t>3</w:t>
      </w:r>
      <w:r w:rsidRPr="671DC62F">
        <w:t>: Staff Views Appointment Updates</w:t>
      </w:r>
      <w:bookmarkEnd w:id="58"/>
    </w:p>
    <w:p w:rsidR="5AC66BC9" w:rsidP="671DC62F" w:rsidRDefault="5AC66BC9" w14:paraId="6D33BC66" w14:textId="27CD6C42">
      <w:pPr>
        <w:rPr>
          <w:rFonts w:ascii="Calibri" w:hAnsi="Calibri" w:eastAsia="Calibri" w:cs="Calibri"/>
          <w:color w:val="000000"/>
          <w:sz w:val="24"/>
          <w:szCs w:val="24"/>
          <w:lang w:val="en-CA"/>
        </w:rPr>
      </w:pPr>
      <w:r w:rsidRPr="671DC62F">
        <w:rPr>
          <w:rFonts w:ascii="Calibri" w:hAnsi="Calibri" w:eastAsia="Calibri" w:cs="Calibri"/>
          <w:b/>
          <w:bCs/>
          <w:color w:val="000000"/>
          <w:sz w:val="24"/>
          <w:szCs w:val="24"/>
        </w:rPr>
        <w:t>Precondition</w:t>
      </w:r>
      <w:r w:rsidRPr="671DC62F">
        <w:rPr>
          <w:rFonts w:ascii="Calibri" w:hAnsi="Calibri" w:eastAsia="Calibri" w:cs="Calibri"/>
          <w:color w:val="000000"/>
          <w:sz w:val="24"/>
          <w:szCs w:val="24"/>
        </w:rPr>
        <w:t xml:space="preserve">: Staff account is valid,  Appointment is valid.  </w:t>
      </w:r>
    </w:p>
    <w:p w:rsidR="5AC66BC9" w:rsidP="671DC62F" w:rsidRDefault="5AC66BC9" w14:paraId="50398E9D" w14:textId="4E755A6E">
      <w:pPr>
        <w:rPr>
          <w:rFonts w:ascii="Calibri" w:hAnsi="Calibri" w:eastAsia="Calibri" w:cs="Calibri"/>
          <w:color w:val="000000"/>
          <w:sz w:val="24"/>
          <w:szCs w:val="24"/>
          <w:lang w:val="en-CA"/>
        </w:rPr>
      </w:pPr>
      <w:r w:rsidRPr="671DC62F">
        <w:rPr>
          <w:rFonts w:ascii="Calibri" w:hAnsi="Calibri" w:eastAsia="Calibri" w:cs="Calibri"/>
          <w:b/>
          <w:bCs/>
          <w:color w:val="000000"/>
          <w:sz w:val="24"/>
          <w:szCs w:val="24"/>
        </w:rPr>
        <w:t>Postcondition</w:t>
      </w:r>
      <w:r w:rsidRPr="671DC62F">
        <w:rPr>
          <w:rFonts w:ascii="Calibri" w:hAnsi="Calibri" w:eastAsia="Calibri" w:cs="Calibri"/>
          <w:color w:val="000000"/>
          <w:sz w:val="24"/>
          <w:szCs w:val="24"/>
        </w:rPr>
        <w:t xml:space="preserve">: Appointment information is displayed. </w:t>
      </w:r>
    </w:p>
    <w:p w:rsidR="5AC66BC9" w:rsidP="671DC62F" w:rsidRDefault="5AC66BC9" w14:paraId="44741A72" w14:textId="09DF7489">
      <w:pPr>
        <w:rPr>
          <w:rFonts w:ascii="Calibri" w:hAnsi="Calibri" w:eastAsia="Calibri" w:cs="Calibri"/>
          <w:color w:val="000000"/>
          <w:sz w:val="24"/>
          <w:szCs w:val="24"/>
          <w:lang w:val="en-CA"/>
        </w:rPr>
      </w:pPr>
      <w:r w:rsidRPr="671DC62F">
        <w:rPr>
          <w:rFonts w:ascii="Calibri" w:hAnsi="Calibri" w:eastAsia="Calibri" w:cs="Calibri"/>
          <w:b/>
          <w:bCs/>
          <w:color w:val="000000"/>
          <w:sz w:val="24"/>
          <w:szCs w:val="24"/>
        </w:rPr>
        <w:t>Limitations</w:t>
      </w:r>
      <w:r w:rsidRPr="671DC62F">
        <w:rPr>
          <w:rFonts w:ascii="Calibri" w:hAnsi="Calibri" w:eastAsia="Calibri" w:cs="Calibri"/>
          <w:color w:val="000000"/>
          <w:sz w:val="24"/>
          <w:szCs w:val="24"/>
        </w:rPr>
        <w:t xml:space="preserve">: Staff has accepted an appointment that has been updated by Client. </w:t>
      </w:r>
    </w:p>
    <w:p w:rsidR="671DC62F" w:rsidP="671DC62F" w:rsidRDefault="671DC62F" w14:paraId="53050E95" w14:textId="73A379F0">
      <w:pPr>
        <w:rPr>
          <w:rFonts w:ascii="Calibri" w:hAnsi="Calibri" w:eastAsia="Calibri" w:cs="Calibri"/>
          <w:color w:val="000000"/>
          <w:sz w:val="24"/>
          <w:szCs w:val="24"/>
        </w:rPr>
      </w:pPr>
    </w:p>
    <w:tbl>
      <w:tblPr>
        <w:tblW w:w="0" w:type="auto"/>
        <w:tblLayout w:type="fixed"/>
        <w:tblLook w:val="0000" w:firstRow="0" w:lastRow="0" w:firstColumn="0" w:lastColumn="0" w:noHBand="0" w:noVBand="0"/>
      </w:tblPr>
      <w:tblGrid>
        <w:gridCol w:w="4680"/>
        <w:gridCol w:w="4680"/>
      </w:tblGrid>
      <w:tr w:rsidR="671DC62F" w:rsidTr="671DC62F" w14:paraId="745175A2" w14:textId="77777777">
        <w:tc>
          <w:tcPr>
            <w:tcW w:w="4680" w:type="dxa"/>
            <w:tcBorders>
              <w:top w:val="single" w:color="000000" w:sz="6" w:space="0"/>
              <w:left w:val="single" w:color="000000" w:sz="6" w:space="0"/>
              <w:bottom w:val="single" w:color="000000" w:sz="6" w:space="0"/>
              <w:right w:val="single" w:color="000000" w:sz="6" w:space="0"/>
            </w:tcBorders>
          </w:tcPr>
          <w:p w:rsidR="671DC62F" w:rsidP="671DC62F" w:rsidRDefault="671DC62F" w14:paraId="612ABC98" w14:textId="4606EC3B">
            <w:pPr>
              <w:rPr>
                <w:rFonts w:ascii="Calibri" w:hAnsi="Calibri" w:eastAsia="Calibri" w:cs="Calibri"/>
                <w:sz w:val="24"/>
                <w:szCs w:val="24"/>
              </w:rPr>
            </w:pPr>
            <w:r w:rsidRPr="671DC62F">
              <w:rPr>
                <w:rFonts w:ascii="Calibri" w:hAnsi="Calibri" w:eastAsia="Calibri" w:cs="Calibri"/>
                <w:sz w:val="24"/>
                <w:szCs w:val="24"/>
              </w:rPr>
              <w:t>Actor Action</w:t>
            </w:r>
          </w:p>
        </w:tc>
        <w:tc>
          <w:tcPr>
            <w:tcW w:w="4680" w:type="dxa"/>
            <w:tcBorders>
              <w:top w:val="single" w:color="000000" w:sz="6" w:space="0"/>
              <w:bottom w:val="single" w:color="000000" w:sz="6" w:space="0"/>
              <w:right w:val="single" w:color="000000" w:sz="6" w:space="0"/>
            </w:tcBorders>
          </w:tcPr>
          <w:p w:rsidR="671DC62F" w:rsidP="671DC62F" w:rsidRDefault="671DC62F" w14:paraId="04B7C8CD" w14:textId="785A24F2">
            <w:pPr>
              <w:rPr>
                <w:rFonts w:ascii="Calibri" w:hAnsi="Calibri" w:eastAsia="Calibri" w:cs="Calibri"/>
                <w:sz w:val="24"/>
                <w:szCs w:val="24"/>
              </w:rPr>
            </w:pPr>
            <w:r w:rsidRPr="671DC62F">
              <w:rPr>
                <w:rFonts w:ascii="Calibri" w:hAnsi="Calibri" w:eastAsia="Calibri" w:cs="Calibri"/>
                <w:sz w:val="24"/>
                <w:szCs w:val="24"/>
              </w:rPr>
              <w:t>System Response</w:t>
            </w:r>
          </w:p>
        </w:tc>
      </w:tr>
      <w:tr w:rsidR="671DC62F" w:rsidTr="671DC62F" w14:paraId="556EC181" w14:textId="77777777">
        <w:tc>
          <w:tcPr>
            <w:tcW w:w="4680" w:type="dxa"/>
            <w:tcBorders>
              <w:left w:val="single" w:color="000000" w:sz="6" w:space="0"/>
              <w:bottom w:val="single" w:color="000000" w:sz="6" w:space="0"/>
              <w:right w:val="single" w:color="000000" w:sz="6" w:space="0"/>
            </w:tcBorders>
          </w:tcPr>
          <w:p w:rsidR="671DC62F" w:rsidP="671DC62F" w:rsidRDefault="671DC62F" w14:paraId="114286E2" w14:textId="06BBAAFB">
            <w:pPr>
              <w:rPr>
                <w:rFonts w:ascii="Calibri" w:hAnsi="Calibri" w:eastAsia="Calibri" w:cs="Calibri"/>
                <w:sz w:val="24"/>
                <w:szCs w:val="24"/>
              </w:rPr>
            </w:pPr>
          </w:p>
        </w:tc>
        <w:tc>
          <w:tcPr>
            <w:tcW w:w="4680" w:type="dxa"/>
            <w:tcBorders>
              <w:bottom w:val="single" w:color="000000" w:sz="6" w:space="0"/>
              <w:right w:val="single" w:color="000000" w:sz="6" w:space="0"/>
            </w:tcBorders>
          </w:tcPr>
          <w:p w:rsidR="671DC62F" w:rsidP="671DC62F" w:rsidRDefault="671DC62F" w14:paraId="731FE97C" w14:textId="535ECD70">
            <w:pPr>
              <w:rPr>
                <w:rFonts w:ascii="Calibri" w:hAnsi="Calibri" w:eastAsia="Calibri" w:cs="Calibri"/>
                <w:sz w:val="24"/>
                <w:szCs w:val="24"/>
              </w:rPr>
            </w:pPr>
            <w:r w:rsidRPr="671DC62F">
              <w:rPr>
                <w:rFonts w:ascii="Calibri" w:hAnsi="Calibri" w:eastAsia="Calibri" w:cs="Calibri"/>
                <w:sz w:val="24"/>
                <w:szCs w:val="24"/>
              </w:rPr>
              <w:t>1. System emails Staff that Appointment is updated.</w:t>
            </w:r>
          </w:p>
        </w:tc>
      </w:tr>
      <w:tr w:rsidR="671DC62F" w:rsidTr="671DC62F" w14:paraId="61393F80" w14:textId="77777777">
        <w:tc>
          <w:tcPr>
            <w:tcW w:w="4680" w:type="dxa"/>
            <w:tcBorders>
              <w:left w:val="single" w:color="000000" w:sz="6" w:space="0"/>
              <w:bottom w:val="single" w:color="000000" w:sz="6" w:space="0"/>
              <w:right w:val="single" w:color="000000" w:sz="6" w:space="0"/>
            </w:tcBorders>
          </w:tcPr>
          <w:p w:rsidR="671DC62F" w:rsidP="671DC62F" w:rsidRDefault="671DC62F" w14:paraId="32C24CAB" w14:textId="00B9E9F6">
            <w:pPr>
              <w:rPr>
                <w:rFonts w:ascii="Calibri" w:hAnsi="Calibri" w:eastAsia="Calibri" w:cs="Calibri"/>
                <w:sz w:val="24"/>
                <w:szCs w:val="24"/>
              </w:rPr>
            </w:pPr>
            <w:r w:rsidRPr="671DC62F">
              <w:rPr>
                <w:rFonts w:ascii="Calibri" w:hAnsi="Calibri" w:eastAsia="Calibri" w:cs="Calibri"/>
                <w:sz w:val="24"/>
                <w:szCs w:val="24"/>
              </w:rPr>
              <w:t>2. Staff logins into account</w:t>
            </w:r>
          </w:p>
        </w:tc>
        <w:tc>
          <w:tcPr>
            <w:tcW w:w="4680" w:type="dxa"/>
            <w:tcBorders>
              <w:bottom w:val="single" w:color="000000" w:sz="6" w:space="0"/>
              <w:right w:val="single" w:color="000000" w:sz="6" w:space="0"/>
            </w:tcBorders>
          </w:tcPr>
          <w:p w:rsidR="671DC62F" w:rsidP="671DC62F" w:rsidRDefault="671DC62F" w14:paraId="2BE3A722" w14:textId="2804FC48">
            <w:pPr>
              <w:rPr>
                <w:rFonts w:ascii="Calibri" w:hAnsi="Calibri" w:eastAsia="Calibri" w:cs="Calibri"/>
                <w:sz w:val="24"/>
                <w:szCs w:val="24"/>
              </w:rPr>
            </w:pPr>
            <w:r w:rsidRPr="671DC62F">
              <w:rPr>
                <w:rFonts w:ascii="Calibri" w:hAnsi="Calibri" w:eastAsia="Calibri" w:cs="Calibri"/>
                <w:sz w:val="24"/>
                <w:szCs w:val="24"/>
              </w:rPr>
              <w:t>3. Profile UI is Displayed.</w:t>
            </w:r>
          </w:p>
        </w:tc>
      </w:tr>
      <w:tr w:rsidR="671DC62F" w:rsidTr="671DC62F" w14:paraId="5B2987DF" w14:textId="77777777">
        <w:tc>
          <w:tcPr>
            <w:tcW w:w="4680" w:type="dxa"/>
            <w:tcBorders>
              <w:left w:val="single" w:color="000000" w:sz="6" w:space="0"/>
              <w:bottom w:val="single" w:color="000000" w:sz="6" w:space="0"/>
              <w:right w:val="single" w:color="000000" w:sz="6" w:space="0"/>
            </w:tcBorders>
          </w:tcPr>
          <w:p w:rsidR="671DC62F" w:rsidP="671DC62F" w:rsidRDefault="671DC62F" w14:paraId="2147486E" w14:textId="3C52C27D">
            <w:pPr>
              <w:rPr>
                <w:rFonts w:ascii="Calibri" w:hAnsi="Calibri" w:eastAsia="Calibri" w:cs="Calibri"/>
                <w:sz w:val="24"/>
                <w:szCs w:val="24"/>
              </w:rPr>
            </w:pPr>
            <w:r w:rsidRPr="671DC62F">
              <w:rPr>
                <w:rFonts w:ascii="Calibri" w:hAnsi="Calibri" w:eastAsia="Calibri" w:cs="Calibri"/>
                <w:sz w:val="24"/>
                <w:szCs w:val="24"/>
              </w:rPr>
              <w:t>4. Staff clicks Schedule Tab</w:t>
            </w:r>
          </w:p>
        </w:tc>
        <w:tc>
          <w:tcPr>
            <w:tcW w:w="4680" w:type="dxa"/>
            <w:tcBorders>
              <w:bottom w:val="single" w:color="000000" w:sz="6" w:space="0"/>
              <w:right w:val="single" w:color="000000" w:sz="6" w:space="0"/>
            </w:tcBorders>
          </w:tcPr>
          <w:p w:rsidR="671DC62F" w:rsidP="671DC62F" w:rsidRDefault="671DC62F" w14:paraId="386860FB" w14:textId="47D25E7A">
            <w:pPr>
              <w:rPr>
                <w:rFonts w:ascii="Calibri" w:hAnsi="Calibri" w:eastAsia="Calibri" w:cs="Calibri"/>
                <w:sz w:val="24"/>
                <w:szCs w:val="24"/>
              </w:rPr>
            </w:pPr>
            <w:r w:rsidRPr="671DC62F">
              <w:rPr>
                <w:rFonts w:ascii="Calibri" w:hAnsi="Calibri" w:eastAsia="Calibri" w:cs="Calibri"/>
                <w:sz w:val="24"/>
                <w:szCs w:val="24"/>
              </w:rPr>
              <w:t>5. System displays “Schedule UI”</w:t>
            </w:r>
          </w:p>
        </w:tc>
      </w:tr>
      <w:tr w:rsidR="671DC62F" w:rsidTr="671DC62F" w14:paraId="084B3D65" w14:textId="77777777">
        <w:tc>
          <w:tcPr>
            <w:tcW w:w="4680" w:type="dxa"/>
            <w:tcBorders>
              <w:left w:val="single" w:color="000000" w:sz="6" w:space="0"/>
              <w:bottom w:val="single" w:color="000000" w:sz="6" w:space="0"/>
              <w:right w:val="single" w:color="000000" w:sz="6" w:space="0"/>
            </w:tcBorders>
          </w:tcPr>
          <w:p w:rsidR="671DC62F" w:rsidP="671DC62F" w:rsidRDefault="671DC62F" w14:paraId="6172E595" w14:textId="5AEABE37">
            <w:pPr>
              <w:rPr>
                <w:rFonts w:ascii="Calibri" w:hAnsi="Calibri" w:eastAsia="Calibri" w:cs="Calibri"/>
                <w:sz w:val="24"/>
                <w:szCs w:val="24"/>
              </w:rPr>
            </w:pPr>
            <w:r w:rsidRPr="671DC62F">
              <w:rPr>
                <w:rFonts w:ascii="Calibri" w:hAnsi="Calibri" w:eastAsia="Calibri" w:cs="Calibri"/>
                <w:sz w:val="24"/>
                <w:szCs w:val="24"/>
              </w:rPr>
              <w:t>6. Staff clicks “Detailed Information” on updated Appointment.</w:t>
            </w:r>
          </w:p>
        </w:tc>
        <w:tc>
          <w:tcPr>
            <w:tcW w:w="4680" w:type="dxa"/>
            <w:tcBorders>
              <w:bottom w:val="single" w:color="000000" w:sz="6" w:space="0"/>
              <w:right w:val="single" w:color="000000" w:sz="6" w:space="0"/>
            </w:tcBorders>
          </w:tcPr>
          <w:p w:rsidR="671DC62F" w:rsidP="671DC62F" w:rsidRDefault="671DC62F" w14:paraId="6066C485" w14:textId="6AFCE24E">
            <w:pPr>
              <w:rPr>
                <w:rFonts w:ascii="Calibri" w:hAnsi="Calibri" w:eastAsia="Calibri" w:cs="Calibri"/>
                <w:sz w:val="24"/>
                <w:szCs w:val="24"/>
              </w:rPr>
            </w:pPr>
            <w:r w:rsidRPr="671DC62F">
              <w:rPr>
                <w:rFonts w:ascii="Calibri" w:hAnsi="Calibri" w:eastAsia="Calibri" w:cs="Calibri"/>
                <w:sz w:val="24"/>
                <w:szCs w:val="24"/>
              </w:rPr>
              <w:t>7. Appointment Information is displayed.</w:t>
            </w:r>
          </w:p>
        </w:tc>
      </w:tr>
    </w:tbl>
    <w:p w:rsidR="5AC66BC9" w:rsidP="671DC62F" w:rsidRDefault="5AC66BC9" w14:paraId="6E06B51F" w14:textId="237F8A7A">
      <w:pPr>
        <w:rPr>
          <w:rFonts w:ascii="Calibri" w:hAnsi="Calibri" w:eastAsia="Calibri" w:cs="Calibri"/>
          <w:color w:val="000000"/>
          <w:sz w:val="24"/>
          <w:szCs w:val="24"/>
          <w:lang w:val="en-CA"/>
        </w:rPr>
      </w:pPr>
      <w:r w:rsidRPr="671DC62F">
        <w:rPr>
          <w:rFonts w:ascii="Calibri" w:hAnsi="Calibri" w:eastAsia="Calibri" w:cs="Calibri"/>
          <w:color w:val="000000"/>
          <w:sz w:val="24"/>
          <w:szCs w:val="24"/>
        </w:rPr>
        <w:t xml:space="preserve"> </w:t>
      </w:r>
    </w:p>
    <w:p w:rsidR="671DC62F" w:rsidP="00BA5DA4" w:rsidRDefault="671DC62F" w14:paraId="105F9692" w14:textId="10E7A760">
      <w:pPr>
        <w:pStyle w:val="Heading2"/>
        <w:rPr>
          <w:lang w:val="en-CA"/>
        </w:rPr>
      </w:pPr>
      <w:r>
        <w:br w:type="page"/>
      </w:r>
      <w:bookmarkStart w:name="_Toc63016003" w:id="59"/>
      <w:r w:rsidRPr="671DC62F" w:rsidR="1151F1B6">
        <w:lastRenderedPageBreak/>
        <w:t>User Case 2</w:t>
      </w:r>
      <w:r w:rsidRPr="671DC62F" w:rsidR="1612F262">
        <w:t>4</w:t>
      </w:r>
      <w:r w:rsidRPr="671DC62F" w:rsidR="1151F1B6">
        <w:t>: Staff Add Client Notes</w:t>
      </w:r>
      <w:bookmarkEnd w:id="59"/>
    </w:p>
    <w:p w:rsidR="1151F1B6" w:rsidP="671DC62F" w:rsidRDefault="1151F1B6" w14:paraId="5B36D867" w14:textId="03370481">
      <w:pPr>
        <w:rPr>
          <w:rFonts w:ascii="Calibri" w:hAnsi="Calibri" w:eastAsia="Calibri" w:cs="Calibri"/>
          <w:color w:val="000000"/>
          <w:sz w:val="24"/>
          <w:szCs w:val="24"/>
        </w:rPr>
      </w:pPr>
      <w:r w:rsidRPr="671DC62F">
        <w:rPr>
          <w:rFonts w:ascii="Calibri" w:hAnsi="Calibri" w:eastAsia="Calibri" w:cs="Calibri"/>
          <w:b/>
          <w:bCs/>
          <w:color w:val="000000"/>
          <w:sz w:val="24"/>
          <w:szCs w:val="24"/>
        </w:rPr>
        <w:t>Precondition</w:t>
      </w:r>
      <w:r w:rsidRPr="671DC62F">
        <w:rPr>
          <w:rFonts w:ascii="Calibri" w:hAnsi="Calibri" w:eastAsia="Calibri" w:cs="Calibri"/>
          <w:color w:val="000000"/>
          <w:sz w:val="24"/>
          <w:szCs w:val="24"/>
        </w:rPr>
        <w:t xml:space="preserve">: </w:t>
      </w:r>
      <w:r w:rsidRPr="671DC62F" w:rsidR="0BF1A0BC">
        <w:rPr>
          <w:rFonts w:ascii="Calibri" w:hAnsi="Calibri" w:eastAsia="Calibri" w:cs="Calibri"/>
          <w:color w:val="000000"/>
          <w:sz w:val="24"/>
          <w:szCs w:val="24"/>
        </w:rPr>
        <w:t>User is logged in to their staff account</w:t>
      </w:r>
      <w:r w:rsidRPr="671DC62F">
        <w:rPr>
          <w:rFonts w:ascii="Calibri" w:hAnsi="Calibri" w:eastAsia="Calibri" w:cs="Calibri"/>
          <w:color w:val="000000"/>
          <w:sz w:val="24"/>
          <w:szCs w:val="24"/>
        </w:rPr>
        <w:t xml:space="preserve">, </w:t>
      </w:r>
      <w:r w:rsidRPr="671DC62F" w:rsidR="3AE9458B">
        <w:rPr>
          <w:rFonts w:ascii="Calibri" w:hAnsi="Calibri" w:eastAsia="Calibri" w:cs="Calibri"/>
          <w:color w:val="000000"/>
          <w:sz w:val="24"/>
          <w:szCs w:val="24"/>
        </w:rPr>
        <w:t>Client</w:t>
      </w:r>
      <w:r w:rsidRPr="671DC62F">
        <w:rPr>
          <w:rFonts w:ascii="Calibri" w:hAnsi="Calibri" w:eastAsia="Calibri" w:cs="Calibri"/>
          <w:color w:val="000000"/>
          <w:sz w:val="24"/>
          <w:szCs w:val="24"/>
        </w:rPr>
        <w:t xml:space="preserve"> is valid.  </w:t>
      </w:r>
    </w:p>
    <w:p w:rsidR="1151F1B6" w:rsidP="671DC62F" w:rsidRDefault="1151F1B6" w14:paraId="12CB0A54" w14:textId="61EADC82">
      <w:pPr>
        <w:rPr>
          <w:rFonts w:ascii="Calibri" w:hAnsi="Calibri" w:eastAsia="Calibri" w:cs="Calibri"/>
          <w:color w:val="000000"/>
          <w:sz w:val="24"/>
          <w:szCs w:val="24"/>
          <w:lang w:val="en-CA"/>
        </w:rPr>
      </w:pPr>
      <w:r w:rsidRPr="671DC62F">
        <w:rPr>
          <w:rFonts w:ascii="Calibri" w:hAnsi="Calibri" w:eastAsia="Calibri" w:cs="Calibri"/>
          <w:b/>
          <w:bCs/>
          <w:color w:val="000000"/>
          <w:sz w:val="24"/>
          <w:szCs w:val="24"/>
        </w:rPr>
        <w:t>Postcondition</w:t>
      </w:r>
      <w:r w:rsidRPr="671DC62F">
        <w:rPr>
          <w:rFonts w:ascii="Calibri" w:hAnsi="Calibri" w:eastAsia="Calibri" w:cs="Calibri"/>
          <w:color w:val="000000"/>
          <w:sz w:val="24"/>
          <w:szCs w:val="24"/>
        </w:rPr>
        <w:t xml:space="preserve">: Client information is displayed. </w:t>
      </w:r>
    </w:p>
    <w:tbl>
      <w:tblPr>
        <w:tblW w:w="0" w:type="auto"/>
        <w:tblLayout w:type="fixed"/>
        <w:tblLook w:val="0000" w:firstRow="0" w:lastRow="0" w:firstColumn="0" w:lastColumn="0" w:noHBand="0" w:noVBand="0"/>
      </w:tblPr>
      <w:tblGrid>
        <w:gridCol w:w="4680"/>
        <w:gridCol w:w="4680"/>
      </w:tblGrid>
      <w:tr w:rsidR="671DC62F" w:rsidTr="671DC62F" w14:paraId="15FED5F7" w14:textId="77777777">
        <w:tc>
          <w:tcPr>
            <w:tcW w:w="4680" w:type="dxa"/>
            <w:tcBorders>
              <w:top w:val="single" w:color="000000" w:sz="6" w:space="0"/>
              <w:left w:val="single" w:color="000000" w:sz="6" w:space="0"/>
              <w:bottom w:val="single" w:color="000000" w:sz="6" w:space="0"/>
              <w:right w:val="single" w:color="000000" w:sz="6" w:space="0"/>
            </w:tcBorders>
          </w:tcPr>
          <w:p w:rsidR="671DC62F" w:rsidP="671DC62F" w:rsidRDefault="671DC62F" w14:paraId="6506FEC9" w14:textId="4606EC3B">
            <w:pPr>
              <w:rPr>
                <w:rFonts w:ascii="Calibri" w:hAnsi="Calibri" w:eastAsia="Calibri" w:cs="Calibri"/>
                <w:sz w:val="24"/>
                <w:szCs w:val="24"/>
              </w:rPr>
            </w:pPr>
            <w:r w:rsidRPr="671DC62F">
              <w:rPr>
                <w:rFonts w:ascii="Calibri" w:hAnsi="Calibri" w:eastAsia="Calibri" w:cs="Calibri"/>
                <w:sz w:val="24"/>
                <w:szCs w:val="24"/>
              </w:rPr>
              <w:t>Actor Action</w:t>
            </w:r>
          </w:p>
        </w:tc>
        <w:tc>
          <w:tcPr>
            <w:tcW w:w="4680" w:type="dxa"/>
            <w:tcBorders>
              <w:top w:val="single" w:color="000000" w:sz="6" w:space="0"/>
              <w:bottom w:val="single" w:color="000000" w:sz="6" w:space="0"/>
              <w:right w:val="single" w:color="000000" w:sz="6" w:space="0"/>
            </w:tcBorders>
          </w:tcPr>
          <w:p w:rsidR="671DC62F" w:rsidP="671DC62F" w:rsidRDefault="671DC62F" w14:paraId="53F671A4" w14:textId="785A24F2">
            <w:pPr>
              <w:rPr>
                <w:rFonts w:ascii="Calibri" w:hAnsi="Calibri" w:eastAsia="Calibri" w:cs="Calibri"/>
                <w:sz w:val="24"/>
                <w:szCs w:val="24"/>
              </w:rPr>
            </w:pPr>
            <w:r w:rsidRPr="671DC62F">
              <w:rPr>
                <w:rFonts w:ascii="Calibri" w:hAnsi="Calibri" w:eastAsia="Calibri" w:cs="Calibri"/>
                <w:sz w:val="24"/>
                <w:szCs w:val="24"/>
              </w:rPr>
              <w:t>System Response</w:t>
            </w:r>
          </w:p>
        </w:tc>
      </w:tr>
      <w:tr w:rsidR="671DC62F" w:rsidTr="671DC62F" w14:paraId="5DBB068A" w14:textId="77777777">
        <w:tc>
          <w:tcPr>
            <w:tcW w:w="4680" w:type="dxa"/>
            <w:tcBorders>
              <w:left w:val="single" w:color="000000" w:sz="6" w:space="0"/>
              <w:bottom w:val="single" w:color="000000" w:sz="6" w:space="0"/>
              <w:right w:val="single" w:color="000000" w:sz="6" w:space="0"/>
            </w:tcBorders>
          </w:tcPr>
          <w:p w:rsidR="3E758607" w:rsidP="671DC62F" w:rsidRDefault="3E758607" w14:paraId="36F24EFF" w14:textId="2D6E8359">
            <w:pPr>
              <w:rPr>
                <w:rFonts w:ascii="Calibri" w:hAnsi="Calibri" w:eastAsia="Calibri" w:cs="Calibri"/>
                <w:sz w:val="24"/>
                <w:szCs w:val="24"/>
              </w:rPr>
            </w:pPr>
            <w:r w:rsidRPr="671DC62F">
              <w:rPr>
                <w:rFonts w:ascii="Calibri" w:hAnsi="Calibri" w:eastAsia="Calibri" w:cs="Calibri"/>
                <w:sz w:val="24"/>
                <w:szCs w:val="24"/>
              </w:rPr>
              <w:t xml:space="preserve">1. Staff goes to </w:t>
            </w:r>
            <w:r w:rsidRPr="671DC62F" w:rsidR="14FF2436">
              <w:rPr>
                <w:rFonts w:ascii="Calibri" w:hAnsi="Calibri" w:eastAsia="Calibri" w:cs="Calibri"/>
                <w:sz w:val="24"/>
                <w:szCs w:val="24"/>
              </w:rPr>
              <w:t>client information page for a client</w:t>
            </w:r>
          </w:p>
        </w:tc>
        <w:tc>
          <w:tcPr>
            <w:tcW w:w="4680" w:type="dxa"/>
            <w:tcBorders>
              <w:bottom w:val="single" w:color="000000" w:sz="6" w:space="0"/>
              <w:right w:val="single" w:color="000000" w:sz="6" w:space="0"/>
            </w:tcBorders>
          </w:tcPr>
          <w:p w:rsidR="14FF2436" w:rsidP="671DC62F" w:rsidRDefault="14FF2436" w14:paraId="3CF3FD28" w14:textId="19EF45B6">
            <w:pPr>
              <w:rPr>
                <w:rFonts w:ascii="Calibri" w:hAnsi="Calibri" w:eastAsia="Calibri" w:cs="Calibri"/>
                <w:sz w:val="24"/>
                <w:szCs w:val="24"/>
              </w:rPr>
            </w:pPr>
            <w:r w:rsidRPr="671DC62F">
              <w:rPr>
                <w:rFonts w:ascii="Calibri" w:hAnsi="Calibri" w:eastAsia="Calibri" w:cs="Calibri"/>
                <w:sz w:val="24"/>
                <w:szCs w:val="24"/>
              </w:rPr>
              <w:t>2</w:t>
            </w:r>
            <w:r w:rsidRPr="671DC62F" w:rsidR="671DC62F">
              <w:rPr>
                <w:rFonts w:ascii="Calibri" w:hAnsi="Calibri" w:eastAsia="Calibri" w:cs="Calibri"/>
                <w:sz w:val="24"/>
                <w:szCs w:val="24"/>
              </w:rPr>
              <w:t xml:space="preserve">. System </w:t>
            </w:r>
            <w:r w:rsidRPr="671DC62F" w:rsidR="0AFD406C">
              <w:rPr>
                <w:rFonts w:ascii="Calibri" w:hAnsi="Calibri" w:eastAsia="Calibri" w:cs="Calibri"/>
                <w:sz w:val="24"/>
                <w:szCs w:val="24"/>
              </w:rPr>
              <w:t>retrieves client information from database and displays it</w:t>
            </w:r>
          </w:p>
        </w:tc>
      </w:tr>
      <w:tr w:rsidR="671DC62F" w:rsidTr="671DC62F" w14:paraId="6582FD26" w14:textId="77777777">
        <w:tc>
          <w:tcPr>
            <w:tcW w:w="4680" w:type="dxa"/>
            <w:tcBorders>
              <w:left w:val="single" w:color="000000" w:sz="6" w:space="0"/>
              <w:bottom w:val="single" w:color="000000" w:sz="6" w:space="0"/>
              <w:right w:val="single" w:color="000000" w:sz="6" w:space="0"/>
            </w:tcBorders>
          </w:tcPr>
          <w:p w:rsidR="0AFD406C" w:rsidP="671DC62F" w:rsidRDefault="0AFD406C" w14:paraId="27D2B74F" w14:textId="0F0B1125">
            <w:pPr>
              <w:rPr>
                <w:rFonts w:ascii="Calibri" w:hAnsi="Calibri" w:eastAsia="Calibri" w:cs="Calibri"/>
                <w:sz w:val="24"/>
                <w:szCs w:val="24"/>
              </w:rPr>
            </w:pPr>
            <w:r w:rsidRPr="671DC62F">
              <w:rPr>
                <w:rFonts w:ascii="Calibri" w:hAnsi="Calibri" w:eastAsia="Calibri" w:cs="Calibri"/>
                <w:sz w:val="24"/>
                <w:szCs w:val="24"/>
              </w:rPr>
              <w:t>3</w:t>
            </w:r>
            <w:r w:rsidRPr="671DC62F" w:rsidR="671DC62F">
              <w:rPr>
                <w:rFonts w:ascii="Calibri" w:hAnsi="Calibri" w:eastAsia="Calibri" w:cs="Calibri"/>
                <w:sz w:val="24"/>
                <w:szCs w:val="24"/>
              </w:rPr>
              <w:t xml:space="preserve">. </w:t>
            </w:r>
            <w:r w:rsidRPr="671DC62F" w:rsidR="66F0D4E3">
              <w:rPr>
                <w:rFonts w:ascii="Calibri" w:hAnsi="Calibri" w:eastAsia="Calibri" w:cs="Calibri"/>
                <w:sz w:val="24"/>
                <w:szCs w:val="24"/>
              </w:rPr>
              <w:t>Staff Writes a note in the provided field and clicks submit</w:t>
            </w:r>
          </w:p>
        </w:tc>
        <w:tc>
          <w:tcPr>
            <w:tcW w:w="4680" w:type="dxa"/>
            <w:tcBorders>
              <w:bottom w:val="single" w:color="000000" w:sz="6" w:space="0"/>
              <w:right w:val="single" w:color="000000" w:sz="6" w:space="0"/>
            </w:tcBorders>
          </w:tcPr>
          <w:p w:rsidR="66F0D4E3" w:rsidP="671DC62F" w:rsidRDefault="66F0D4E3" w14:paraId="2E8F7512" w14:textId="7C2FA86C">
            <w:pPr>
              <w:rPr>
                <w:rFonts w:ascii="Calibri" w:hAnsi="Calibri" w:eastAsia="Calibri" w:cs="Calibri"/>
                <w:sz w:val="24"/>
                <w:szCs w:val="24"/>
              </w:rPr>
            </w:pPr>
            <w:r w:rsidRPr="671DC62F">
              <w:rPr>
                <w:rFonts w:ascii="Calibri" w:hAnsi="Calibri" w:eastAsia="Calibri" w:cs="Calibri"/>
                <w:sz w:val="24"/>
                <w:szCs w:val="24"/>
              </w:rPr>
              <w:t>4. System updates client information to include the note.</w:t>
            </w:r>
          </w:p>
        </w:tc>
      </w:tr>
      <w:tr w:rsidR="671DC62F" w:rsidTr="671DC62F" w14:paraId="2F7225E3" w14:textId="77777777">
        <w:tc>
          <w:tcPr>
            <w:tcW w:w="4680" w:type="dxa"/>
            <w:tcBorders>
              <w:left w:val="single" w:color="000000" w:sz="6" w:space="0"/>
              <w:bottom w:val="single" w:color="000000" w:sz="6" w:space="0"/>
              <w:right w:val="single" w:color="000000" w:sz="6" w:space="0"/>
            </w:tcBorders>
          </w:tcPr>
          <w:p w:rsidR="671DC62F" w:rsidP="671DC62F" w:rsidRDefault="671DC62F" w14:paraId="59220543" w14:textId="264DF05C">
            <w:pPr>
              <w:rPr>
                <w:rFonts w:ascii="Calibri" w:hAnsi="Calibri" w:eastAsia="Calibri" w:cs="Calibri"/>
                <w:sz w:val="24"/>
                <w:szCs w:val="24"/>
              </w:rPr>
            </w:pPr>
          </w:p>
        </w:tc>
        <w:tc>
          <w:tcPr>
            <w:tcW w:w="4680" w:type="dxa"/>
            <w:tcBorders>
              <w:bottom w:val="single" w:color="000000" w:sz="6" w:space="0"/>
              <w:right w:val="single" w:color="000000" w:sz="6" w:space="0"/>
            </w:tcBorders>
          </w:tcPr>
          <w:p w:rsidR="671DC62F" w:rsidP="671DC62F" w:rsidRDefault="671DC62F" w14:paraId="45796639" w14:textId="401F1DCD">
            <w:pPr>
              <w:rPr>
                <w:rFonts w:ascii="Calibri" w:hAnsi="Calibri" w:eastAsia="Calibri" w:cs="Calibri"/>
                <w:sz w:val="24"/>
                <w:szCs w:val="24"/>
              </w:rPr>
            </w:pPr>
            <w:r w:rsidRPr="671DC62F">
              <w:rPr>
                <w:rFonts w:ascii="Calibri" w:hAnsi="Calibri" w:eastAsia="Calibri" w:cs="Calibri"/>
                <w:sz w:val="24"/>
                <w:szCs w:val="24"/>
              </w:rPr>
              <w:t xml:space="preserve">5. System </w:t>
            </w:r>
            <w:r w:rsidRPr="671DC62F" w:rsidR="69509DF8">
              <w:rPr>
                <w:rFonts w:ascii="Calibri" w:hAnsi="Calibri" w:eastAsia="Calibri" w:cs="Calibri"/>
                <w:sz w:val="24"/>
                <w:szCs w:val="24"/>
              </w:rPr>
              <w:t>retrieves the changed client information from database and displays it</w:t>
            </w:r>
          </w:p>
        </w:tc>
      </w:tr>
    </w:tbl>
    <w:p w:rsidR="671DC62F" w:rsidP="671DC62F" w:rsidRDefault="671DC62F" w14:paraId="3CEB1E0A" w14:textId="03D4CD86">
      <w:pPr>
        <w:rPr>
          <w:rFonts w:ascii="Calibri" w:hAnsi="Calibri" w:eastAsia="Calibri" w:cs="Calibri"/>
          <w:color w:val="000000"/>
          <w:sz w:val="24"/>
          <w:szCs w:val="24"/>
        </w:rPr>
      </w:pPr>
    </w:p>
    <w:p w:rsidR="671DC62F" w:rsidP="671DC62F" w:rsidRDefault="671DC62F" w14:paraId="5E626E00" w14:textId="4972BAFE"/>
    <w:p w:rsidR="671DC62F" w:rsidP="00BA5DA4" w:rsidRDefault="671DC62F" w14:paraId="292ECB7E" w14:textId="1C8F5618">
      <w:pPr>
        <w:pStyle w:val="Heading2"/>
        <w:rPr>
          <w:lang w:val="en-CA"/>
        </w:rPr>
      </w:pPr>
      <w:r>
        <w:br w:type="page"/>
      </w:r>
      <w:bookmarkStart w:name="_Toc63016004" w:id="60"/>
      <w:r w:rsidRPr="671DC62F" w:rsidR="1B90A804">
        <w:lastRenderedPageBreak/>
        <w:t>User Case 2</w:t>
      </w:r>
      <w:r w:rsidRPr="671DC62F" w:rsidR="03CEB33C">
        <w:t>5</w:t>
      </w:r>
      <w:r w:rsidRPr="671DC62F" w:rsidR="1B90A804">
        <w:t>: Staff View Scheduled Appointments</w:t>
      </w:r>
      <w:bookmarkEnd w:id="60"/>
    </w:p>
    <w:p w:rsidR="1B90A804" w:rsidP="671DC62F" w:rsidRDefault="1B90A804" w14:paraId="6BF2F28F" w14:textId="5A55A59B">
      <w:pPr>
        <w:rPr>
          <w:rFonts w:ascii="Calibri" w:hAnsi="Calibri" w:eastAsia="Calibri" w:cs="Calibri"/>
          <w:color w:val="000000"/>
          <w:sz w:val="24"/>
          <w:szCs w:val="24"/>
        </w:rPr>
      </w:pPr>
      <w:r w:rsidRPr="671DC62F">
        <w:rPr>
          <w:rFonts w:ascii="Calibri" w:hAnsi="Calibri" w:eastAsia="Calibri" w:cs="Calibri"/>
          <w:b/>
          <w:bCs/>
          <w:color w:val="000000"/>
          <w:sz w:val="24"/>
          <w:szCs w:val="24"/>
        </w:rPr>
        <w:t>Precondition</w:t>
      </w:r>
      <w:r w:rsidRPr="671DC62F">
        <w:rPr>
          <w:rFonts w:ascii="Calibri" w:hAnsi="Calibri" w:eastAsia="Calibri" w:cs="Calibri"/>
          <w:color w:val="000000"/>
          <w:sz w:val="24"/>
          <w:szCs w:val="24"/>
        </w:rPr>
        <w:t>: User is logged in to their staff account</w:t>
      </w:r>
    </w:p>
    <w:p w:rsidR="1B90A804" w:rsidP="671DC62F" w:rsidRDefault="1B90A804" w14:paraId="045E3D20" w14:textId="6B7FF4FA">
      <w:pPr>
        <w:rPr>
          <w:rFonts w:ascii="Calibri" w:hAnsi="Calibri" w:eastAsia="Calibri" w:cs="Calibri"/>
          <w:color w:val="000000"/>
          <w:sz w:val="24"/>
          <w:szCs w:val="24"/>
          <w:lang w:val="en-CA"/>
        </w:rPr>
      </w:pPr>
      <w:r w:rsidRPr="671DC62F">
        <w:rPr>
          <w:rFonts w:ascii="Calibri" w:hAnsi="Calibri" w:eastAsia="Calibri" w:cs="Calibri"/>
          <w:b/>
          <w:bCs/>
          <w:color w:val="000000"/>
          <w:sz w:val="24"/>
          <w:szCs w:val="24"/>
        </w:rPr>
        <w:t>Postcondition</w:t>
      </w:r>
      <w:r w:rsidRPr="671DC62F">
        <w:rPr>
          <w:rFonts w:ascii="Calibri" w:hAnsi="Calibri" w:eastAsia="Calibri" w:cs="Calibri"/>
          <w:color w:val="000000"/>
          <w:sz w:val="24"/>
          <w:szCs w:val="24"/>
        </w:rPr>
        <w:t xml:space="preserve">: </w:t>
      </w:r>
      <w:r w:rsidRPr="671DC62F" w:rsidR="46D795F5">
        <w:rPr>
          <w:rFonts w:ascii="Calibri" w:hAnsi="Calibri" w:eastAsia="Calibri" w:cs="Calibri"/>
          <w:color w:val="000000"/>
          <w:sz w:val="24"/>
          <w:szCs w:val="24"/>
        </w:rPr>
        <w:t>Scheduled appointments are displayed</w:t>
      </w:r>
    </w:p>
    <w:tbl>
      <w:tblPr>
        <w:tblW w:w="0" w:type="auto"/>
        <w:tblLayout w:type="fixed"/>
        <w:tblLook w:val="0000" w:firstRow="0" w:lastRow="0" w:firstColumn="0" w:lastColumn="0" w:noHBand="0" w:noVBand="0"/>
      </w:tblPr>
      <w:tblGrid>
        <w:gridCol w:w="4680"/>
        <w:gridCol w:w="4680"/>
      </w:tblGrid>
      <w:tr w:rsidR="671DC62F" w:rsidTr="671DC62F" w14:paraId="000B8EBD" w14:textId="77777777">
        <w:tc>
          <w:tcPr>
            <w:tcW w:w="4680" w:type="dxa"/>
            <w:tcBorders>
              <w:top w:val="single" w:color="000000" w:sz="6" w:space="0"/>
              <w:left w:val="single" w:color="000000" w:sz="6" w:space="0"/>
              <w:bottom w:val="single" w:color="000000" w:sz="6" w:space="0"/>
              <w:right w:val="single" w:color="000000" w:sz="6" w:space="0"/>
            </w:tcBorders>
          </w:tcPr>
          <w:p w:rsidR="671DC62F" w:rsidP="671DC62F" w:rsidRDefault="671DC62F" w14:paraId="6219F4FA" w14:textId="4606EC3B">
            <w:pPr>
              <w:rPr>
                <w:rFonts w:ascii="Calibri" w:hAnsi="Calibri" w:eastAsia="Calibri" w:cs="Calibri"/>
                <w:sz w:val="24"/>
                <w:szCs w:val="24"/>
              </w:rPr>
            </w:pPr>
            <w:r w:rsidRPr="671DC62F">
              <w:rPr>
                <w:rFonts w:ascii="Calibri" w:hAnsi="Calibri" w:eastAsia="Calibri" w:cs="Calibri"/>
                <w:sz w:val="24"/>
                <w:szCs w:val="24"/>
              </w:rPr>
              <w:t>Actor Action</w:t>
            </w:r>
          </w:p>
        </w:tc>
        <w:tc>
          <w:tcPr>
            <w:tcW w:w="4680" w:type="dxa"/>
            <w:tcBorders>
              <w:top w:val="single" w:color="000000" w:sz="6" w:space="0"/>
              <w:bottom w:val="single" w:color="000000" w:sz="6" w:space="0"/>
              <w:right w:val="single" w:color="000000" w:sz="6" w:space="0"/>
            </w:tcBorders>
          </w:tcPr>
          <w:p w:rsidR="671DC62F" w:rsidP="671DC62F" w:rsidRDefault="671DC62F" w14:paraId="1187474E" w14:textId="785A24F2">
            <w:pPr>
              <w:rPr>
                <w:rFonts w:ascii="Calibri" w:hAnsi="Calibri" w:eastAsia="Calibri" w:cs="Calibri"/>
                <w:sz w:val="24"/>
                <w:szCs w:val="24"/>
              </w:rPr>
            </w:pPr>
            <w:r w:rsidRPr="671DC62F">
              <w:rPr>
                <w:rFonts w:ascii="Calibri" w:hAnsi="Calibri" w:eastAsia="Calibri" w:cs="Calibri"/>
                <w:sz w:val="24"/>
                <w:szCs w:val="24"/>
              </w:rPr>
              <w:t>System Response</w:t>
            </w:r>
          </w:p>
        </w:tc>
      </w:tr>
      <w:tr w:rsidR="671DC62F" w:rsidTr="671DC62F" w14:paraId="6D3D6F7D" w14:textId="77777777">
        <w:tc>
          <w:tcPr>
            <w:tcW w:w="4680" w:type="dxa"/>
            <w:tcBorders>
              <w:left w:val="single" w:color="000000" w:sz="6" w:space="0"/>
              <w:bottom w:val="single" w:color="000000" w:sz="6" w:space="0"/>
              <w:right w:val="single" w:color="000000" w:sz="6" w:space="0"/>
            </w:tcBorders>
          </w:tcPr>
          <w:p w:rsidR="671DC62F" w:rsidP="671DC62F" w:rsidRDefault="671DC62F" w14:paraId="4F4B5C3D" w14:textId="1B937C85">
            <w:pPr>
              <w:rPr>
                <w:rFonts w:ascii="Calibri" w:hAnsi="Calibri" w:eastAsia="Calibri" w:cs="Calibri"/>
                <w:sz w:val="24"/>
                <w:szCs w:val="24"/>
              </w:rPr>
            </w:pPr>
            <w:r w:rsidRPr="671DC62F">
              <w:rPr>
                <w:rFonts w:ascii="Calibri" w:hAnsi="Calibri" w:eastAsia="Calibri" w:cs="Calibri"/>
                <w:sz w:val="24"/>
                <w:szCs w:val="24"/>
              </w:rPr>
              <w:t xml:space="preserve">1. Staff goes to </w:t>
            </w:r>
            <w:r w:rsidRPr="671DC62F" w:rsidR="7B9E5468">
              <w:rPr>
                <w:rFonts w:ascii="Calibri" w:hAnsi="Calibri" w:eastAsia="Calibri" w:cs="Calibri"/>
                <w:sz w:val="24"/>
                <w:szCs w:val="24"/>
              </w:rPr>
              <w:t>the</w:t>
            </w:r>
            <w:r w:rsidRPr="671DC62F" w:rsidR="18B0946A">
              <w:rPr>
                <w:rFonts w:ascii="Calibri" w:hAnsi="Calibri" w:eastAsia="Calibri" w:cs="Calibri"/>
                <w:sz w:val="24"/>
                <w:szCs w:val="24"/>
              </w:rPr>
              <w:t>ir appointments</w:t>
            </w:r>
          </w:p>
        </w:tc>
        <w:tc>
          <w:tcPr>
            <w:tcW w:w="4680" w:type="dxa"/>
            <w:tcBorders>
              <w:bottom w:val="single" w:color="000000" w:sz="6" w:space="0"/>
              <w:right w:val="single" w:color="000000" w:sz="6" w:space="0"/>
            </w:tcBorders>
          </w:tcPr>
          <w:p w:rsidR="671DC62F" w:rsidP="671DC62F" w:rsidRDefault="671DC62F" w14:paraId="51007623" w14:textId="192FD079">
            <w:pPr>
              <w:rPr>
                <w:rFonts w:ascii="Calibri" w:hAnsi="Calibri" w:eastAsia="Calibri" w:cs="Calibri"/>
                <w:sz w:val="24"/>
                <w:szCs w:val="24"/>
              </w:rPr>
            </w:pPr>
            <w:r w:rsidRPr="671DC62F">
              <w:rPr>
                <w:rFonts w:ascii="Calibri" w:hAnsi="Calibri" w:eastAsia="Calibri" w:cs="Calibri"/>
                <w:sz w:val="24"/>
                <w:szCs w:val="24"/>
              </w:rPr>
              <w:t xml:space="preserve">2. System retrieves </w:t>
            </w:r>
            <w:r w:rsidRPr="671DC62F" w:rsidR="59DA0F29">
              <w:rPr>
                <w:rFonts w:ascii="Calibri" w:hAnsi="Calibri" w:eastAsia="Calibri" w:cs="Calibri"/>
                <w:sz w:val="24"/>
                <w:szCs w:val="24"/>
              </w:rPr>
              <w:t>appointments that are assigned to the staff member from the database and displa</w:t>
            </w:r>
            <w:r w:rsidRPr="671DC62F" w:rsidR="4B7092E3">
              <w:rPr>
                <w:rFonts w:ascii="Calibri" w:hAnsi="Calibri" w:eastAsia="Calibri" w:cs="Calibri"/>
                <w:sz w:val="24"/>
                <w:szCs w:val="24"/>
              </w:rPr>
              <w:t>ys it.</w:t>
            </w:r>
          </w:p>
        </w:tc>
      </w:tr>
    </w:tbl>
    <w:p w:rsidR="671DC62F" w:rsidP="671DC62F" w:rsidRDefault="671DC62F" w14:paraId="5370A43A" w14:textId="351BF220"/>
    <w:p w:rsidR="671DC62F" w:rsidP="00BA5DA4" w:rsidRDefault="671DC62F" w14:paraId="669584A7" w14:textId="1446EC2D">
      <w:pPr>
        <w:pStyle w:val="Heading2"/>
      </w:pPr>
      <w:r>
        <w:br w:type="page"/>
      </w:r>
      <w:bookmarkStart w:name="_Toc63016005" w:id="61"/>
      <w:r w:rsidRPr="5B62E6E6" w:rsidR="5378CD37">
        <w:rPr>
          <w:lang w:val="en-CA"/>
        </w:rPr>
        <w:lastRenderedPageBreak/>
        <w:t xml:space="preserve">Use Case </w:t>
      </w:r>
      <w:r w:rsidRPr="671DC62F" w:rsidR="56AA5C26">
        <w:rPr>
          <w:lang w:val="en-CA"/>
        </w:rPr>
        <w:t>2</w:t>
      </w:r>
      <w:r w:rsidRPr="671DC62F" w:rsidR="7B89B7CD">
        <w:rPr>
          <w:lang w:val="en-CA"/>
        </w:rPr>
        <w:t>6</w:t>
      </w:r>
      <w:r w:rsidRPr="671DC62F" w:rsidR="56AA5C26">
        <w:rPr>
          <w:lang w:val="en-CA"/>
        </w:rPr>
        <w:t>:</w:t>
      </w:r>
      <w:r w:rsidRPr="671DC62F" w:rsidR="56AA5C26">
        <w:rPr>
          <w:rFonts w:ascii="Calibri" w:hAnsi="Calibri" w:eastAsia="Calibri" w:cs="Calibri"/>
          <w:sz w:val="24"/>
          <w:szCs w:val="24"/>
          <w:lang w:val="en-CA"/>
        </w:rPr>
        <w:t xml:space="preserve"> </w:t>
      </w:r>
      <w:r w:rsidRPr="671DC62F" w:rsidR="56AA5C26">
        <w:t>Admin adds a new staff member</w:t>
      </w:r>
      <w:bookmarkEnd w:id="61"/>
      <w:r w:rsidRPr="671DC62F" w:rsidR="56AA5C26">
        <w:rPr>
          <w:rFonts w:ascii="Calibri" w:hAnsi="Calibri" w:eastAsia="Calibri" w:cs="Calibri"/>
          <w:sz w:val="24"/>
          <w:szCs w:val="24"/>
        </w:rPr>
        <w:t xml:space="preserve"> </w:t>
      </w:r>
    </w:p>
    <w:p w:rsidR="56AA5C26" w:rsidP="671DC62F" w:rsidRDefault="56AA5C26" w14:paraId="1A92A9F3" w14:textId="43077D0D">
      <w:pPr>
        <w:spacing w:line="240" w:lineRule="auto"/>
      </w:pPr>
      <w:r w:rsidRPr="671DC62F">
        <w:rPr>
          <w:rFonts w:ascii="Calibri" w:hAnsi="Calibri" w:eastAsia="Calibri" w:cs="Calibri"/>
          <w:b/>
          <w:bCs/>
          <w:sz w:val="24"/>
          <w:szCs w:val="24"/>
          <w:lang w:val="en-CA"/>
        </w:rPr>
        <w:t>Pre-condition:</w:t>
      </w:r>
      <w:r w:rsidRPr="671DC62F">
        <w:rPr>
          <w:rFonts w:ascii="Calibri" w:hAnsi="Calibri" w:eastAsia="Calibri" w:cs="Calibri"/>
          <w:sz w:val="24"/>
          <w:szCs w:val="24"/>
          <w:lang w:val="en-CA"/>
        </w:rPr>
        <w:t xml:space="preserve"> </w:t>
      </w:r>
      <w:r w:rsidRPr="671DC62F">
        <w:rPr>
          <w:rFonts w:ascii="Calibri" w:hAnsi="Calibri" w:eastAsia="Calibri" w:cs="Calibri"/>
          <w:sz w:val="24"/>
          <w:szCs w:val="24"/>
        </w:rPr>
        <w:t xml:space="preserve"> The user must be logged into an admin account.</w:t>
      </w:r>
    </w:p>
    <w:p w:rsidR="56AA5C26" w:rsidP="671DC62F" w:rsidRDefault="56AA5C26" w14:paraId="5F099BAA" w14:textId="5AF6AEAC">
      <w:pPr>
        <w:spacing w:line="240" w:lineRule="auto"/>
        <w:rPr>
          <w:rFonts w:ascii="Calibri" w:hAnsi="Calibri" w:eastAsia="Calibri" w:cs="Calibri"/>
          <w:sz w:val="24"/>
          <w:szCs w:val="24"/>
        </w:rPr>
      </w:pPr>
      <w:r w:rsidRPr="671DC62F">
        <w:rPr>
          <w:rFonts w:ascii="Calibri" w:hAnsi="Calibri" w:eastAsia="Calibri" w:cs="Calibri"/>
          <w:b/>
          <w:bCs/>
          <w:sz w:val="24"/>
          <w:szCs w:val="24"/>
          <w:lang w:val="en-CA"/>
        </w:rPr>
        <w:t>Post-condition</w:t>
      </w:r>
      <w:r w:rsidRPr="671DC62F">
        <w:rPr>
          <w:rFonts w:ascii="Calibri" w:hAnsi="Calibri" w:eastAsia="Calibri" w:cs="Calibri"/>
          <w:sz w:val="24"/>
          <w:szCs w:val="24"/>
          <w:lang w:val="en-CA"/>
        </w:rPr>
        <w:t xml:space="preserve">: </w:t>
      </w:r>
      <w:r w:rsidRPr="671DC62F">
        <w:rPr>
          <w:rFonts w:ascii="Calibri" w:hAnsi="Calibri" w:eastAsia="Calibri" w:cs="Calibri"/>
          <w:sz w:val="24"/>
          <w:szCs w:val="24"/>
        </w:rPr>
        <w:t xml:space="preserve"> The </w:t>
      </w:r>
      <w:r w:rsidRPr="671DC62F" w:rsidR="371BC662">
        <w:rPr>
          <w:rFonts w:ascii="Calibri" w:hAnsi="Calibri" w:eastAsia="Calibri" w:cs="Calibri"/>
          <w:sz w:val="24"/>
          <w:szCs w:val="24"/>
        </w:rPr>
        <w:t>updated staff list and information will be displayed and the new staff member will be in the database</w:t>
      </w:r>
      <w:r w:rsidRPr="671DC62F">
        <w:rPr>
          <w:rFonts w:ascii="Calibri" w:hAnsi="Calibri" w:eastAsia="Calibri" w:cs="Calibri"/>
          <w:sz w:val="24"/>
          <w:szCs w:val="24"/>
        </w:rPr>
        <w:t>.</w:t>
      </w:r>
    </w:p>
    <w:p w:rsidR="56AA5C26" w:rsidP="671DC62F" w:rsidRDefault="56AA5C26" w14:paraId="00BC88BF" w14:textId="149E0083">
      <w:pPr>
        <w:spacing w:line="240" w:lineRule="auto"/>
      </w:pPr>
      <w:r w:rsidRPr="671DC62F">
        <w:rPr>
          <w:rFonts w:ascii="Calibri" w:hAnsi="Calibri" w:eastAsia="Calibri" w:cs="Calibri"/>
          <w:b/>
          <w:bCs/>
          <w:sz w:val="24"/>
          <w:szCs w:val="24"/>
          <w:lang w:val="en-CA"/>
        </w:rPr>
        <w:t>Limitation(s)</w:t>
      </w:r>
      <w:r w:rsidRPr="671DC62F">
        <w:rPr>
          <w:rFonts w:ascii="Calibri" w:hAnsi="Calibri" w:eastAsia="Calibri" w:cs="Calibri"/>
          <w:sz w:val="24"/>
          <w:szCs w:val="24"/>
          <w:lang w:val="en-CA"/>
        </w:rPr>
        <w:t xml:space="preserve">: </w:t>
      </w:r>
      <w:r w:rsidRPr="671DC62F">
        <w:rPr>
          <w:rFonts w:ascii="Calibri" w:hAnsi="Calibri" w:eastAsia="Calibri" w:cs="Calibri"/>
          <w:sz w:val="24"/>
          <w:szCs w:val="24"/>
        </w:rPr>
        <w:t xml:space="preserve"> N/A</w:t>
      </w:r>
    </w:p>
    <w:p w:rsidR="56AA5C26" w:rsidRDefault="56AA5C26" w14:paraId="409EE420" w14:textId="66C036BE">
      <w:r w:rsidRPr="671DC62F">
        <w:rPr>
          <w:rFonts w:ascii="Calibri" w:hAnsi="Calibri" w:eastAsia="Calibri" w:cs="Calibri"/>
          <w:sz w:val="24"/>
          <w:szCs w:val="24"/>
        </w:rPr>
        <w:t xml:space="preserve">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5"/>
        <w:gridCol w:w="4675"/>
      </w:tblGrid>
      <w:tr w:rsidR="671DC62F" w:rsidTr="671DC62F" w14:paraId="66B93E78" w14:textId="77777777">
        <w:tc>
          <w:tcPr>
            <w:tcW w:w="4680" w:type="dxa"/>
          </w:tcPr>
          <w:p w:rsidR="671DC62F" w:rsidP="671DC62F" w:rsidRDefault="671DC62F" w14:paraId="55A4BE95" w14:textId="4606EC3B">
            <w:pPr>
              <w:spacing w:line="240" w:lineRule="auto"/>
              <w:rPr>
                <w:rFonts w:ascii="Calibri" w:hAnsi="Calibri" w:eastAsia="Calibri" w:cs="Calibri"/>
                <w:sz w:val="24"/>
                <w:szCs w:val="24"/>
              </w:rPr>
            </w:pPr>
            <w:r w:rsidRPr="671DC62F">
              <w:rPr>
                <w:rFonts w:ascii="Calibri" w:hAnsi="Calibri" w:eastAsia="Calibri" w:cs="Calibri"/>
                <w:sz w:val="24"/>
                <w:szCs w:val="24"/>
              </w:rPr>
              <w:t>Actor Action</w:t>
            </w:r>
          </w:p>
        </w:tc>
        <w:tc>
          <w:tcPr>
            <w:tcW w:w="4680" w:type="dxa"/>
          </w:tcPr>
          <w:p w:rsidR="671DC62F" w:rsidP="671DC62F" w:rsidRDefault="671DC62F" w14:paraId="222406F4" w14:textId="785A24F2">
            <w:pPr>
              <w:spacing w:line="240" w:lineRule="auto"/>
              <w:rPr>
                <w:rFonts w:ascii="Calibri" w:hAnsi="Calibri" w:eastAsia="Calibri" w:cs="Calibri"/>
                <w:sz w:val="24"/>
                <w:szCs w:val="24"/>
              </w:rPr>
            </w:pPr>
            <w:r w:rsidRPr="671DC62F">
              <w:rPr>
                <w:rFonts w:ascii="Calibri" w:hAnsi="Calibri" w:eastAsia="Calibri" w:cs="Calibri"/>
                <w:sz w:val="24"/>
                <w:szCs w:val="24"/>
              </w:rPr>
              <w:t>System Response</w:t>
            </w:r>
          </w:p>
        </w:tc>
      </w:tr>
      <w:tr w:rsidR="671DC62F" w:rsidTr="671DC62F" w14:paraId="0D0619B6" w14:textId="77777777">
        <w:tc>
          <w:tcPr>
            <w:tcW w:w="4680" w:type="dxa"/>
          </w:tcPr>
          <w:p w:rsidR="671DC62F" w:rsidP="671DC62F" w:rsidRDefault="671DC62F" w14:paraId="305EF6E0" w14:textId="027D70A3">
            <w:pPr>
              <w:spacing w:line="240" w:lineRule="auto"/>
              <w:rPr>
                <w:rFonts w:ascii="Calibri" w:hAnsi="Calibri" w:eastAsia="Calibri" w:cs="Calibri"/>
                <w:sz w:val="24"/>
                <w:szCs w:val="24"/>
              </w:rPr>
            </w:pPr>
            <w:r w:rsidRPr="671DC62F">
              <w:rPr>
                <w:rFonts w:ascii="Calibri" w:hAnsi="Calibri" w:eastAsia="Calibri" w:cs="Calibri"/>
                <w:sz w:val="24"/>
                <w:szCs w:val="24"/>
              </w:rPr>
              <w:t xml:space="preserve">1. </w:t>
            </w:r>
            <w:r w:rsidRPr="671DC62F" w:rsidR="608EF9EC">
              <w:rPr>
                <w:rFonts w:ascii="Calibri" w:hAnsi="Calibri" w:eastAsia="Calibri" w:cs="Calibri"/>
                <w:sz w:val="24"/>
                <w:szCs w:val="24"/>
              </w:rPr>
              <w:t xml:space="preserve">Admin </w:t>
            </w:r>
            <w:r w:rsidRPr="671DC62F">
              <w:rPr>
                <w:rFonts w:ascii="Calibri" w:hAnsi="Calibri" w:eastAsia="Calibri" w:cs="Calibri"/>
                <w:sz w:val="24"/>
                <w:szCs w:val="24"/>
              </w:rPr>
              <w:t xml:space="preserve">goes to </w:t>
            </w:r>
            <w:r w:rsidRPr="671DC62F" w:rsidR="3570C011">
              <w:rPr>
                <w:rFonts w:ascii="Calibri" w:hAnsi="Calibri" w:eastAsia="Calibri" w:cs="Calibri"/>
                <w:sz w:val="24"/>
                <w:szCs w:val="24"/>
              </w:rPr>
              <w:t>staff</w:t>
            </w:r>
            <w:r w:rsidRPr="671DC62F">
              <w:rPr>
                <w:rFonts w:ascii="Calibri" w:hAnsi="Calibri" w:eastAsia="Calibri" w:cs="Calibri"/>
                <w:sz w:val="24"/>
                <w:szCs w:val="24"/>
              </w:rPr>
              <w:t xml:space="preserve"> </w:t>
            </w:r>
            <w:r w:rsidRPr="671DC62F" w:rsidR="6453906B">
              <w:rPr>
                <w:rFonts w:ascii="Calibri" w:hAnsi="Calibri" w:eastAsia="Calibri" w:cs="Calibri"/>
                <w:sz w:val="24"/>
                <w:szCs w:val="24"/>
              </w:rPr>
              <w:t xml:space="preserve">management </w:t>
            </w:r>
            <w:r w:rsidRPr="671DC62F">
              <w:rPr>
                <w:rFonts w:ascii="Calibri" w:hAnsi="Calibri" w:eastAsia="Calibri" w:cs="Calibri"/>
                <w:sz w:val="24"/>
                <w:szCs w:val="24"/>
              </w:rPr>
              <w:t>page</w:t>
            </w:r>
          </w:p>
        </w:tc>
        <w:tc>
          <w:tcPr>
            <w:tcW w:w="4680" w:type="dxa"/>
          </w:tcPr>
          <w:p w:rsidR="671DC62F" w:rsidP="671DC62F" w:rsidRDefault="671DC62F" w14:paraId="45DE3078" w14:textId="31BA9F8C">
            <w:pPr>
              <w:spacing w:line="240" w:lineRule="auto"/>
              <w:rPr>
                <w:rFonts w:ascii="Calibri" w:hAnsi="Calibri" w:eastAsia="Calibri" w:cs="Calibri"/>
                <w:sz w:val="24"/>
                <w:szCs w:val="24"/>
              </w:rPr>
            </w:pPr>
            <w:r w:rsidRPr="671DC62F">
              <w:rPr>
                <w:rFonts w:ascii="Calibri" w:hAnsi="Calibri" w:eastAsia="Calibri" w:cs="Calibri"/>
                <w:sz w:val="24"/>
                <w:szCs w:val="24"/>
              </w:rPr>
              <w:t xml:space="preserve">2. System retrieves </w:t>
            </w:r>
            <w:r w:rsidRPr="671DC62F" w:rsidR="174F4EAD">
              <w:rPr>
                <w:rFonts w:ascii="Calibri" w:hAnsi="Calibri" w:eastAsia="Calibri" w:cs="Calibri"/>
                <w:sz w:val="24"/>
                <w:szCs w:val="24"/>
              </w:rPr>
              <w:t>staff list and</w:t>
            </w:r>
            <w:r w:rsidRPr="671DC62F">
              <w:rPr>
                <w:rFonts w:ascii="Calibri" w:hAnsi="Calibri" w:eastAsia="Calibri" w:cs="Calibri"/>
                <w:sz w:val="24"/>
                <w:szCs w:val="24"/>
              </w:rPr>
              <w:t xml:space="preserve"> information from database and displays it</w:t>
            </w:r>
          </w:p>
        </w:tc>
      </w:tr>
      <w:tr w:rsidR="671DC62F" w:rsidTr="671DC62F" w14:paraId="31541ABE" w14:textId="77777777">
        <w:tc>
          <w:tcPr>
            <w:tcW w:w="4680" w:type="dxa"/>
          </w:tcPr>
          <w:p w:rsidR="671DC62F" w:rsidP="671DC62F" w:rsidRDefault="671DC62F" w14:paraId="34B6389D" w14:textId="3108BB35">
            <w:pPr>
              <w:spacing w:line="240" w:lineRule="auto"/>
              <w:rPr>
                <w:rFonts w:ascii="Calibri" w:hAnsi="Calibri" w:eastAsia="Calibri" w:cs="Calibri"/>
                <w:sz w:val="24"/>
                <w:szCs w:val="24"/>
              </w:rPr>
            </w:pPr>
            <w:r w:rsidRPr="671DC62F">
              <w:rPr>
                <w:rFonts w:ascii="Calibri" w:hAnsi="Calibri" w:eastAsia="Calibri" w:cs="Calibri"/>
                <w:sz w:val="24"/>
                <w:szCs w:val="24"/>
              </w:rPr>
              <w:t xml:space="preserve">3. </w:t>
            </w:r>
            <w:r w:rsidRPr="671DC62F" w:rsidR="2A97F4AC">
              <w:rPr>
                <w:rFonts w:ascii="Calibri" w:hAnsi="Calibri" w:eastAsia="Calibri" w:cs="Calibri"/>
                <w:sz w:val="24"/>
                <w:szCs w:val="24"/>
              </w:rPr>
              <w:t>Admin enters the details for a new staff member in the provided fields and clicks add</w:t>
            </w:r>
          </w:p>
        </w:tc>
        <w:tc>
          <w:tcPr>
            <w:tcW w:w="4680" w:type="dxa"/>
          </w:tcPr>
          <w:p w:rsidR="671DC62F" w:rsidP="671DC62F" w:rsidRDefault="671DC62F" w14:paraId="1D8CE2A6" w14:textId="72B0BDFE">
            <w:pPr>
              <w:spacing w:line="240" w:lineRule="auto"/>
              <w:rPr>
                <w:rFonts w:ascii="Calibri" w:hAnsi="Calibri" w:eastAsia="Calibri" w:cs="Calibri"/>
                <w:sz w:val="24"/>
                <w:szCs w:val="24"/>
              </w:rPr>
            </w:pPr>
            <w:r w:rsidRPr="671DC62F">
              <w:rPr>
                <w:rFonts w:ascii="Calibri" w:hAnsi="Calibri" w:eastAsia="Calibri" w:cs="Calibri"/>
                <w:sz w:val="24"/>
                <w:szCs w:val="24"/>
              </w:rPr>
              <w:t xml:space="preserve">4. System </w:t>
            </w:r>
            <w:r w:rsidRPr="671DC62F" w:rsidR="51CD2DE1">
              <w:rPr>
                <w:rFonts w:ascii="Calibri" w:hAnsi="Calibri" w:eastAsia="Calibri" w:cs="Calibri"/>
                <w:sz w:val="24"/>
                <w:szCs w:val="24"/>
              </w:rPr>
              <w:t>adds new staff member to the database</w:t>
            </w:r>
          </w:p>
        </w:tc>
      </w:tr>
      <w:tr w:rsidR="671DC62F" w:rsidTr="671DC62F" w14:paraId="57289C41" w14:textId="77777777">
        <w:tc>
          <w:tcPr>
            <w:tcW w:w="4680" w:type="dxa"/>
          </w:tcPr>
          <w:p w:rsidR="671DC62F" w:rsidP="671DC62F" w:rsidRDefault="671DC62F" w14:paraId="4B0CCC7A" w14:textId="264DF05C">
            <w:pPr>
              <w:spacing w:line="240" w:lineRule="auto"/>
              <w:rPr>
                <w:rFonts w:ascii="Calibri" w:hAnsi="Calibri" w:eastAsia="Calibri" w:cs="Calibri"/>
                <w:sz w:val="24"/>
                <w:szCs w:val="24"/>
              </w:rPr>
            </w:pPr>
          </w:p>
        </w:tc>
        <w:tc>
          <w:tcPr>
            <w:tcW w:w="4680" w:type="dxa"/>
          </w:tcPr>
          <w:p w:rsidR="671DC62F" w:rsidP="671DC62F" w:rsidRDefault="671DC62F" w14:paraId="5226D9A3" w14:textId="49511D59">
            <w:pPr>
              <w:spacing w:line="240" w:lineRule="auto"/>
              <w:rPr>
                <w:rFonts w:ascii="Calibri" w:hAnsi="Calibri" w:eastAsia="Calibri" w:cs="Calibri"/>
                <w:sz w:val="24"/>
                <w:szCs w:val="24"/>
              </w:rPr>
            </w:pPr>
            <w:r w:rsidRPr="671DC62F">
              <w:rPr>
                <w:rFonts w:ascii="Calibri" w:hAnsi="Calibri" w:eastAsia="Calibri" w:cs="Calibri"/>
                <w:sz w:val="24"/>
                <w:szCs w:val="24"/>
              </w:rPr>
              <w:t xml:space="preserve">5. System retrieves the changed </w:t>
            </w:r>
            <w:r w:rsidRPr="671DC62F" w:rsidR="170EA1B4">
              <w:rPr>
                <w:rFonts w:ascii="Calibri" w:hAnsi="Calibri" w:eastAsia="Calibri" w:cs="Calibri"/>
                <w:sz w:val="24"/>
                <w:szCs w:val="24"/>
              </w:rPr>
              <w:t>staff list and information and displays it.</w:t>
            </w:r>
          </w:p>
        </w:tc>
      </w:tr>
    </w:tbl>
    <w:p w:rsidR="671DC62F" w:rsidP="671DC62F" w:rsidRDefault="671DC62F" w14:paraId="691E9859" w14:textId="634E7705"/>
    <w:p w:rsidR="671DC62F" w:rsidP="00BA5DA4" w:rsidRDefault="671DC62F" w14:paraId="3BDCF753" w14:textId="4295AEAC">
      <w:pPr>
        <w:pStyle w:val="Heading2"/>
      </w:pPr>
      <w:r>
        <w:br w:type="page"/>
      </w:r>
      <w:bookmarkStart w:name="_Toc63016006" w:id="62"/>
      <w:r w:rsidRPr="671DC62F" w:rsidR="4C74F1B4">
        <w:rPr>
          <w:lang w:val="en-CA"/>
        </w:rPr>
        <w:lastRenderedPageBreak/>
        <w:t xml:space="preserve">Use Case </w:t>
      </w:r>
      <w:r w:rsidRPr="6C3596C9" w:rsidR="4C74F1B4">
        <w:rPr>
          <w:lang w:val="en-CA"/>
        </w:rPr>
        <w:t>2</w:t>
      </w:r>
      <w:r w:rsidRPr="6C3596C9" w:rsidR="3F4050CB">
        <w:rPr>
          <w:lang w:val="en-CA"/>
        </w:rPr>
        <w:t>7</w:t>
      </w:r>
      <w:r w:rsidRPr="671DC62F" w:rsidR="4C74F1B4">
        <w:rPr>
          <w:lang w:val="en-CA"/>
        </w:rPr>
        <w:t>:</w:t>
      </w:r>
      <w:r w:rsidRPr="671DC62F" w:rsidR="4C74F1B4">
        <w:rPr>
          <w:rFonts w:ascii="Calibri" w:hAnsi="Calibri" w:eastAsia="Calibri" w:cs="Calibri"/>
          <w:sz w:val="24"/>
          <w:szCs w:val="24"/>
          <w:lang w:val="en-CA"/>
        </w:rPr>
        <w:t xml:space="preserve"> </w:t>
      </w:r>
      <w:r w:rsidRPr="671DC62F" w:rsidR="4C74F1B4">
        <w:t>Admin removes a staff member</w:t>
      </w:r>
      <w:bookmarkEnd w:id="62"/>
      <w:r w:rsidRPr="671DC62F" w:rsidR="4C74F1B4">
        <w:rPr>
          <w:rFonts w:ascii="Calibri" w:hAnsi="Calibri" w:eastAsia="Calibri" w:cs="Calibri"/>
          <w:sz w:val="24"/>
          <w:szCs w:val="24"/>
        </w:rPr>
        <w:t xml:space="preserve"> </w:t>
      </w:r>
    </w:p>
    <w:p w:rsidR="4C74F1B4" w:rsidP="671DC62F" w:rsidRDefault="4C74F1B4" w14:paraId="0223B276" w14:textId="4F9F505B">
      <w:pPr>
        <w:spacing w:line="240" w:lineRule="auto"/>
        <w:rPr>
          <w:rFonts w:ascii="Calibri" w:hAnsi="Calibri" w:eastAsia="Calibri" w:cs="Calibri"/>
          <w:sz w:val="24"/>
          <w:szCs w:val="24"/>
        </w:rPr>
      </w:pPr>
      <w:r w:rsidRPr="671DC62F">
        <w:rPr>
          <w:rFonts w:ascii="Calibri" w:hAnsi="Calibri" w:eastAsia="Calibri" w:cs="Calibri"/>
          <w:b/>
          <w:bCs/>
          <w:sz w:val="24"/>
          <w:szCs w:val="24"/>
          <w:lang w:val="en-CA"/>
        </w:rPr>
        <w:t>Pre-condition:</w:t>
      </w:r>
      <w:r w:rsidRPr="671DC62F">
        <w:rPr>
          <w:rFonts w:ascii="Calibri" w:hAnsi="Calibri" w:eastAsia="Calibri" w:cs="Calibri"/>
          <w:sz w:val="24"/>
          <w:szCs w:val="24"/>
          <w:lang w:val="en-CA"/>
        </w:rPr>
        <w:t xml:space="preserve"> </w:t>
      </w:r>
      <w:r w:rsidRPr="671DC62F">
        <w:rPr>
          <w:rFonts w:ascii="Calibri" w:hAnsi="Calibri" w:eastAsia="Calibri" w:cs="Calibri"/>
          <w:sz w:val="24"/>
          <w:szCs w:val="24"/>
        </w:rPr>
        <w:t xml:space="preserve"> The user must be logged into an admin account</w:t>
      </w:r>
      <w:r w:rsidRPr="671DC62F" w:rsidR="0D31344C">
        <w:rPr>
          <w:rFonts w:ascii="Calibri" w:hAnsi="Calibri" w:eastAsia="Calibri" w:cs="Calibri"/>
          <w:sz w:val="24"/>
          <w:szCs w:val="24"/>
        </w:rPr>
        <w:t>, and there must be at least one staff member to remove</w:t>
      </w:r>
    </w:p>
    <w:p w:rsidR="4C74F1B4" w:rsidP="671DC62F" w:rsidRDefault="4C74F1B4" w14:paraId="2EF3219A" w14:textId="75D5A410">
      <w:pPr>
        <w:spacing w:line="240" w:lineRule="auto"/>
        <w:rPr>
          <w:rFonts w:ascii="Calibri" w:hAnsi="Calibri" w:eastAsia="Calibri" w:cs="Calibri"/>
          <w:sz w:val="24"/>
          <w:szCs w:val="24"/>
        </w:rPr>
      </w:pPr>
      <w:r w:rsidRPr="671DC62F">
        <w:rPr>
          <w:rFonts w:ascii="Calibri" w:hAnsi="Calibri" w:eastAsia="Calibri" w:cs="Calibri"/>
          <w:b/>
          <w:bCs/>
          <w:sz w:val="24"/>
          <w:szCs w:val="24"/>
          <w:lang w:val="en-CA"/>
        </w:rPr>
        <w:t>Post-condition</w:t>
      </w:r>
      <w:r w:rsidRPr="671DC62F">
        <w:rPr>
          <w:rFonts w:ascii="Calibri" w:hAnsi="Calibri" w:eastAsia="Calibri" w:cs="Calibri"/>
          <w:sz w:val="24"/>
          <w:szCs w:val="24"/>
          <w:lang w:val="en-CA"/>
        </w:rPr>
        <w:t xml:space="preserve">: </w:t>
      </w:r>
      <w:r w:rsidRPr="671DC62F">
        <w:rPr>
          <w:rFonts w:ascii="Calibri" w:hAnsi="Calibri" w:eastAsia="Calibri" w:cs="Calibri"/>
          <w:sz w:val="24"/>
          <w:szCs w:val="24"/>
        </w:rPr>
        <w:t xml:space="preserve"> </w:t>
      </w:r>
      <w:r w:rsidRPr="671DC62F" w:rsidR="70211324">
        <w:rPr>
          <w:rFonts w:ascii="Calibri" w:hAnsi="Calibri" w:eastAsia="Calibri" w:cs="Calibri"/>
          <w:sz w:val="24"/>
          <w:szCs w:val="24"/>
        </w:rPr>
        <w:t>The updated staff list and information will be displayed and the staff member will be removed from the database.</w:t>
      </w:r>
    </w:p>
    <w:p w:rsidR="671DC62F" w:rsidP="671DC62F" w:rsidRDefault="671DC62F" w14:paraId="70679441" w14:textId="74D50656">
      <w:pPr>
        <w:spacing w:line="240" w:lineRule="auto"/>
        <w:rPr>
          <w:rFonts w:ascii="Calibri" w:hAnsi="Calibri" w:eastAsia="Calibri" w:cs="Calibri"/>
          <w:sz w:val="24"/>
          <w:szCs w:val="24"/>
        </w:rPr>
      </w:pPr>
    </w:p>
    <w:p w:rsidR="4C74F1B4" w:rsidP="671DC62F" w:rsidRDefault="4C74F1B4" w14:paraId="1419C2A2" w14:textId="149E0083">
      <w:pPr>
        <w:spacing w:line="240" w:lineRule="auto"/>
      </w:pPr>
      <w:r w:rsidRPr="671DC62F">
        <w:rPr>
          <w:rFonts w:ascii="Calibri" w:hAnsi="Calibri" w:eastAsia="Calibri" w:cs="Calibri"/>
          <w:b/>
          <w:bCs/>
          <w:sz w:val="24"/>
          <w:szCs w:val="24"/>
          <w:lang w:val="en-CA"/>
        </w:rPr>
        <w:t>Limitation(s)</w:t>
      </w:r>
      <w:r w:rsidRPr="671DC62F">
        <w:rPr>
          <w:rFonts w:ascii="Calibri" w:hAnsi="Calibri" w:eastAsia="Calibri" w:cs="Calibri"/>
          <w:sz w:val="24"/>
          <w:szCs w:val="24"/>
          <w:lang w:val="en-CA"/>
        </w:rPr>
        <w:t xml:space="preserve">: </w:t>
      </w:r>
      <w:r w:rsidRPr="671DC62F">
        <w:rPr>
          <w:rFonts w:ascii="Calibri" w:hAnsi="Calibri" w:eastAsia="Calibri" w:cs="Calibri"/>
          <w:sz w:val="24"/>
          <w:szCs w:val="24"/>
        </w:rPr>
        <w:t xml:space="preserve"> N/A</w:t>
      </w:r>
    </w:p>
    <w:p w:rsidR="4C74F1B4" w:rsidRDefault="4C74F1B4" w14:paraId="29A4D53A" w14:textId="66C036BE">
      <w:r w:rsidRPr="671DC62F">
        <w:rPr>
          <w:rFonts w:ascii="Calibri" w:hAnsi="Calibri" w:eastAsia="Calibri" w:cs="Calibri"/>
          <w:sz w:val="24"/>
          <w:szCs w:val="24"/>
        </w:rPr>
        <w:t xml:space="preserve">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5"/>
        <w:gridCol w:w="4675"/>
      </w:tblGrid>
      <w:tr w:rsidR="671DC62F" w:rsidTr="671DC62F" w14:paraId="4E3597C1" w14:textId="77777777">
        <w:tc>
          <w:tcPr>
            <w:tcW w:w="4680" w:type="dxa"/>
          </w:tcPr>
          <w:p w:rsidR="671DC62F" w:rsidP="671DC62F" w:rsidRDefault="671DC62F" w14:paraId="5A4DA1D1" w14:textId="4606EC3B">
            <w:pPr>
              <w:spacing w:line="240" w:lineRule="auto"/>
              <w:rPr>
                <w:rFonts w:ascii="Calibri" w:hAnsi="Calibri" w:eastAsia="Calibri" w:cs="Calibri"/>
                <w:sz w:val="24"/>
                <w:szCs w:val="24"/>
              </w:rPr>
            </w:pPr>
            <w:r w:rsidRPr="671DC62F">
              <w:rPr>
                <w:rFonts w:ascii="Calibri" w:hAnsi="Calibri" w:eastAsia="Calibri" w:cs="Calibri"/>
                <w:sz w:val="24"/>
                <w:szCs w:val="24"/>
              </w:rPr>
              <w:t>Actor Action</w:t>
            </w:r>
          </w:p>
        </w:tc>
        <w:tc>
          <w:tcPr>
            <w:tcW w:w="4680" w:type="dxa"/>
          </w:tcPr>
          <w:p w:rsidR="671DC62F" w:rsidP="671DC62F" w:rsidRDefault="671DC62F" w14:paraId="163DD911" w14:textId="785A24F2">
            <w:pPr>
              <w:spacing w:line="240" w:lineRule="auto"/>
              <w:rPr>
                <w:rFonts w:ascii="Calibri" w:hAnsi="Calibri" w:eastAsia="Calibri" w:cs="Calibri"/>
                <w:sz w:val="24"/>
                <w:szCs w:val="24"/>
              </w:rPr>
            </w:pPr>
            <w:r w:rsidRPr="671DC62F">
              <w:rPr>
                <w:rFonts w:ascii="Calibri" w:hAnsi="Calibri" w:eastAsia="Calibri" w:cs="Calibri"/>
                <w:sz w:val="24"/>
                <w:szCs w:val="24"/>
              </w:rPr>
              <w:t>System Response</w:t>
            </w:r>
          </w:p>
        </w:tc>
      </w:tr>
      <w:tr w:rsidR="671DC62F" w:rsidTr="671DC62F" w14:paraId="061EE634" w14:textId="77777777">
        <w:tc>
          <w:tcPr>
            <w:tcW w:w="4680" w:type="dxa"/>
          </w:tcPr>
          <w:p w:rsidR="671DC62F" w:rsidP="671DC62F" w:rsidRDefault="671DC62F" w14:paraId="24DE0615" w14:textId="027D70A3">
            <w:pPr>
              <w:spacing w:line="240" w:lineRule="auto"/>
              <w:rPr>
                <w:rFonts w:ascii="Calibri" w:hAnsi="Calibri" w:eastAsia="Calibri" w:cs="Calibri"/>
                <w:sz w:val="24"/>
                <w:szCs w:val="24"/>
              </w:rPr>
            </w:pPr>
            <w:r w:rsidRPr="671DC62F">
              <w:rPr>
                <w:rFonts w:ascii="Calibri" w:hAnsi="Calibri" w:eastAsia="Calibri" w:cs="Calibri"/>
                <w:sz w:val="24"/>
                <w:szCs w:val="24"/>
              </w:rPr>
              <w:t>1. Admin goes to staff management page</w:t>
            </w:r>
          </w:p>
        </w:tc>
        <w:tc>
          <w:tcPr>
            <w:tcW w:w="4680" w:type="dxa"/>
          </w:tcPr>
          <w:p w:rsidR="671DC62F" w:rsidP="671DC62F" w:rsidRDefault="671DC62F" w14:paraId="3C9226AA" w14:textId="31BA9F8C">
            <w:pPr>
              <w:spacing w:line="240" w:lineRule="auto"/>
              <w:rPr>
                <w:rFonts w:ascii="Calibri" w:hAnsi="Calibri" w:eastAsia="Calibri" w:cs="Calibri"/>
                <w:sz w:val="24"/>
                <w:szCs w:val="24"/>
              </w:rPr>
            </w:pPr>
            <w:r w:rsidRPr="671DC62F">
              <w:rPr>
                <w:rFonts w:ascii="Calibri" w:hAnsi="Calibri" w:eastAsia="Calibri" w:cs="Calibri"/>
                <w:sz w:val="24"/>
                <w:szCs w:val="24"/>
              </w:rPr>
              <w:t>2. System retrieves staff list and information from database and displays it</w:t>
            </w:r>
          </w:p>
        </w:tc>
      </w:tr>
      <w:tr w:rsidR="671DC62F" w:rsidTr="671DC62F" w14:paraId="18BEC179" w14:textId="77777777">
        <w:tc>
          <w:tcPr>
            <w:tcW w:w="4680" w:type="dxa"/>
          </w:tcPr>
          <w:p w:rsidR="671DC62F" w:rsidP="671DC62F" w:rsidRDefault="671DC62F" w14:paraId="3107D417" w14:textId="673B5CF2">
            <w:pPr>
              <w:spacing w:line="240" w:lineRule="auto"/>
              <w:rPr>
                <w:rFonts w:ascii="Calibri" w:hAnsi="Calibri" w:eastAsia="Calibri" w:cs="Calibri"/>
                <w:sz w:val="24"/>
                <w:szCs w:val="24"/>
              </w:rPr>
            </w:pPr>
            <w:r w:rsidRPr="671DC62F">
              <w:rPr>
                <w:rFonts w:ascii="Calibri" w:hAnsi="Calibri" w:eastAsia="Calibri" w:cs="Calibri"/>
                <w:sz w:val="24"/>
                <w:szCs w:val="24"/>
              </w:rPr>
              <w:t xml:space="preserve">3. Admin </w:t>
            </w:r>
            <w:r w:rsidRPr="671DC62F" w:rsidR="2EB4CC92">
              <w:rPr>
                <w:rFonts w:ascii="Calibri" w:hAnsi="Calibri" w:eastAsia="Calibri" w:cs="Calibri"/>
                <w:sz w:val="24"/>
                <w:szCs w:val="24"/>
              </w:rPr>
              <w:t>selects a staff member and clicks remove</w:t>
            </w:r>
          </w:p>
        </w:tc>
        <w:tc>
          <w:tcPr>
            <w:tcW w:w="4680" w:type="dxa"/>
          </w:tcPr>
          <w:p w:rsidR="671DC62F" w:rsidP="671DC62F" w:rsidRDefault="671DC62F" w14:paraId="1D38AA75" w14:textId="5874AC7B">
            <w:pPr>
              <w:spacing w:line="240" w:lineRule="auto"/>
              <w:rPr>
                <w:rFonts w:ascii="Calibri" w:hAnsi="Calibri" w:eastAsia="Calibri" w:cs="Calibri"/>
                <w:sz w:val="24"/>
                <w:szCs w:val="24"/>
              </w:rPr>
            </w:pPr>
            <w:r w:rsidRPr="671DC62F">
              <w:rPr>
                <w:rFonts w:ascii="Calibri" w:hAnsi="Calibri" w:eastAsia="Calibri" w:cs="Calibri"/>
                <w:sz w:val="24"/>
                <w:szCs w:val="24"/>
              </w:rPr>
              <w:t xml:space="preserve">4. System </w:t>
            </w:r>
            <w:r w:rsidRPr="671DC62F" w:rsidR="4EC1F140">
              <w:rPr>
                <w:rFonts w:ascii="Calibri" w:hAnsi="Calibri" w:eastAsia="Calibri" w:cs="Calibri"/>
                <w:sz w:val="24"/>
                <w:szCs w:val="24"/>
              </w:rPr>
              <w:t>removes</w:t>
            </w:r>
            <w:r w:rsidRPr="671DC62F">
              <w:rPr>
                <w:rFonts w:ascii="Calibri" w:hAnsi="Calibri" w:eastAsia="Calibri" w:cs="Calibri"/>
                <w:sz w:val="24"/>
                <w:szCs w:val="24"/>
              </w:rPr>
              <w:t xml:space="preserve"> staff member </w:t>
            </w:r>
            <w:r w:rsidRPr="671DC62F" w:rsidR="779D831A">
              <w:rPr>
                <w:rFonts w:ascii="Calibri" w:hAnsi="Calibri" w:eastAsia="Calibri" w:cs="Calibri"/>
                <w:sz w:val="24"/>
                <w:szCs w:val="24"/>
              </w:rPr>
              <w:t>from</w:t>
            </w:r>
            <w:r w:rsidRPr="671DC62F">
              <w:rPr>
                <w:rFonts w:ascii="Calibri" w:hAnsi="Calibri" w:eastAsia="Calibri" w:cs="Calibri"/>
                <w:sz w:val="24"/>
                <w:szCs w:val="24"/>
              </w:rPr>
              <w:t xml:space="preserve"> the database</w:t>
            </w:r>
          </w:p>
        </w:tc>
      </w:tr>
      <w:tr w:rsidR="671DC62F" w:rsidTr="671DC62F" w14:paraId="6A9668D6" w14:textId="77777777">
        <w:tc>
          <w:tcPr>
            <w:tcW w:w="4680" w:type="dxa"/>
          </w:tcPr>
          <w:p w:rsidR="671DC62F" w:rsidP="671DC62F" w:rsidRDefault="671DC62F" w14:paraId="542550E3" w14:textId="264DF05C">
            <w:pPr>
              <w:spacing w:line="240" w:lineRule="auto"/>
              <w:rPr>
                <w:rFonts w:ascii="Calibri" w:hAnsi="Calibri" w:eastAsia="Calibri" w:cs="Calibri"/>
                <w:sz w:val="24"/>
                <w:szCs w:val="24"/>
              </w:rPr>
            </w:pPr>
          </w:p>
        </w:tc>
        <w:tc>
          <w:tcPr>
            <w:tcW w:w="4680" w:type="dxa"/>
          </w:tcPr>
          <w:p w:rsidR="671DC62F" w:rsidP="671DC62F" w:rsidRDefault="671DC62F" w14:paraId="6439979F" w14:textId="49511D59">
            <w:pPr>
              <w:spacing w:line="240" w:lineRule="auto"/>
              <w:rPr>
                <w:rFonts w:ascii="Calibri" w:hAnsi="Calibri" w:eastAsia="Calibri" w:cs="Calibri"/>
                <w:sz w:val="24"/>
                <w:szCs w:val="24"/>
              </w:rPr>
            </w:pPr>
            <w:r w:rsidRPr="671DC62F">
              <w:rPr>
                <w:rFonts w:ascii="Calibri" w:hAnsi="Calibri" w:eastAsia="Calibri" w:cs="Calibri"/>
                <w:sz w:val="24"/>
                <w:szCs w:val="24"/>
              </w:rPr>
              <w:t>5. System retrieves the changed staff list and information and displays it.</w:t>
            </w:r>
          </w:p>
        </w:tc>
      </w:tr>
    </w:tbl>
    <w:p w:rsidR="671DC62F" w:rsidP="671DC62F" w:rsidRDefault="671DC62F" w14:paraId="6662FCEE" w14:textId="4A85EB7E"/>
    <w:p w:rsidR="671DC62F" w:rsidP="00BA5DA4" w:rsidRDefault="671DC62F" w14:paraId="7127C6FC" w14:textId="29849107">
      <w:pPr>
        <w:pStyle w:val="Heading2"/>
      </w:pPr>
      <w:r>
        <w:br w:type="page"/>
      </w:r>
      <w:bookmarkStart w:name="_Toc63016007" w:id="63"/>
      <w:r w:rsidRPr="671DC62F" w:rsidR="24656839">
        <w:rPr>
          <w:lang w:val="en-CA"/>
        </w:rPr>
        <w:lastRenderedPageBreak/>
        <w:t xml:space="preserve">Use Case </w:t>
      </w:r>
      <w:r w:rsidRPr="6C3596C9" w:rsidR="24656839">
        <w:rPr>
          <w:lang w:val="en-CA"/>
        </w:rPr>
        <w:t>2</w:t>
      </w:r>
      <w:r w:rsidRPr="6C3596C9" w:rsidR="5BDCF2EC">
        <w:rPr>
          <w:lang w:val="en-CA"/>
        </w:rPr>
        <w:t>8</w:t>
      </w:r>
      <w:r w:rsidRPr="6C3596C9" w:rsidR="24656839">
        <w:rPr>
          <w:lang w:val="en-CA"/>
        </w:rPr>
        <w:t>/</w:t>
      </w:r>
      <w:r w:rsidRPr="671DC62F" w:rsidR="24656839">
        <w:rPr>
          <w:lang w:val="en-CA"/>
        </w:rPr>
        <w:t>29:</w:t>
      </w:r>
      <w:r w:rsidRPr="671DC62F" w:rsidR="24656839">
        <w:rPr>
          <w:rFonts w:ascii="Calibri" w:hAnsi="Calibri" w:eastAsia="Calibri" w:cs="Calibri"/>
          <w:sz w:val="24"/>
          <w:szCs w:val="24"/>
          <w:lang w:val="en-CA"/>
        </w:rPr>
        <w:t xml:space="preserve"> </w:t>
      </w:r>
      <w:r w:rsidRPr="671DC62F" w:rsidR="24656839">
        <w:t xml:space="preserve">Admin </w:t>
      </w:r>
      <w:r w:rsidRPr="671DC62F" w:rsidR="17838B4F">
        <w:t xml:space="preserve">updates </w:t>
      </w:r>
      <w:r w:rsidRPr="671DC62F" w:rsidR="24656839">
        <w:t>a staff member</w:t>
      </w:r>
      <w:r w:rsidRPr="671DC62F" w:rsidR="266CFC03">
        <w:t>’s qualifications</w:t>
      </w:r>
      <w:bookmarkEnd w:id="63"/>
    </w:p>
    <w:p w:rsidR="24656839" w:rsidP="671DC62F" w:rsidRDefault="24656839" w14:paraId="114D9D3D" w14:textId="3162753C">
      <w:pPr>
        <w:spacing w:line="240" w:lineRule="auto"/>
        <w:rPr>
          <w:rFonts w:ascii="Calibri" w:hAnsi="Calibri" w:eastAsia="Calibri" w:cs="Calibri"/>
          <w:sz w:val="24"/>
          <w:szCs w:val="24"/>
        </w:rPr>
      </w:pPr>
      <w:r w:rsidRPr="671DC62F">
        <w:rPr>
          <w:rFonts w:ascii="Calibri" w:hAnsi="Calibri" w:eastAsia="Calibri" w:cs="Calibri"/>
          <w:b/>
          <w:bCs/>
          <w:sz w:val="24"/>
          <w:szCs w:val="24"/>
          <w:lang w:val="en-CA"/>
        </w:rPr>
        <w:t>Pre-condition:</w:t>
      </w:r>
      <w:r w:rsidRPr="671DC62F">
        <w:rPr>
          <w:rFonts w:ascii="Calibri" w:hAnsi="Calibri" w:eastAsia="Calibri" w:cs="Calibri"/>
          <w:sz w:val="24"/>
          <w:szCs w:val="24"/>
          <w:lang w:val="en-CA"/>
        </w:rPr>
        <w:t xml:space="preserve"> </w:t>
      </w:r>
      <w:r w:rsidRPr="671DC62F">
        <w:rPr>
          <w:rFonts w:ascii="Calibri" w:hAnsi="Calibri" w:eastAsia="Calibri" w:cs="Calibri"/>
          <w:sz w:val="24"/>
          <w:szCs w:val="24"/>
        </w:rPr>
        <w:t xml:space="preserve"> The user must be logged into an admin account, and the</w:t>
      </w:r>
      <w:r w:rsidRPr="671DC62F" w:rsidR="662CD6C0">
        <w:rPr>
          <w:rFonts w:ascii="Calibri" w:hAnsi="Calibri" w:eastAsia="Calibri" w:cs="Calibri"/>
          <w:sz w:val="24"/>
          <w:szCs w:val="24"/>
        </w:rPr>
        <w:t xml:space="preserve"> user being updated must be valid.</w:t>
      </w:r>
    </w:p>
    <w:p w:rsidR="24656839" w:rsidP="671DC62F" w:rsidRDefault="24656839" w14:paraId="16915189" w14:textId="51BD3771">
      <w:pPr>
        <w:spacing w:line="240" w:lineRule="auto"/>
        <w:rPr>
          <w:rFonts w:ascii="Calibri" w:hAnsi="Calibri" w:eastAsia="Calibri" w:cs="Calibri"/>
          <w:sz w:val="24"/>
          <w:szCs w:val="24"/>
        </w:rPr>
      </w:pPr>
      <w:r w:rsidRPr="671DC62F">
        <w:rPr>
          <w:rFonts w:ascii="Calibri" w:hAnsi="Calibri" w:eastAsia="Calibri" w:cs="Calibri"/>
          <w:b/>
          <w:bCs/>
          <w:sz w:val="24"/>
          <w:szCs w:val="24"/>
          <w:lang w:val="en-CA"/>
        </w:rPr>
        <w:t>Post-condition</w:t>
      </w:r>
      <w:r w:rsidRPr="671DC62F">
        <w:rPr>
          <w:rFonts w:ascii="Calibri" w:hAnsi="Calibri" w:eastAsia="Calibri" w:cs="Calibri"/>
          <w:sz w:val="24"/>
          <w:szCs w:val="24"/>
          <w:lang w:val="en-CA"/>
        </w:rPr>
        <w:t xml:space="preserve">: </w:t>
      </w:r>
      <w:r w:rsidRPr="671DC62F">
        <w:rPr>
          <w:rFonts w:ascii="Calibri" w:hAnsi="Calibri" w:eastAsia="Calibri" w:cs="Calibri"/>
          <w:sz w:val="24"/>
          <w:szCs w:val="24"/>
        </w:rPr>
        <w:t xml:space="preserve"> The updated staff </w:t>
      </w:r>
      <w:r w:rsidRPr="671DC62F" w:rsidR="18BA615B">
        <w:rPr>
          <w:rFonts w:ascii="Calibri" w:hAnsi="Calibri" w:eastAsia="Calibri" w:cs="Calibri"/>
          <w:sz w:val="24"/>
          <w:szCs w:val="24"/>
        </w:rPr>
        <w:t>details</w:t>
      </w:r>
      <w:r w:rsidRPr="671DC62F">
        <w:rPr>
          <w:rFonts w:ascii="Calibri" w:hAnsi="Calibri" w:eastAsia="Calibri" w:cs="Calibri"/>
          <w:sz w:val="24"/>
          <w:szCs w:val="24"/>
        </w:rPr>
        <w:t xml:space="preserve"> will be displayed and the staff member</w:t>
      </w:r>
      <w:r w:rsidRPr="671DC62F" w:rsidR="04D6606D">
        <w:rPr>
          <w:rFonts w:ascii="Calibri" w:hAnsi="Calibri" w:eastAsia="Calibri" w:cs="Calibri"/>
          <w:sz w:val="24"/>
          <w:szCs w:val="24"/>
        </w:rPr>
        <w:t>’s details will be updated in</w:t>
      </w:r>
      <w:r w:rsidRPr="671DC62F">
        <w:rPr>
          <w:rFonts w:ascii="Calibri" w:hAnsi="Calibri" w:eastAsia="Calibri" w:cs="Calibri"/>
          <w:sz w:val="24"/>
          <w:szCs w:val="24"/>
        </w:rPr>
        <w:t xml:space="preserve"> the database.</w:t>
      </w:r>
    </w:p>
    <w:p w:rsidR="671DC62F" w:rsidP="671DC62F" w:rsidRDefault="671DC62F" w14:paraId="220EEEF9" w14:textId="74D50656">
      <w:pPr>
        <w:spacing w:line="240" w:lineRule="auto"/>
        <w:rPr>
          <w:rFonts w:ascii="Calibri" w:hAnsi="Calibri" w:eastAsia="Calibri" w:cs="Calibri"/>
          <w:sz w:val="24"/>
          <w:szCs w:val="24"/>
        </w:rPr>
      </w:pPr>
    </w:p>
    <w:p w:rsidR="24656839" w:rsidP="671DC62F" w:rsidRDefault="24656839" w14:paraId="4B23D9D2" w14:textId="149E0083">
      <w:pPr>
        <w:spacing w:line="240" w:lineRule="auto"/>
      </w:pPr>
      <w:r w:rsidRPr="671DC62F">
        <w:rPr>
          <w:rFonts w:ascii="Calibri" w:hAnsi="Calibri" w:eastAsia="Calibri" w:cs="Calibri"/>
          <w:b/>
          <w:bCs/>
          <w:sz w:val="24"/>
          <w:szCs w:val="24"/>
          <w:lang w:val="en-CA"/>
        </w:rPr>
        <w:t>Limitation(s)</w:t>
      </w:r>
      <w:r w:rsidRPr="671DC62F">
        <w:rPr>
          <w:rFonts w:ascii="Calibri" w:hAnsi="Calibri" w:eastAsia="Calibri" w:cs="Calibri"/>
          <w:sz w:val="24"/>
          <w:szCs w:val="24"/>
          <w:lang w:val="en-CA"/>
        </w:rPr>
        <w:t xml:space="preserve">: </w:t>
      </w:r>
      <w:r w:rsidRPr="671DC62F">
        <w:rPr>
          <w:rFonts w:ascii="Calibri" w:hAnsi="Calibri" w:eastAsia="Calibri" w:cs="Calibri"/>
          <w:sz w:val="24"/>
          <w:szCs w:val="24"/>
        </w:rPr>
        <w:t xml:space="preserve"> N/A</w:t>
      </w:r>
    </w:p>
    <w:p w:rsidR="24656839" w:rsidRDefault="24656839" w14:paraId="52A3A92A" w14:textId="66C036BE">
      <w:r w:rsidRPr="671DC62F">
        <w:rPr>
          <w:rFonts w:ascii="Calibri" w:hAnsi="Calibri" w:eastAsia="Calibri" w:cs="Calibri"/>
          <w:sz w:val="24"/>
          <w:szCs w:val="24"/>
        </w:rPr>
        <w:t xml:space="preserve">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5"/>
        <w:gridCol w:w="4675"/>
      </w:tblGrid>
      <w:tr w:rsidR="671DC62F" w:rsidTr="671DC62F" w14:paraId="13AA89B1" w14:textId="77777777">
        <w:tc>
          <w:tcPr>
            <w:tcW w:w="4680" w:type="dxa"/>
          </w:tcPr>
          <w:p w:rsidR="671DC62F" w:rsidP="671DC62F" w:rsidRDefault="671DC62F" w14:paraId="1EF2D06A" w14:textId="4606EC3B">
            <w:pPr>
              <w:spacing w:line="240" w:lineRule="auto"/>
              <w:rPr>
                <w:rFonts w:ascii="Calibri" w:hAnsi="Calibri" w:eastAsia="Calibri" w:cs="Calibri"/>
                <w:sz w:val="24"/>
                <w:szCs w:val="24"/>
              </w:rPr>
            </w:pPr>
            <w:r w:rsidRPr="671DC62F">
              <w:rPr>
                <w:rFonts w:ascii="Calibri" w:hAnsi="Calibri" w:eastAsia="Calibri" w:cs="Calibri"/>
                <w:sz w:val="24"/>
                <w:szCs w:val="24"/>
              </w:rPr>
              <w:t>Actor Action</w:t>
            </w:r>
          </w:p>
        </w:tc>
        <w:tc>
          <w:tcPr>
            <w:tcW w:w="4680" w:type="dxa"/>
          </w:tcPr>
          <w:p w:rsidR="671DC62F" w:rsidP="671DC62F" w:rsidRDefault="671DC62F" w14:paraId="76FAE537" w14:textId="785A24F2">
            <w:pPr>
              <w:spacing w:line="240" w:lineRule="auto"/>
              <w:rPr>
                <w:rFonts w:ascii="Calibri" w:hAnsi="Calibri" w:eastAsia="Calibri" w:cs="Calibri"/>
                <w:sz w:val="24"/>
                <w:szCs w:val="24"/>
              </w:rPr>
            </w:pPr>
            <w:r w:rsidRPr="671DC62F">
              <w:rPr>
                <w:rFonts w:ascii="Calibri" w:hAnsi="Calibri" w:eastAsia="Calibri" w:cs="Calibri"/>
                <w:sz w:val="24"/>
                <w:szCs w:val="24"/>
              </w:rPr>
              <w:t>System Response</w:t>
            </w:r>
          </w:p>
        </w:tc>
      </w:tr>
      <w:tr w:rsidR="671DC62F" w:rsidTr="671DC62F" w14:paraId="44CB4D3F" w14:textId="77777777">
        <w:tc>
          <w:tcPr>
            <w:tcW w:w="4680" w:type="dxa"/>
          </w:tcPr>
          <w:p w:rsidR="671DC62F" w:rsidP="671DC62F" w:rsidRDefault="671DC62F" w14:paraId="3E30C3AB" w14:textId="68EAFBB3">
            <w:pPr>
              <w:spacing w:line="240" w:lineRule="auto"/>
              <w:rPr>
                <w:rFonts w:ascii="Calibri" w:hAnsi="Calibri" w:eastAsia="Calibri" w:cs="Calibri"/>
                <w:sz w:val="24"/>
                <w:szCs w:val="24"/>
              </w:rPr>
            </w:pPr>
            <w:r w:rsidRPr="671DC62F">
              <w:rPr>
                <w:rFonts w:ascii="Calibri" w:hAnsi="Calibri" w:eastAsia="Calibri" w:cs="Calibri"/>
                <w:sz w:val="24"/>
                <w:szCs w:val="24"/>
              </w:rPr>
              <w:t xml:space="preserve">1. Admin goes to staff </w:t>
            </w:r>
            <w:r w:rsidRPr="671DC62F" w:rsidR="70FE4E61">
              <w:rPr>
                <w:rFonts w:ascii="Calibri" w:hAnsi="Calibri" w:eastAsia="Calibri" w:cs="Calibri"/>
                <w:sz w:val="24"/>
                <w:szCs w:val="24"/>
              </w:rPr>
              <w:t>details page for a staff member</w:t>
            </w:r>
          </w:p>
        </w:tc>
        <w:tc>
          <w:tcPr>
            <w:tcW w:w="4680" w:type="dxa"/>
          </w:tcPr>
          <w:p w:rsidR="671DC62F" w:rsidP="671DC62F" w:rsidRDefault="671DC62F" w14:paraId="10C6CF1B" w14:textId="63BEDB73">
            <w:pPr>
              <w:spacing w:line="240" w:lineRule="auto"/>
              <w:rPr>
                <w:rFonts w:ascii="Calibri" w:hAnsi="Calibri" w:eastAsia="Calibri" w:cs="Calibri"/>
                <w:sz w:val="24"/>
                <w:szCs w:val="24"/>
              </w:rPr>
            </w:pPr>
            <w:r w:rsidRPr="671DC62F">
              <w:rPr>
                <w:rFonts w:ascii="Calibri" w:hAnsi="Calibri" w:eastAsia="Calibri" w:cs="Calibri"/>
                <w:sz w:val="24"/>
                <w:szCs w:val="24"/>
              </w:rPr>
              <w:t xml:space="preserve">2. System retrieves staff </w:t>
            </w:r>
            <w:r w:rsidRPr="671DC62F" w:rsidR="5702B913">
              <w:rPr>
                <w:rFonts w:ascii="Calibri" w:hAnsi="Calibri" w:eastAsia="Calibri" w:cs="Calibri"/>
                <w:sz w:val="24"/>
                <w:szCs w:val="24"/>
              </w:rPr>
              <w:t>user</w:t>
            </w:r>
            <w:r w:rsidRPr="671DC62F">
              <w:rPr>
                <w:rFonts w:ascii="Calibri" w:hAnsi="Calibri" w:eastAsia="Calibri" w:cs="Calibri"/>
                <w:sz w:val="24"/>
                <w:szCs w:val="24"/>
              </w:rPr>
              <w:t xml:space="preserve"> information from database and displays it</w:t>
            </w:r>
          </w:p>
        </w:tc>
      </w:tr>
      <w:tr w:rsidR="671DC62F" w:rsidTr="671DC62F" w14:paraId="485DBC14" w14:textId="77777777">
        <w:tc>
          <w:tcPr>
            <w:tcW w:w="4680" w:type="dxa"/>
          </w:tcPr>
          <w:p w:rsidR="671DC62F" w:rsidP="671DC62F" w:rsidRDefault="671DC62F" w14:paraId="66FD43B8" w14:textId="69929914">
            <w:pPr>
              <w:spacing w:line="240" w:lineRule="auto"/>
              <w:rPr>
                <w:rFonts w:ascii="Calibri" w:hAnsi="Calibri" w:eastAsia="Calibri" w:cs="Calibri"/>
                <w:sz w:val="24"/>
                <w:szCs w:val="24"/>
              </w:rPr>
            </w:pPr>
            <w:r w:rsidRPr="671DC62F">
              <w:rPr>
                <w:rFonts w:ascii="Calibri" w:hAnsi="Calibri" w:eastAsia="Calibri" w:cs="Calibri"/>
                <w:sz w:val="24"/>
                <w:szCs w:val="24"/>
              </w:rPr>
              <w:t xml:space="preserve">3. Admin </w:t>
            </w:r>
            <w:r w:rsidRPr="671DC62F" w:rsidR="3055D77D">
              <w:rPr>
                <w:rFonts w:ascii="Calibri" w:hAnsi="Calibri" w:eastAsia="Calibri" w:cs="Calibri"/>
                <w:sz w:val="24"/>
                <w:szCs w:val="24"/>
              </w:rPr>
              <w:t>changes the services that staff member is qualified to preform and clicks save.</w:t>
            </w:r>
          </w:p>
        </w:tc>
        <w:tc>
          <w:tcPr>
            <w:tcW w:w="4680" w:type="dxa"/>
          </w:tcPr>
          <w:p w:rsidR="671DC62F" w:rsidP="671DC62F" w:rsidRDefault="671DC62F" w14:paraId="118A2F24" w14:textId="26C38428">
            <w:pPr>
              <w:spacing w:line="240" w:lineRule="auto"/>
              <w:rPr>
                <w:rFonts w:ascii="Calibri" w:hAnsi="Calibri" w:eastAsia="Calibri" w:cs="Calibri"/>
                <w:sz w:val="24"/>
                <w:szCs w:val="24"/>
              </w:rPr>
            </w:pPr>
            <w:r w:rsidRPr="671DC62F">
              <w:rPr>
                <w:rFonts w:ascii="Calibri" w:hAnsi="Calibri" w:eastAsia="Calibri" w:cs="Calibri"/>
                <w:sz w:val="24"/>
                <w:szCs w:val="24"/>
              </w:rPr>
              <w:t xml:space="preserve">4. System </w:t>
            </w:r>
            <w:r w:rsidRPr="671DC62F" w:rsidR="1892669B">
              <w:rPr>
                <w:rFonts w:ascii="Calibri" w:hAnsi="Calibri" w:eastAsia="Calibri" w:cs="Calibri"/>
                <w:sz w:val="24"/>
                <w:szCs w:val="24"/>
              </w:rPr>
              <w:t>persists those changes to the database</w:t>
            </w:r>
          </w:p>
        </w:tc>
      </w:tr>
      <w:tr w:rsidR="671DC62F" w:rsidTr="671DC62F" w14:paraId="796D13F8" w14:textId="77777777">
        <w:tc>
          <w:tcPr>
            <w:tcW w:w="4680" w:type="dxa"/>
          </w:tcPr>
          <w:p w:rsidR="671DC62F" w:rsidP="671DC62F" w:rsidRDefault="671DC62F" w14:paraId="67E1BC22" w14:textId="264DF05C">
            <w:pPr>
              <w:spacing w:line="240" w:lineRule="auto"/>
              <w:rPr>
                <w:rFonts w:ascii="Calibri" w:hAnsi="Calibri" w:eastAsia="Calibri" w:cs="Calibri"/>
                <w:sz w:val="24"/>
                <w:szCs w:val="24"/>
              </w:rPr>
            </w:pPr>
          </w:p>
        </w:tc>
        <w:tc>
          <w:tcPr>
            <w:tcW w:w="4680" w:type="dxa"/>
          </w:tcPr>
          <w:p w:rsidR="671DC62F" w:rsidP="671DC62F" w:rsidRDefault="671DC62F" w14:paraId="3D590CE0" w14:textId="0BBD9F9A">
            <w:pPr>
              <w:spacing w:line="240" w:lineRule="auto"/>
              <w:rPr>
                <w:rFonts w:ascii="Calibri" w:hAnsi="Calibri" w:eastAsia="Calibri" w:cs="Calibri"/>
                <w:sz w:val="24"/>
                <w:szCs w:val="24"/>
              </w:rPr>
            </w:pPr>
            <w:r w:rsidRPr="671DC62F">
              <w:rPr>
                <w:rFonts w:ascii="Calibri" w:hAnsi="Calibri" w:eastAsia="Calibri" w:cs="Calibri"/>
                <w:sz w:val="24"/>
                <w:szCs w:val="24"/>
              </w:rPr>
              <w:t xml:space="preserve">5. System retrieves the changed </w:t>
            </w:r>
            <w:r w:rsidRPr="671DC62F" w:rsidR="389F8B49">
              <w:rPr>
                <w:rFonts w:ascii="Calibri" w:hAnsi="Calibri" w:eastAsia="Calibri" w:cs="Calibri"/>
                <w:sz w:val="24"/>
                <w:szCs w:val="24"/>
              </w:rPr>
              <w:t>staff user information from database and displays it</w:t>
            </w:r>
          </w:p>
        </w:tc>
      </w:tr>
    </w:tbl>
    <w:p w:rsidR="671DC62F" w:rsidP="671DC62F" w:rsidRDefault="671DC62F" w14:paraId="64C7764A" w14:textId="659BE0B4"/>
    <w:p w:rsidR="671DC62F" w:rsidP="00BA5DA4" w:rsidRDefault="671DC62F" w14:paraId="1367EBAB" w14:textId="4CC57E11">
      <w:pPr>
        <w:pStyle w:val="Heading2"/>
      </w:pPr>
      <w:r>
        <w:br w:type="page"/>
      </w:r>
      <w:bookmarkStart w:name="_Toc63016008" w:id="64"/>
      <w:r w:rsidRPr="671DC62F" w:rsidR="431584DE">
        <w:rPr>
          <w:lang w:val="en-CA"/>
        </w:rPr>
        <w:lastRenderedPageBreak/>
        <w:t xml:space="preserve">Use Case </w:t>
      </w:r>
      <w:r w:rsidRPr="6C3596C9" w:rsidR="431584DE">
        <w:rPr>
          <w:lang w:val="en-CA"/>
        </w:rPr>
        <w:t>3</w:t>
      </w:r>
      <w:r w:rsidRPr="6C3596C9" w:rsidR="794E72C2">
        <w:rPr>
          <w:lang w:val="en-CA"/>
        </w:rPr>
        <w:t>0</w:t>
      </w:r>
      <w:r w:rsidRPr="671DC62F" w:rsidR="431584DE">
        <w:rPr>
          <w:lang w:val="en-CA"/>
        </w:rPr>
        <w:t xml:space="preserve">: </w:t>
      </w:r>
      <w:r w:rsidRPr="671DC62F" w:rsidR="431584DE">
        <w:t xml:space="preserve"> Admin </w:t>
      </w:r>
      <w:r w:rsidRPr="671DC62F" w:rsidR="2A43F206">
        <w:t>updates the current promotions</w:t>
      </w:r>
      <w:bookmarkEnd w:id="64"/>
    </w:p>
    <w:p w:rsidR="431584DE" w:rsidP="671DC62F" w:rsidRDefault="431584DE" w14:paraId="4E0B1E57" w14:textId="3C0FD1CB">
      <w:pPr>
        <w:spacing w:line="240" w:lineRule="auto"/>
      </w:pPr>
      <w:r w:rsidRPr="671DC62F">
        <w:rPr>
          <w:rFonts w:ascii="Calibri" w:hAnsi="Calibri" w:eastAsia="Calibri" w:cs="Calibri"/>
          <w:b/>
          <w:bCs/>
          <w:sz w:val="24"/>
          <w:szCs w:val="24"/>
          <w:lang w:val="en-CA"/>
        </w:rPr>
        <w:t>Pre-condition:</w:t>
      </w:r>
      <w:r w:rsidRPr="671DC62F">
        <w:rPr>
          <w:rFonts w:ascii="Calibri" w:hAnsi="Calibri" w:eastAsia="Calibri" w:cs="Calibri"/>
          <w:sz w:val="24"/>
          <w:szCs w:val="24"/>
          <w:lang w:val="en-CA"/>
        </w:rPr>
        <w:t xml:space="preserve"> </w:t>
      </w:r>
      <w:r w:rsidRPr="671DC62F">
        <w:rPr>
          <w:rFonts w:ascii="Calibri" w:hAnsi="Calibri" w:eastAsia="Calibri" w:cs="Calibri"/>
          <w:sz w:val="24"/>
          <w:szCs w:val="24"/>
        </w:rPr>
        <w:t xml:space="preserve"> User is logged into their admin account.</w:t>
      </w:r>
    </w:p>
    <w:p w:rsidR="431584DE" w:rsidP="671DC62F" w:rsidRDefault="431584DE" w14:paraId="757A1DC0" w14:textId="2D7754E4">
      <w:pPr>
        <w:spacing w:line="240" w:lineRule="auto"/>
      </w:pPr>
      <w:r w:rsidRPr="671DC62F">
        <w:rPr>
          <w:rFonts w:ascii="Calibri" w:hAnsi="Calibri" w:eastAsia="Calibri" w:cs="Calibri"/>
          <w:b/>
          <w:bCs/>
          <w:sz w:val="24"/>
          <w:szCs w:val="24"/>
          <w:lang w:val="en-CA"/>
        </w:rPr>
        <w:t>Post-condition</w:t>
      </w:r>
      <w:r w:rsidRPr="671DC62F">
        <w:rPr>
          <w:rFonts w:ascii="Calibri" w:hAnsi="Calibri" w:eastAsia="Calibri" w:cs="Calibri"/>
          <w:sz w:val="24"/>
          <w:szCs w:val="24"/>
          <w:lang w:val="en-CA"/>
        </w:rPr>
        <w:t xml:space="preserve">: </w:t>
      </w:r>
      <w:r w:rsidRPr="671DC62F">
        <w:rPr>
          <w:rFonts w:ascii="Calibri" w:hAnsi="Calibri" w:eastAsia="Calibri" w:cs="Calibri"/>
          <w:sz w:val="24"/>
          <w:szCs w:val="24"/>
        </w:rPr>
        <w:t xml:space="preserve"> The updated promotions list will be displayed and the changes persisted to the database.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5"/>
        <w:gridCol w:w="4675"/>
      </w:tblGrid>
      <w:tr w:rsidR="671DC62F" w:rsidTr="6E5BB377" w14:paraId="309ABABF" w14:textId="77777777">
        <w:tc>
          <w:tcPr>
            <w:tcW w:w="4680" w:type="dxa"/>
          </w:tcPr>
          <w:p w:rsidR="671DC62F" w:rsidRDefault="671DC62F" w14:paraId="2A91A3A7" w14:textId="070E4D2D">
            <w:r w:rsidRPr="671DC62F">
              <w:rPr>
                <w:rFonts w:ascii="Calibri" w:hAnsi="Calibri" w:eastAsia="Calibri" w:cs="Calibri"/>
                <w:b/>
                <w:bCs/>
                <w:sz w:val="24"/>
                <w:szCs w:val="24"/>
                <w:lang w:val="en-CA"/>
              </w:rPr>
              <w:t>Actor Action</w:t>
            </w:r>
            <w:r w:rsidRPr="671DC62F">
              <w:rPr>
                <w:rFonts w:ascii="Calibri" w:hAnsi="Calibri" w:eastAsia="Calibri" w:cs="Calibri"/>
                <w:sz w:val="24"/>
                <w:szCs w:val="24"/>
              </w:rPr>
              <w:t xml:space="preserve"> </w:t>
            </w:r>
          </w:p>
        </w:tc>
        <w:tc>
          <w:tcPr>
            <w:tcW w:w="4680" w:type="dxa"/>
          </w:tcPr>
          <w:p w:rsidR="671DC62F" w:rsidRDefault="671DC62F" w14:paraId="1985BE00" w14:textId="737FC93E">
            <w:r w:rsidRPr="671DC62F">
              <w:rPr>
                <w:rFonts w:ascii="Calibri" w:hAnsi="Calibri" w:eastAsia="Calibri" w:cs="Calibri"/>
                <w:b/>
                <w:bCs/>
                <w:sz w:val="24"/>
                <w:szCs w:val="24"/>
                <w:lang w:val="en-CA"/>
              </w:rPr>
              <w:t>System Response</w:t>
            </w:r>
            <w:r w:rsidRPr="671DC62F">
              <w:rPr>
                <w:rFonts w:ascii="Calibri" w:hAnsi="Calibri" w:eastAsia="Calibri" w:cs="Calibri"/>
                <w:sz w:val="24"/>
                <w:szCs w:val="24"/>
              </w:rPr>
              <w:t xml:space="preserve"> </w:t>
            </w:r>
          </w:p>
        </w:tc>
      </w:tr>
      <w:tr w:rsidR="671DC62F" w:rsidTr="6E5BB377" w14:paraId="098FD1EC" w14:textId="77777777">
        <w:tc>
          <w:tcPr>
            <w:tcW w:w="4680" w:type="dxa"/>
          </w:tcPr>
          <w:p w:rsidR="671DC62F" w:rsidP="671DC62F" w:rsidRDefault="671DC62F" w14:paraId="3F4D663E" w14:textId="4CCA6450">
            <w:pPr>
              <w:spacing w:line="240" w:lineRule="auto"/>
              <w:rPr>
                <w:rFonts w:ascii="Calibri" w:hAnsi="Calibri" w:eastAsia="Calibri" w:cs="Calibri"/>
                <w:sz w:val="24"/>
                <w:szCs w:val="24"/>
              </w:rPr>
            </w:pPr>
            <w:r w:rsidRPr="671DC62F">
              <w:rPr>
                <w:rFonts w:ascii="Calibri" w:hAnsi="Calibri" w:eastAsia="Calibri" w:cs="Calibri"/>
                <w:sz w:val="24"/>
                <w:szCs w:val="24"/>
              </w:rPr>
              <w:t xml:space="preserve">1. Admin goes to </w:t>
            </w:r>
            <w:r w:rsidRPr="671DC62F" w:rsidR="11658B98">
              <w:rPr>
                <w:rFonts w:ascii="Calibri" w:hAnsi="Calibri" w:eastAsia="Calibri" w:cs="Calibri"/>
                <w:sz w:val="24"/>
                <w:szCs w:val="24"/>
              </w:rPr>
              <w:t>promotions manag</w:t>
            </w:r>
            <w:r w:rsidRPr="671DC62F" w:rsidR="2AB931B8">
              <w:rPr>
                <w:rFonts w:ascii="Calibri" w:hAnsi="Calibri" w:eastAsia="Calibri" w:cs="Calibri"/>
                <w:sz w:val="24"/>
                <w:szCs w:val="24"/>
              </w:rPr>
              <w:t>e</w:t>
            </w:r>
            <w:r w:rsidRPr="671DC62F" w:rsidR="11658B98">
              <w:rPr>
                <w:rFonts w:ascii="Calibri" w:hAnsi="Calibri" w:eastAsia="Calibri" w:cs="Calibri"/>
                <w:sz w:val="24"/>
                <w:szCs w:val="24"/>
              </w:rPr>
              <w:t>ment</w:t>
            </w:r>
            <w:r w:rsidRPr="671DC62F">
              <w:rPr>
                <w:rFonts w:ascii="Calibri" w:hAnsi="Calibri" w:eastAsia="Calibri" w:cs="Calibri"/>
                <w:sz w:val="24"/>
                <w:szCs w:val="24"/>
              </w:rPr>
              <w:t xml:space="preserve"> page</w:t>
            </w:r>
            <w:r w:rsidRPr="671DC62F" w:rsidR="125D4769">
              <w:rPr>
                <w:rFonts w:ascii="Calibri" w:hAnsi="Calibri" w:eastAsia="Calibri" w:cs="Calibri"/>
                <w:sz w:val="24"/>
                <w:szCs w:val="24"/>
              </w:rPr>
              <w:t>.</w:t>
            </w:r>
          </w:p>
        </w:tc>
        <w:tc>
          <w:tcPr>
            <w:tcW w:w="4680" w:type="dxa"/>
          </w:tcPr>
          <w:p w:rsidR="671DC62F" w:rsidP="671DC62F" w:rsidRDefault="671DC62F" w14:paraId="3D695D32" w14:textId="24211726">
            <w:pPr>
              <w:spacing w:line="240" w:lineRule="auto"/>
              <w:rPr>
                <w:rFonts w:ascii="Calibri" w:hAnsi="Calibri" w:eastAsia="Calibri" w:cs="Calibri"/>
                <w:sz w:val="24"/>
                <w:szCs w:val="24"/>
              </w:rPr>
            </w:pPr>
            <w:r w:rsidRPr="671DC62F">
              <w:rPr>
                <w:rFonts w:ascii="Calibri" w:hAnsi="Calibri" w:eastAsia="Calibri" w:cs="Calibri"/>
                <w:sz w:val="24"/>
                <w:szCs w:val="24"/>
              </w:rPr>
              <w:t xml:space="preserve">2. System retrieves </w:t>
            </w:r>
            <w:r w:rsidRPr="671DC62F" w:rsidR="082558A2">
              <w:rPr>
                <w:rFonts w:ascii="Calibri" w:hAnsi="Calibri" w:eastAsia="Calibri" w:cs="Calibri"/>
                <w:sz w:val="24"/>
                <w:szCs w:val="24"/>
              </w:rPr>
              <w:t>current promotions</w:t>
            </w:r>
            <w:r w:rsidRPr="671DC62F">
              <w:rPr>
                <w:rFonts w:ascii="Calibri" w:hAnsi="Calibri" w:eastAsia="Calibri" w:cs="Calibri"/>
                <w:sz w:val="24"/>
                <w:szCs w:val="24"/>
              </w:rPr>
              <w:t xml:space="preserve"> from database and display</w:t>
            </w:r>
            <w:r w:rsidRPr="671DC62F" w:rsidR="488D228D">
              <w:rPr>
                <w:rFonts w:ascii="Calibri" w:hAnsi="Calibri" w:eastAsia="Calibri" w:cs="Calibri"/>
                <w:sz w:val="24"/>
                <w:szCs w:val="24"/>
              </w:rPr>
              <w:t>s them</w:t>
            </w:r>
          </w:p>
        </w:tc>
      </w:tr>
      <w:tr w:rsidR="671DC62F" w:rsidTr="6E5BB377" w14:paraId="1A099483" w14:textId="77777777">
        <w:tc>
          <w:tcPr>
            <w:tcW w:w="4680" w:type="dxa"/>
          </w:tcPr>
          <w:p w:rsidR="488D228D" w:rsidP="671DC62F" w:rsidRDefault="1B163B0C" w14:paraId="72ED2869" w14:textId="2878309A">
            <w:pPr>
              <w:pStyle w:val="ListParagraph"/>
              <w:ind w:left="0"/>
              <w:rPr>
                <w:rFonts w:ascii="Calibri" w:hAnsi="Calibri" w:eastAsia="Calibri" w:cs="Calibri"/>
                <w:sz w:val="24"/>
                <w:szCs w:val="24"/>
              </w:rPr>
            </w:pPr>
            <w:r w:rsidRPr="6E5BB377">
              <w:rPr>
                <w:rFonts w:ascii="Calibri" w:hAnsi="Calibri" w:eastAsia="Calibri" w:cs="Calibri"/>
                <w:sz w:val="24"/>
                <w:szCs w:val="24"/>
              </w:rPr>
              <w:t xml:space="preserve">3. Admin changes the promotions, adds, </w:t>
            </w:r>
            <w:r w:rsidRPr="6E5BB377" w:rsidR="466273F8">
              <w:rPr>
                <w:rFonts w:ascii="Calibri" w:hAnsi="Calibri" w:eastAsia="Calibri" w:cs="Calibri"/>
                <w:sz w:val="24"/>
                <w:szCs w:val="24"/>
              </w:rPr>
              <w:t>removes,</w:t>
            </w:r>
            <w:r w:rsidRPr="6E5BB377">
              <w:rPr>
                <w:rFonts w:ascii="Calibri" w:hAnsi="Calibri" w:eastAsia="Calibri" w:cs="Calibri"/>
                <w:sz w:val="24"/>
                <w:szCs w:val="24"/>
              </w:rPr>
              <w:t xml:space="preserve"> or changes them in the UI</w:t>
            </w:r>
            <w:r w:rsidRPr="6E5BB377" w:rsidR="1388CA45">
              <w:rPr>
                <w:rFonts w:ascii="Calibri" w:hAnsi="Calibri" w:eastAsia="Calibri" w:cs="Calibri"/>
                <w:sz w:val="24"/>
                <w:szCs w:val="24"/>
              </w:rPr>
              <w:t xml:space="preserve"> and clicks save.</w:t>
            </w:r>
            <w:r w:rsidRPr="6E5BB377">
              <w:rPr>
                <w:rFonts w:ascii="Calibri" w:hAnsi="Calibri" w:eastAsia="Calibri" w:cs="Calibri"/>
                <w:sz w:val="24"/>
                <w:szCs w:val="24"/>
              </w:rPr>
              <w:t xml:space="preserve"> </w:t>
            </w:r>
          </w:p>
        </w:tc>
        <w:tc>
          <w:tcPr>
            <w:tcW w:w="4680" w:type="dxa"/>
          </w:tcPr>
          <w:p w:rsidR="34BCDE45" w:rsidP="671DC62F" w:rsidRDefault="34BCDE45" w14:paraId="77144760" w14:textId="5624A854">
            <w:pPr>
              <w:spacing w:line="240" w:lineRule="auto"/>
              <w:rPr>
                <w:rFonts w:ascii="Calibri" w:hAnsi="Calibri" w:eastAsia="Calibri" w:cs="Calibri"/>
                <w:sz w:val="24"/>
                <w:szCs w:val="24"/>
              </w:rPr>
            </w:pPr>
            <w:r w:rsidRPr="671DC62F">
              <w:rPr>
                <w:rFonts w:ascii="Calibri" w:hAnsi="Calibri" w:eastAsia="Calibri" w:cs="Calibri"/>
                <w:sz w:val="24"/>
                <w:szCs w:val="24"/>
              </w:rPr>
              <w:t>4</w:t>
            </w:r>
            <w:r w:rsidRPr="671DC62F" w:rsidR="256B1BEF">
              <w:rPr>
                <w:rFonts w:ascii="Calibri" w:hAnsi="Calibri" w:eastAsia="Calibri" w:cs="Calibri"/>
                <w:sz w:val="24"/>
                <w:szCs w:val="24"/>
              </w:rPr>
              <w:t>. System retrieves current promotions from database and compares them to edits</w:t>
            </w:r>
          </w:p>
          <w:p w:rsidR="671DC62F" w:rsidP="671DC62F" w:rsidRDefault="671DC62F" w14:paraId="53095A07" w14:textId="1C4B5D16">
            <w:pPr>
              <w:pStyle w:val="ListParagraph"/>
              <w:ind w:left="0"/>
              <w:rPr>
                <w:rFonts w:ascii="Times New Roman" w:hAnsi="Times New Roman" w:eastAsia="Times New Roman" w:cs="Times New Roman"/>
                <w:sz w:val="24"/>
                <w:szCs w:val="24"/>
              </w:rPr>
            </w:pPr>
          </w:p>
        </w:tc>
      </w:tr>
      <w:tr w:rsidR="671DC62F" w:rsidTr="6E5BB377" w14:paraId="09F115FC" w14:textId="77777777">
        <w:tc>
          <w:tcPr>
            <w:tcW w:w="4680" w:type="dxa"/>
          </w:tcPr>
          <w:p w:rsidR="671DC62F" w:rsidRDefault="671DC62F" w14:paraId="3C3A070B" w14:textId="25C5A8D5">
            <w:r w:rsidRPr="671DC62F">
              <w:rPr>
                <w:rFonts w:ascii="Times New Roman" w:hAnsi="Times New Roman" w:eastAsia="Times New Roman" w:cs="Times New Roman"/>
                <w:sz w:val="24"/>
                <w:szCs w:val="24"/>
              </w:rPr>
              <w:t xml:space="preserve"> </w:t>
            </w:r>
          </w:p>
        </w:tc>
        <w:tc>
          <w:tcPr>
            <w:tcW w:w="4680" w:type="dxa"/>
          </w:tcPr>
          <w:p w:rsidR="0D29EA06" w:rsidP="671DC62F" w:rsidRDefault="0D29EA06" w14:paraId="41687BDD" w14:textId="53BB6F68">
            <w:pPr>
              <w:spacing w:line="240" w:lineRule="auto"/>
              <w:rPr>
                <w:rFonts w:ascii="Calibri" w:hAnsi="Calibri" w:eastAsia="Calibri" w:cs="Calibri"/>
                <w:sz w:val="24"/>
                <w:szCs w:val="24"/>
              </w:rPr>
            </w:pPr>
            <w:r w:rsidRPr="671DC62F">
              <w:rPr>
                <w:rFonts w:ascii="Calibri" w:hAnsi="Calibri" w:eastAsia="Calibri" w:cs="Calibri"/>
                <w:sz w:val="24"/>
                <w:szCs w:val="24"/>
              </w:rPr>
              <w:t>5</w:t>
            </w:r>
            <w:r w:rsidRPr="671DC62F" w:rsidR="239A39B8">
              <w:rPr>
                <w:rFonts w:ascii="Calibri" w:hAnsi="Calibri" w:eastAsia="Calibri" w:cs="Calibri"/>
                <w:sz w:val="24"/>
                <w:szCs w:val="24"/>
              </w:rPr>
              <w:t xml:space="preserve">. System </w:t>
            </w:r>
            <w:r w:rsidRPr="671DC62F" w:rsidR="60A99C8A">
              <w:rPr>
                <w:rFonts w:ascii="Calibri" w:hAnsi="Calibri" w:eastAsia="Calibri" w:cs="Calibri"/>
                <w:sz w:val="24"/>
                <w:szCs w:val="24"/>
              </w:rPr>
              <w:t>removes, updates and inserts to the database as needed.</w:t>
            </w:r>
          </w:p>
        </w:tc>
      </w:tr>
      <w:tr w:rsidR="671DC62F" w:rsidTr="6E5BB377" w14:paraId="000F675B" w14:textId="77777777">
        <w:tc>
          <w:tcPr>
            <w:tcW w:w="4680" w:type="dxa"/>
          </w:tcPr>
          <w:p w:rsidR="671DC62F" w:rsidRDefault="671DC62F" w14:paraId="374E4BAF" w14:textId="5671F9A6">
            <w:r w:rsidRPr="671DC62F">
              <w:rPr>
                <w:rFonts w:ascii="Times New Roman" w:hAnsi="Times New Roman" w:eastAsia="Times New Roman" w:cs="Times New Roman"/>
                <w:sz w:val="24"/>
                <w:szCs w:val="24"/>
              </w:rPr>
              <w:t xml:space="preserve"> </w:t>
            </w:r>
          </w:p>
        </w:tc>
        <w:tc>
          <w:tcPr>
            <w:tcW w:w="4680" w:type="dxa"/>
          </w:tcPr>
          <w:p w:rsidR="3FF488AE" w:rsidP="671DC62F" w:rsidRDefault="3FF488AE" w14:paraId="483CD690" w14:textId="3FB6382A">
            <w:pPr>
              <w:spacing w:line="240" w:lineRule="auto"/>
              <w:rPr>
                <w:rFonts w:ascii="Calibri" w:hAnsi="Calibri" w:eastAsia="Calibri" w:cs="Calibri"/>
                <w:sz w:val="24"/>
                <w:szCs w:val="24"/>
              </w:rPr>
            </w:pPr>
            <w:r w:rsidRPr="671DC62F">
              <w:rPr>
                <w:rFonts w:ascii="Calibri" w:hAnsi="Calibri" w:eastAsia="Calibri" w:cs="Calibri"/>
                <w:sz w:val="24"/>
                <w:szCs w:val="24"/>
              </w:rPr>
              <w:t>6. System retrieves updated promotions from database and displays them</w:t>
            </w:r>
          </w:p>
        </w:tc>
      </w:tr>
    </w:tbl>
    <w:p w:rsidR="671DC62F" w:rsidP="671DC62F" w:rsidRDefault="671DC62F" w14:paraId="4350D1CA" w14:textId="75FCFED5"/>
    <w:p w:rsidR="671DC62F" w:rsidP="671DC62F" w:rsidRDefault="671DC62F" w14:paraId="6871CB0F" w14:textId="09DF7489">
      <w:pPr>
        <w:rPr>
          <w:rFonts w:ascii="Calibri" w:hAnsi="Calibri" w:eastAsia="Calibri" w:cs="Calibri"/>
          <w:color w:val="000000"/>
          <w:sz w:val="24"/>
          <w:szCs w:val="24"/>
          <w:lang w:val="en-CA"/>
        </w:rPr>
      </w:pPr>
    </w:p>
    <w:p w:rsidR="671DC62F" w:rsidRDefault="671DC62F" w14:paraId="697EB33D" w14:textId="09DF7489">
      <w:commentRangeStart w:id="65"/>
      <w:commentRangeEnd w:id="65"/>
      <w:r>
        <w:rPr>
          <w:rStyle w:val="CommentReference"/>
        </w:rPr>
        <w:commentReference w:id="65"/>
      </w:r>
      <w:commentRangeStart w:id="66"/>
      <w:commentRangeEnd w:id="66"/>
      <w:r>
        <w:rPr>
          <w:rStyle w:val="CommentReference"/>
        </w:rPr>
        <w:commentReference w:id="66"/>
      </w:r>
      <w:r>
        <w:br w:type="page"/>
      </w:r>
    </w:p>
    <w:p w:rsidR="5378CD37" w:rsidP="00BA5DA4" w:rsidRDefault="5378CD37" w14:paraId="14A7BA18" w14:textId="4F82280B">
      <w:pPr>
        <w:pStyle w:val="Heading2"/>
      </w:pPr>
      <w:bookmarkStart w:name="_Toc63016009" w:id="67"/>
      <w:r w:rsidRPr="671DC62F">
        <w:rPr>
          <w:lang w:val="en-CA"/>
        </w:rPr>
        <w:lastRenderedPageBreak/>
        <w:t xml:space="preserve">Use Case </w:t>
      </w:r>
      <w:r w:rsidRPr="6C3596C9">
        <w:rPr>
          <w:lang w:val="en-CA"/>
        </w:rPr>
        <w:t>3</w:t>
      </w:r>
      <w:r w:rsidRPr="6C3596C9" w:rsidR="5240AB25">
        <w:rPr>
          <w:lang w:val="en-CA"/>
        </w:rPr>
        <w:t>1</w:t>
      </w:r>
      <w:r w:rsidRPr="5B62E6E6">
        <w:rPr>
          <w:lang w:val="en-CA"/>
        </w:rPr>
        <w:t xml:space="preserve">: </w:t>
      </w:r>
      <w:r w:rsidRPr="5B62E6E6">
        <w:t xml:space="preserve"> Admin emails the current promotions to the email list.</w:t>
      </w:r>
      <w:bookmarkEnd w:id="67"/>
    </w:p>
    <w:p w:rsidR="5378CD37" w:rsidP="00A41E46" w:rsidRDefault="5378CD37" w14:paraId="57D9D6D8" w14:textId="4627EE92">
      <w:pPr>
        <w:spacing w:line="240" w:lineRule="auto"/>
      </w:pPr>
      <w:r w:rsidRPr="5B62E6E6">
        <w:rPr>
          <w:rFonts w:ascii="Calibri" w:hAnsi="Calibri" w:eastAsia="Calibri" w:cs="Calibri"/>
          <w:b/>
          <w:bCs/>
          <w:sz w:val="24"/>
          <w:szCs w:val="24"/>
          <w:lang w:val="en-CA"/>
        </w:rPr>
        <w:t>Pre-condition:</w:t>
      </w:r>
      <w:r w:rsidRPr="5B62E6E6">
        <w:rPr>
          <w:rFonts w:ascii="Calibri" w:hAnsi="Calibri" w:eastAsia="Calibri" w:cs="Calibri"/>
          <w:sz w:val="24"/>
          <w:szCs w:val="24"/>
          <w:lang w:val="en-CA"/>
        </w:rPr>
        <w:t xml:space="preserve"> </w:t>
      </w:r>
      <w:r w:rsidRPr="5B62E6E6">
        <w:rPr>
          <w:rFonts w:ascii="Calibri" w:hAnsi="Calibri" w:eastAsia="Calibri" w:cs="Calibri"/>
          <w:sz w:val="24"/>
          <w:szCs w:val="24"/>
        </w:rPr>
        <w:t xml:space="preserve"> User is logged into their admin account and currently viewing the promotions page. The admin must have also edited/updated the promotions page.</w:t>
      </w:r>
    </w:p>
    <w:p w:rsidR="5378CD37" w:rsidP="00A41E46" w:rsidRDefault="5378CD37" w14:paraId="4AE4A343" w14:textId="3C5B2C6B">
      <w:pPr>
        <w:spacing w:line="240" w:lineRule="auto"/>
      </w:pPr>
      <w:r w:rsidRPr="5B62E6E6">
        <w:rPr>
          <w:rFonts w:ascii="Calibri" w:hAnsi="Calibri" w:eastAsia="Calibri" w:cs="Calibri"/>
          <w:b/>
          <w:bCs/>
          <w:sz w:val="24"/>
          <w:szCs w:val="24"/>
          <w:lang w:val="en-CA"/>
        </w:rPr>
        <w:t>Post-condition</w:t>
      </w:r>
      <w:r w:rsidRPr="5B62E6E6">
        <w:rPr>
          <w:rFonts w:ascii="Calibri" w:hAnsi="Calibri" w:eastAsia="Calibri" w:cs="Calibri"/>
          <w:sz w:val="24"/>
          <w:szCs w:val="24"/>
          <w:lang w:val="en-CA"/>
        </w:rPr>
        <w:t xml:space="preserve">: </w:t>
      </w:r>
      <w:r w:rsidRPr="5B62E6E6">
        <w:rPr>
          <w:rFonts w:ascii="Calibri" w:hAnsi="Calibri" w:eastAsia="Calibri" w:cs="Calibri"/>
          <w:sz w:val="24"/>
          <w:szCs w:val="24"/>
        </w:rPr>
        <w:t xml:space="preserve"> The user will send an email of the new updated promotions.</w:t>
      </w:r>
    </w:p>
    <w:p w:rsidR="5378CD37" w:rsidP="00A41E46" w:rsidRDefault="5378CD37" w14:paraId="203FE0EA" w14:textId="7C50654E">
      <w:pPr>
        <w:spacing w:line="240" w:lineRule="auto"/>
      </w:pPr>
      <w:r w:rsidRPr="5B62E6E6">
        <w:rPr>
          <w:rFonts w:ascii="Calibri" w:hAnsi="Calibri" w:eastAsia="Calibri" w:cs="Calibri"/>
          <w:b/>
          <w:bCs/>
          <w:sz w:val="24"/>
          <w:szCs w:val="24"/>
          <w:lang w:val="en-CA"/>
        </w:rPr>
        <w:t>Limitation(s)</w:t>
      </w:r>
      <w:r w:rsidRPr="5B62E6E6">
        <w:rPr>
          <w:rFonts w:ascii="Calibri" w:hAnsi="Calibri" w:eastAsia="Calibri" w:cs="Calibri"/>
          <w:sz w:val="24"/>
          <w:szCs w:val="24"/>
          <w:lang w:val="en-CA"/>
        </w:rPr>
        <w:t xml:space="preserve">: </w:t>
      </w:r>
      <w:r w:rsidRPr="5B62E6E6">
        <w:rPr>
          <w:rFonts w:ascii="Calibri" w:hAnsi="Calibri" w:eastAsia="Calibri" w:cs="Calibri"/>
          <w:sz w:val="24"/>
          <w:szCs w:val="24"/>
        </w:rPr>
        <w:t xml:space="preserve"> Promotion needs to be updated in order for updated to be sent out to active subscribed clients. </w:t>
      </w:r>
    </w:p>
    <w:p w:rsidR="5378CD37" w:rsidRDefault="5378CD37" w14:paraId="14011629" w14:textId="22B3F8BD">
      <w:r w:rsidRPr="5B62E6E6">
        <w:rPr>
          <w:rFonts w:ascii="Calibri" w:hAnsi="Calibri" w:eastAsia="Calibri" w:cs="Calibri"/>
          <w:sz w:val="24"/>
          <w:szCs w:val="24"/>
        </w:rPr>
        <w:t xml:space="preserve">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680"/>
        <w:gridCol w:w="4680"/>
      </w:tblGrid>
      <w:tr w:rsidR="5B62E6E6" w:rsidTr="00B37C80" w14:paraId="0D0739A3" w14:textId="77777777">
        <w:tc>
          <w:tcPr>
            <w:tcW w:w="4680" w:type="dxa"/>
          </w:tcPr>
          <w:p w:rsidR="5B62E6E6" w:rsidRDefault="5B62E6E6" w14:paraId="20186744" w14:textId="070E4D2D">
            <w:r w:rsidRPr="5B62E6E6">
              <w:rPr>
                <w:rFonts w:ascii="Calibri" w:hAnsi="Calibri" w:eastAsia="Calibri" w:cs="Calibri"/>
                <w:b/>
                <w:bCs/>
                <w:sz w:val="24"/>
                <w:szCs w:val="24"/>
                <w:lang w:val="en-CA"/>
              </w:rPr>
              <w:t>Actor Action</w:t>
            </w:r>
            <w:r w:rsidRPr="5B62E6E6">
              <w:rPr>
                <w:rFonts w:ascii="Calibri" w:hAnsi="Calibri" w:eastAsia="Calibri" w:cs="Calibri"/>
                <w:sz w:val="24"/>
                <w:szCs w:val="24"/>
              </w:rPr>
              <w:t xml:space="preserve"> </w:t>
            </w:r>
          </w:p>
        </w:tc>
        <w:tc>
          <w:tcPr>
            <w:tcW w:w="4680" w:type="dxa"/>
          </w:tcPr>
          <w:p w:rsidR="5B62E6E6" w:rsidRDefault="5B62E6E6" w14:paraId="579D5158" w14:textId="737FC93E">
            <w:r w:rsidRPr="5B62E6E6">
              <w:rPr>
                <w:rFonts w:ascii="Calibri" w:hAnsi="Calibri" w:eastAsia="Calibri" w:cs="Calibri"/>
                <w:b/>
                <w:bCs/>
                <w:sz w:val="24"/>
                <w:szCs w:val="24"/>
                <w:lang w:val="en-CA"/>
              </w:rPr>
              <w:t>System Response</w:t>
            </w:r>
            <w:r w:rsidRPr="5B62E6E6">
              <w:rPr>
                <w:rFonts w:ascii="Calibri" w:hAnsi="Calibri" w:eastAsia="Calibri" w:cs="Calibri"/>
                <w:sz w:val="24"/>
                <w:szCs w:val="24"/>
              </w:rPr>
              <w:t xml:space="preserve"> </w:t>
            </w:r>
          </w:p>
        </w:tc>
      </w:tr>
      <w:tr w:rsidR="5B62E6E6" w:rsidTr="00B37C80" w14:paraId="2EA64302" w14:textId="77777777">
        <w:tc>
          <w:tcPr>
            <w:tcW w:w="4680" w:type="dxa"/>
          </w:tcPr>
          <w:p w:rsidR="5B62E6E6" w:rsidP="002F4E73" w:rsidRDefault="5B62E6E6" w14:paraId="3B6EA026" w14:textId="0018B1AC">
            <w:pPr>
              <w:pStyle w:val="ListParagraph"/>
              <w:numPr>
                <w:ilvl w:val="0"/>
                <w:numId w:val="37"/>
              </w:numPr>
              <w:rPr>
                <w:rFonts w:eastAsiaTheme="majorEastAsia" w:cstheme="majorBidi"/>
                <w:sz w:val="24"/>
                <w:szCs w:val="24"/>
              </w:rPr>
            </w:pPr>
            <w:r w:rsidRPr="5B62E6E6">
              <w:rPr>
                <w:rFonts w:ascii="Times New Roman" w:hAnsi="Times New Roman" w:eastAsia="Times New Roman" w:cs="Times New Roman"/>
                <w:sz w:val="24"/>
                <w:szCs w:val="24"/>
              </w:rPr>
              <w:t>The user clicks the “update” button.</w:t>
            </w:r>
          </w:p>
        </w:tc>
        <w:tc>
          <w:tcPr>
            <w:tcW w:w="4680" w:type="dxa"/>
          </w:tcPr>
          <w:p w:rsidR="5B62E6E6" w:rsidP="002F4E73" w:rsidRDefault="5B62E6E6" w14:paraId="1528F8D1" w14:textId="379C99AF">
            <w:pPr>
              <w:pStyle w:val="ListParagraph"/>
              <w:numPr>
                <w:ilvl w:val="0"/>
                <w:numId w:val="37"/>
              </w:numPr>
              <w:rPr>
                <w:rFonts w:eastAsiaTheme="majorEastAsia" w:cstheme="majorBidi"/>
                <w:sz w:val="24"/>
                <w:szCs w:val="24"/>
              </w:rPr>
            </w:pPr>
            <w:r w:rsidRPr="5B62E6E6">
              <w:rPr>
                <w:rFonts w:ascii="Times New Roman" w:hAnsi="Times New Roman" w:eastAsia="Times New Roman" w:cs="Times New Roman"/>
                <w:sz w:val="24"/>
                <w:szCs w:val="24"/>
              </w:rPr>
              <w:t>Send a response window asking if the user would like to send an email.</w:t>
            </w:r>
          </w:p>
        </w:tc>
      </w:tr>
      <w:tr w:rsidR="5B62E6E6" w:rsidTr="00B37C80" w14:paraId="49E357D4" w14:textId="77777777">
        <w:tc>
          <w:tcPr>
            <w:tcW w:w="4680" w:type="dxa"/>
          </w:tcPr>
          <w:p w:rsidR="5B62E6E6" w:rsidP="002F4E73" w:rsidRDefault="5B62E6E6" w14:paraId="534EF712" w14:textId="12D3D73A">
            <w:pPr>
              <w:pStyle w:val="ListParagraph"/>
              <w:numPr>
                <w:ilvl w:val="0"/>
                <w:numId w:val="37"/>
              </w:numPr>
              <w:rPr>
                <w:rFonts w:eastAsiaTheme="majorEastAsia" w:cstheme="majorBidi"/>
                <w:sz w:val="24"/>
                <w:szCs w:val="24"/>
              </w:rPr>
            </w:pPr>
            <w:r w:rsidRPr="5B62E6E6">
              <w:rPr>
                <w:rFonts w:ascii="Times New Roman" w:hAnsi="Times New Roman" w:eastAsia="Times New Roman" w:cs="Times New Roman"/>
                <w:sz w:val="24"/>
                <w:szCs w:val="24"/>
              </w:rPr>
              <w:t>The user will click “yes</w:t>
            </w:r>
            <w:r w:rsidRPr="6E5BB377" w:rsidR="0919820B">
              <w:rPr>
                <w:rFonts w:ascii="Times New Roman" w:hAnsi="Times New Roman" w:eastAsia="Times New Roman" w:cs="Times New Roman"/>
                <w:sz w:val="24"/>
                <w:szCs w:val="24"/>
              </w:rPr>
              <w:t>.”</w:t>
            </w:r>
          </w:p>
        </w:tc>
        <w:tc>
          <w:tcPr>
            <w:tcW w:w="4680" w:type="dxa"/>
          </w:tcPr>
          <w:p w:rsidR="5B62E6E6" w:rsidP="002F4E73" w:rsidRDefault="5B62E6E6" w14:paraId="553BD5FE" w14:textId="0BD46B5C">
            <w:pPr>
              <w:pStyle w:val="ListParagraph"/>
              <w:numPr>
                <w:ilvl w:val="0"/>
                <w:numId w:val="37"/>
              </w:numPr>
              <w:rPr>
                <w:rFonts w:eastAsiaTheme="majorEastAsia" w:cstheme="majorBidi"/>
                <w:sz w:val="24"/>
                <w:szCs w:val="24"/>
              </w:rPr>
            </w:pPr>
            <w:r w:rsidRPr="5B62E6E6">
              <w:rPr>
                <w:rFonts w:ascii="Times New Roman" w:hAnsi="Times New Roman" w:eastAsia="Times New Roman" w:cs="Times New Roman"/>
                <w:sz w:val="24"/>
                <w:szCs w:val="24"/>
              </w:rPr>
              <w:t>System would get list of active subscribed clients.</w:t>
            </w:r>
          </w:p>
        </w:tc>
      </w:tr>
      <w:tr w:rsidR="5B62E6E6" w:rsidTr="00B37C80" w14:paraId="55521D64" w14:textId="77777777">
        <w:tc>
          <w:tcPr>
            <w:tcW w:w="4680" w:type="dxa"/>
          </w:tcPr>
          <w:p w:rsidR="5B62E6E6" w:rsidRDefault="5B62E6E6" w14:paraId="40170CB5" w14:textId="25C5A8D5">
            <w:r w:rsidRPr="5B62E6E6">
              <w:rPr>
                <w:rFonts w:ascii="Times New Roman" w:hAnsi="Times New Roman" w:eastAsia="Times New Roman" w:cs="Times New Roman"/>
                <w:sz w:val="24"/>
                <w:szCs w:val="24"/>
              </w:rPr>
              <w:t xml:space="preserve"> </w:t>
            </w:r>
          </w:p>
        </w:tc>
        <w:tc>
          <w:tcPr>
            <w:tcW w:w="4680" w:type="dxa"/>
          </w:tcPr>
          <w:p w:rsidR="5B62E6E6" w:rsidP="002F4E73" w:rsidRDefault="5B62E6E6" w14:paraId="0F543AC4" w14:textId="180C1EDE">
            <w:pPr>
              <w:pStyle w:val="ListParagraph"/>
              <w:numPr>
                <w:ilvl w:val="0"/>
                <w:numId w:val="37"/>
              </w:numPr>
              <w:rPr>
                <w:rFonts w:eastAsiaTheme="majorEastAsia" w:cstheme="majorBidi"/>
                <w:sz w:val="24"/>
                <w:szCs w:val="24"/>
              </w:rPr>
            </w:pPr>
            <w:r w:rsidRPr="5B62E6E6">
              <w:rPr>
                <w:rFonts w:ascii="Times New Roman" w:hAnsi="Times New Roman" w:eastAsia="Times New Roman" w:cs="Times New Roman"/>
                <w:sz w:val="24"/>
                <w:szCs w:val="24"/>
              </w:rPr>
              <w:t>Generates an email of the promotions and sends it out to each client.</w:t>
            </w:r>
          </w:p>
        </w:tc>
      </w:tr>
      <w:tr w:rsidR="5B62E6E6" w:rsidTr="00B37C80" w14:paraId="493B7EAB" w14:textId="77777777">
        <w:tc>
          <w:tcPr>
            <w:tcW w:w="4680" w:type="dxa"/>
          </w:tcPr>
          <w:p w:rsidR="5B62E6E6" w:rsidRDefault="5B62E6E6" w14:paraId="36602F00" w14:textId="5671F9A6">
            <w:r w:rsidRPr="5B62E6E6">
              <w:rPr>
                <w:rFonts w:ascii="Times New Roman" w:hAnsi="Times New Roman" w:eastAsia="Times New Roman" w:cs="Times New Roman"/>
                <w:sz w:val="24"/>
                <w:szCs w:val="24"/>
              </w:rPr>
              <w:t xml:space="preserve"> </w:t>
            </w:r>
          </w:p>
        </w:tc>
        <w:tc>
          <w:tcPr>
            <w:tcW w:w="4680" w:type="dxa"/>
          </w:tcPr>
          <w:p w:rsidR="5B62E6E6" w:rsidP="002F4E73" w:rsidRDefault="5B62E6E6" w14:paraId="0EF77862" w14:textId="341BFE7A">
            <w:pPr>
              <w:pStyle w:val="ListParagraph"/>
              <w:numPr>
                <w:ilvl w:val="0"/>
                <w:numId w:val="37"/>
              </w:numPr>
              <w:rPr>
                <w:rFonts w:eastAsiaTheme="majorEastAsia" w:cstheme="majorBidi"/>
                <w:sz w:val="24"/>
                <w:szCs w:val="24"/>
              </w:rPr>
            </w:pPr>
            <w:r w:rsidRPr="5B62E6E6">
              <w:rPr>
                <w:rFonts w:ascii="Times New Roman" w:hAnsi="Times New Roman" w:eastAsia="Times New Roman" w:cs="Times New Roman"/>
                <w:sz w:val="24"/>
                <w:szCs w:val="24"/>
              </w:rPr>
              <w:t>Send a response that promotions have been emailed.</w:t>
            </w:r>
          </w:p>
        </w:tc>
      </w:tr>
      <w:tr w:rsidR="5B62E6E6" w:rsidTr="00B37C80" w14:paraId="106A3818" w14:textId="77777777">
        <w:tc>
          <w:tcPr>
            <w:tcW w:w="4680" w:type="dxa"/>
          </w:tcPr>
          <w:p w:rsidR="5B62E6E6" w:rsidP="002F4E73" w:rsidRDefault="5B62E6E6" w14:paraId="47F4465E" w14:textId="3E81964A">
            <w:pPr>
              <w:pStyle w:val="ListParagraph"/>
              <w:numPr>
                <w:ilvl w:val="0"/>
                <w:numId w:val="37"/>
              </w:numPr>
              <w:rPr>
                <w:rFonts w:eastAsiaTheme="majorEastAsia" w:cstheme="majorBidi"/>
                <w:sz w:val="24"/>
                <w:szCs w:val="24"/>
              </w:rPr>
            </w:pPr>
            <w:r w:rsidRPr="5B62E6E6">
              <w:rPr>
                <w:rFonts w:ascii="Times New Roman" w:hAnsi="Times New Roman" w:eastAsia="Times New Roman" w:cs="Times New Roman"/>
                <w:sz w:val="24"/>
                <w:szCs w:val="24"/>
              </w:rPr>
              <w:t>The user will click “okay” to confirm and automatically close the response window.</w:t>
            </w:r>
          </w:p>
        </w:tc>
        <w:tc>
          <w:tcPr>
            <w:tcW w:w="4680" w:type="dxa"/>
          </w:tcPr>
          <w:p w:rsidR="5B62E6E6" w:rsidRDefault="5B62E6E6" w14:paraId="0EB4F29D" w14:textId="78AE9F85">
            <w:r w:rsidRPr="5B62E6E6">
              <w:rPr>
                <w:rFonts w:ascii="Times New Roman" w:hAnsi="Times New Roman" w:eastAsia="Times New Roman" w:cs="Times New Roman"/>
                <w:sz w:val="24"/>
                <w:szCs w:val="24"/>
              </w:rPr>
              <w:t xml:space="preserve"> </w:t>
            </w:r>
          </w:p>
        </w:tc>
      </w:tr>
    </w:tbl>
    <w:p w:rsidR="5378CD37" w:rsidRDefault="5378CD37" w14:paraId="2894EED7" w14:textId="73AD22B6">
      <w:r w:rsidRPr="5B62E6E6">
        <w:rPr>
          <w:rFonts w:ascii="Calibri" w:hAnsi="Calibri" w:eastAsia="Calibri" w:cs="Calibri"/>
          <w:color w:val="FFFFFF" w:themeColor="accent3"/>
          <w:sz w:val="24"/>
          <w:szCs w:val="24"/>
        </w:rPr>
        <w:t xml:space="preserve"> </w:t>
      </w:r>
    </w:p>
    <w:p w:rsidR="671DC62F" w:rsidRDefault="671DC62F" w14:paraId="66DBF253" w14:textId="0A1E87E9">
      <w:r>
        <w:br w:type="page"/>
      </w:r>
    </w:p>
    <w:p w:rsidR="5378CD37" w:rsidP="00BA5DA4" w:rsidRDefault="5378CD37" w14:paraId="6FF7B330" w14:textId="4F470DFB">
      <w:pPr>
        <w:pStyle w:val="Heading2"/>
      </w:pPr>
      <w:bookmarkStart w:name="_Toc63016010" w:id="68"/>
      <w:r w:rsidRPr="5B62E6E6">
        <w:rPr>
          <w:lang w:val="en-CA"/>
        </w:rPr>
        <w:lastRenderedPageBreak/>
        <w:t xml:space="preserve">Use Case </w:t>
      </w:r>
      <w:r w:rsidRPr="6C3596C9">
        <w:rPr>
          <w:lang w:val="en-CA"/>
        </w:rPr>
        <w:t>3</w:t>
      </w:r>
      <w:r w:rsidRPr="6C3596C9" w:rsidR="29D71675">
        <w:rPr>
          <w:lang w:val="en-CA"/>
        </w:rPr>
        <w:t>2</w:t>
      </w:r>
      <w:r w:rsidRPr="5B62E6E6">
        <w:rPr>
          <w:lang w:val="en-CA"/>
        </w:rPr>
        <w:t>:</w:t>
      </w:r>
      <w:r w:rsidRPr="5B62E6E6">
        <w:rPr>
          <w:rFonts w:ascii="Calibri" w:hAnsi="Calibri" w:eastAsia="Calibri" w:cs="Calibri"/>
          <w:sz w:val="24"/>
          <w:szCs w:val="24"/>
          <w:lang w:val="en-CA"/>
        </w:rPr>
        <w:t xml:space="preserve"> </w:t>
      </w:r>
      <w:r w:rsidRPr="5B62E6E6">
        <w:t>Admin adds a service to the system.</w:t>
      </w:r>
      <w:bookmarkEnd w:id="68"/>
      <w:r w:rsidRPr="5B62E6E6">
        <w:rPr>
          <w:rFonts w:ascii="Calibri" w:hAnsi="Calibri" w:eastAsia="Calibri" w:cs="Calibri"/>
          <w:sz w:val="24"/>
          <w:szCs w:val="24"/>
        </w:rPr>
        <w:t xml:space="preserve"> </w:t>
      </w:r>
    </w:p>
    <w:p w:rsidR="5378CD37" w:rsidP="00A41E46" w:rsidRDefault="5378CD37" w14:paraId="46E9CA42" w14:textId="01349E50">
      <w:pPr>
        <w:spacing w:line="240" w:lineRule="auto"/>
      </w:pPr>
      <w:r w:rsidRPr="5B62E6E6">
        <w:rPr>
          <w:rFonts w:ascii="Calibri" w:hAnsi="Calibri" w:eastAsia="Calibri" w:cs="Calibri"/>
          <w:b/>
          <w:bCs/>
          <w:sz w:val="24"/>
          <w:szCs w:val="24"/>
          <w:lang w:val="en-CA"/>
        </w:rPr>
        <w:t>Pre-condition:</w:t>
      </w:r>
      <w:r w:rsidRPr="5B62E6E6">
        <w:rPr>
          <w:rFonts w:ascii="Calibri" w:hAnsi="Calibri" w:eastAsia="Calibri" w:cs="Calibri"/>
          <w:sz w:val="24"/>
          <w:szCs w:val="24"/>
          <w:lang w:val="en-CA"/>
        </w:rPr>
        <w:t xml:space="preserve"> </w:t>
      </w:r>
      <w:r w:rsidRPr="5B62E6E6">
        <w:rPr>
          <w:rFonts w:ascii="Calibri" w:hAnsi="Calibri" w:eastAsia="Calibri" w:cs="Calibri"/>
          <w:sz w:val="24"/>
          <w:szCs w:val="24"/>
        </w:rPr>
        <w:t xml:space="preserve"> The user must be logged into an admin account and viewing the services page.</w:t>
      </w:r>
    </w:p>
    <w:p w:rsidR="5378CD37" w:rsidP="00A41E46" w:rsidRDefault="5378CD37" w14:paraId="7CDE0572" w14:textId="6BE7DF2A">
      <w:pPr>
        <w:spacing w:line="240" w:lineRule="auto"/>
      </w:pPr>
      <w:r w:rsidRPr="5B62E6E6">
        <w:rPr>
          <w:rFonts w:ascii="Calibri" w:hAnsi="Calibri" w:eastAsia="Calibri" w:cs="Calibri"/>
          <w:b/>
          <w:bCs/>
          <w:sz w:val="24"/>
          <w:szCs w:val="24"/>
          <w:lang w:val="en-CA"/>
        </w:rPr>
        <w:t>Post-condition</w:t>
      </w:r>
      <w:r w:rsidRPr="5B62E6E6">
        <w:rPr>
          <w:rFonts w:ascii="Calibri" w:hAnsi="Calibri" w:eastAsia="Calibri" w:cs="Calibri"/>
          <w:sz w:val="24"/>
          <w:szCs w:val="24"/>
          <w:lang w:val="en-CA"/>
        </w:rPr>
        <w:t xml:space="preserve">: </w:t>
      </w:r>
      <w:r w:rsidRPr="5B62E6E6">
        <w:rPr>
          <w:rFonts w:ascii="Calibri" w:hAnsi="Calibri" w:eastAsia="Calibri" w:cs="Calibri"/>
          <w:sz w:val="24"/>
          <w:szCs w:val="24"/>
        </w:rPr>
        <w:t xml:space="preserve"> The service will be added to the list of available services in the database.</w:t>
      </w:r>
    </w:p>
    <w:p w:rsidR="5378CD37" w:rsidP="00A41E46" w:rsidRDefault="5378CD37" w14:paraId="3E3CE8AF" w14:textId="149E0083">
      <w:pPr>
        <w:spacing w:line="240" w:lineRule="auto"/>
      </w:pPr>
      <w:r w:rsidRPr="5B62E6E6">
        <w:rPr>
          <w:rFonts w:ascii="Calibri" w:hAnsi="Calibri" w:eastAsia="Calibri" w:cs="Calibri"/>
          <w:b/>
          <w:bCs/>
          <w:sz w:val="24"/>
          <w:szCs w:val="24"/>
          <w:lang w:val="en-CA"/>
        </w:rPr>
        <w:t>Limitation(s)</w:t>
      </w:r>
      <w:r w:rsidRPr="5B62E6E6">
        <w:rPr>
          <w:rFonts w:ascii="Calibri" w:hAnsi="Calibri" w:eastAsia="Calibri" w:cs="Calibri"/>
          <w:sz w:val="24"/>
          <w:szCs w:val="24"/>
          <w:lang w:val="en-CA"/>
        </w:rPr>
        <w:t xml:space="preserve">: </w:t>
      </w:r>
      <w:r w:rsidRPr="5B62E6E6">
        <w:rPr>
          <w:rFonts w:ascii="Calibri" w:hAnsi="Calibri" w:eastAsia="Calibri" w:cs="Calibri"/>
          <w:sz w:val="24"/>
          <w:szCs w:val="24"/>
        </w:rPr>
        <w:t xml:space="preserve"> N/A</w:t>
      </w:r>
    </w:p>
    <w:p w:rsidR="5378CD37" w:rsidRDefault="5378CD37" w14:paraId="428C628D" w14:textId="66C036BE">
      <w:r w:rsidRPr="5B62E6E6">
        <w:rPr>
          <w:rFonts w:ascii="Calibri" w:hAnsi="Calibri" w:eastAsia="Calibri" w:cs="Calibri"/>
          <w:sz w:val="24"/>
          <w:szCs w:val="24"/>
        </w:rPr>
        <w:t xml:space="preserve">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680"/>
        <w:gridCol w:w="4680"/>
      </w:tblGrid>
      <w:tr w:rsidR="5B62E6E6" w:rsidTr="00B37C80" w14:paraId="39F19A28" w14:textId="77777777">
        <w:tc>
          <w:tcPr>
            <w:tcW w:w="4680" w:type="dxa"/>
          </w:tcPr>
          <w:p w:rsidR="5B62E6E6" w:rsidRDefault="5B62E6E6" w14:paraId="65984D4D" w14:textId="6396F38B">
            <w:r w:rsidRPr="5B62E6E6">
              <w:rPr>
                <w:rFonts w:ascii="Calibri" w:hAnsi="Calibri" w:eastAsia="Calibri" w:cs="Calibri"/>
                <w:b/>
                <w:bCs/>
                <w:sz w:val="24"/>
                <w:szCs w:val="24"/>
                <w:lang w:val="en-CA"/>
              </w:rPr>
              <w:t>Actor Action</w:t>
            </w:r>
            <w:r w:rsidRPr="5B62E6E6">
              <w:rPr>
                <w:rFonts w:ascii="Calibri" w:hAnsi="Calibri" w:eastAsia="Calibri" w:cs="Calibri"/>
                <w:sz w:val="24"/>
                <w:szCs w:val="24"/>
              </w:rPr>
              <w:t xml:space="preserve"> </w:t>
            </w:r>
          </w:p>
        </w:tc>
        <w:tc>
          <w:tcPr>
            <w:tcW w:w="4680" w:type="dxa"/>
          </w:tcPr>
          <w:p w:rsidR="5B62E6E6" w:rsidRDefault="5B62E6E6" w14:paraId="3DF8E67D" w14:textId="0EE1186E">
            <w:r w:rsidRPr="5B62E6E6">
              <w:rPr>
                <w:rFonts w:ascii="Calibri" w:hAnsi="Calibri" w:eastAsia="Calibri" w:cs="Calibri"/>
                <w:b/>
                <w:bCs/>
                <w:sz w:val="24"/>
                <w:szCs w:val="24"/>
                <w:lang w:val="en-CA"/>
              </w:rPr>
              <w:t>System Response</w:t>
            </w:r>
            <w:r w:rsidRPr="5B62E6E6">
              <w:rPr>
                <w:rFonts w:ascii="Calibri" w:hAnsi="Calibri" w:eastAsia="Calibri" w:cs="Calibri"/>
                <w:sz w:val="24"/>
                <w:szCs w:val="24"/>
              </w:rPr>
              <w:t xml:space="preserve"> </w:t>
            </w:r>
          </w:p>
        </w:tc>
      </w:tr>
      <w:tr w:rsidR="5B62E6E6" w:rsidTr="00B37C80" w14:paraId="54B3A217" w14:textId="77777777">
        <w:tc>
          <w:tcPr>
            <w:tcW w:w="4680" w:type="dxa"/>
          </w:tcPr>
          <w:p w:rsidR="5B62E6E6" w:rsidP="002F4E73" w:rsidRDefault="5B62E6E6" w14:paraId="126109C6" w14:textId="22948052">
            <w:pPr>
              <w:pStyle w:val="ListParagraph"/>
              <w:numPr>
                <w:ilvl w:val="0"/>
                <w:numId w:val="36"/>
              </w:numPr>
              <w:rPr>
                <w:rFonts w:eastAsiaTheme="majorEastAsia" w:cstheme="majorBidi"/>
                <w:sz w:val="24"/>
                <w:szCs w:val="24"/>
              </w:rPr>
            </w:pPr>
            <w:r w:rsidRPr="5B62E6E6">
              <w:rPr>
                <w:rFonts w:ascii="Times New Roman" w:hAnsi="Times New Roman" w:eastAsia="Times New Roman" w:cs="Times New Roman"/>
                <w:sz w:val="24"/>
                <w:szCs w:val="24"/>
              </w:rPr>
              <w:t>The user clicks “add new service” button on the services page.</w:t>
            </w:r>
          </w:p>
        </w:tc>
        <w:tc>
          <w:tcPr>
            <w:tcW w:w="4680" w:type="dxa"/>
          </w:tcPr>
          <w:p w:rsidR="5B62E6E6" w:rsidP="002F4E73" w:rsidRDefault="5B62E6E6" w14:paraId="520030CA" w14:textId="3D1C7FE2">
            <w:pPr>
              <w:pStyle w:val="ListParagraph"/>
              <w:numPr>
                <w:ilvl w:val="0"/>
                <w:numId w:val="36"/>
              </w:numPr>
              <w:rPr>
                <w:rFonts w:eastAsiaTheme="majorEastAsia" w:cstheme="majorBidi"/>
                <w:sz w:val="24"/>
                <w:szCs w:val="24"/>
              </w:rPr>
            </w:pPr>
            <w:r w:rsidRPr="5B62E6E6">
              <w:rPr>
                <w:rFonts w:ascii="Times New Roman" w:hAnsi="Times New Roman" w:eastAsia="Times New Roman" w:cs="Times New Roman"/>
                <w:sz w:val="24"/>
                <w:szCs w:val="24"/>
              </w:rPr>
              <w:t xml:space="preserve">Display the new service form on the service UI. </w:t>
            </w:r>
          </w:p>
        </w:tc>
      </w:tr>
      <w:tr w:rsidR="5B62E6E6" w:rsidTr="00B37C80" w14:paraId="21593F98" w14:textId="77777777">
        <w:tc>
          <w:tcPr>
            <w:tcW w:w="4680" w:type="dxa"/>
          </w:tcPr>
          <w:p w:rsidR="5B62E6E6" w:rsidP="002F4E73" w:rsidRDefault="5B62E6E6" w14:paraId="3E4E5F9A" w14:textId="4F192D5E">
            <w:pPr>
              <w:pStyle w:val="ListParagraph"/>
              <w:numPr>
                <w:ilvl w:val="0"/>
                <w:numId w:val="36"/>
              </w:numPr>
              <w:rPr>
                <w:rFonts w:eastAsiaTheme="majorEastAsia" w:cstheme="majorBidi"/>
                <w:sz w:val="24"/>
                <w:szCs w:val="24"/>
              </w:rPr>
            </w:pPr>
            <w:r w:rsidRPr="5B62E6E6">
              <w:rPr>
                <w:rFonts w:ascii="Times New Roman" w:hAnsi="Times New Roman" w:eastAsia="Times New Roman" w:cs="Times New Roman"/>
                <w:sz w:val="24"/>
                <w:szCs w:val="24"/>
              </w:rPr>
              <w:t>The user will fill out the proper information for the service form</w:t>
            </w:r>
          </w:p>
        </w:tc>
        <w:tc>
          <w:tcPr>
            <w:tcW w:w="4680" w:type="dxa"/>
          </w:tcPr>
          <w:p w:rsidR="5B62E6E6" w:rsidRDefault="5B62E6E6" w14:paraId="797509B1" w14:textId="7AA444CA"/>
        </w:tc>
      </w:tr>
      <w:tr w:rsidR="5B62E6E6" w:rsidTr="00B37C80" w14:paraId="70216C0B" w14:textId="77777777">
        <w:tc>
          <w:tcPr>
            <w:tcW w:w="4680" w:type="dxa"/>
          </w:tcPr>
          <w:p w:rsidR="5B62E6E6" w:rsidP="002F4E73" w:rsidRDefault="5B62E6E6" w14:paraId="62D5D4D9" w14:textId="20842595">
            <w:pPr>
              <w:pStyle w:val="ListParagraph"/>
              <w:numPr>
                <w:ilvl w:val="0"/>
                <w:numId w:val="36"/>
              </w:numPr>
              <w:rPr>
                <w:rFonts w:eastAsiaTheme="majorEastAsia" w:cstheme="majorBidi"/>
                <w:sz w:val="24"/>
                <w:szCs w:val="24"/>
              </w:rPr>
            </w:pPr>
            <w:r w:rsidRPr="5B62E6E6">
              <w:rPr>
                <w:rFonts w:ascii="Times New Roman" w:hAnsi="Times New Roman" w:eastAsia="Times New Roman" w:cs="Times New Roman"/>
                <w:sz w:val="24"/>
                <w:szCs w:val="24"/>
              </w:rPr>
              <w:t>The user clicks the “add” button to submit the service form</w:t>
            </w:r>
          </w:p>
        </w:tc>
        <w:tc>
          <w:tcPr>
            <w:tcW w:w="4680" w:type="dxa"/>
          </w:tcPr>
          <w:p w:rsidR="5B62E6E6" w:rsidP="002F4E73" w:rsidRDefault="5B62E6E6" w14:paraId="5064BB45" w14:textId="762D6198">
            <w:pPr>
              <w:pStyle w:val="ListParagraph"/>
              <w:numPr>
                <w:ilvl w:val="0"/>
                <w:numId w:val="36"/>
              </w:numPr>
              <w:rPr>
                <w:rFonts w:eastAsiaTheme="majorEastAsia" w:cstheme="majorBidi"/>
                <w:sz w:val="24"/>
                <w:szCs w:val="24"/>
              </w:rPr>
            </w:pPr>
            <w:r w:rsidRPr="5B62E6E6">
              <w:rPr>
                <w:rFonts w:ascii="Times New Roman" w:hAnsi="Times New Roman" w:eastAsia="Times New Roman" w:cs="Times New Roman"/>
                <w:sz w:val="24"/>
                <w:szCs w:val="24"/>
              </w:rPr>
              <w:t>Checks the data and save persist and merges it to the database.</w:t>
            </w:r>
          </w:p>
        </w:tc>
      </w:tr>
      <w:tr w:rsidR="5B62E6E6" w:rsidTr="00B37C80" w14:paraId="48072033" w14:textId="77777777">
        <w:tc>
          <w:tcPr>
            <w:tcW w:w="4680" w:type="dxa"/>
          </w:tcPr>
          <w:p w:rsidR="5B62E6E6" w:rsidRDefault="5B62E6E6" w14:paraId="7F23C04B" w14:textId="201F5655">
            <w:r w:rsidRPr="5B62E6E6">
              <w:rPr>
                <w:rFonts w:ascii="Times New Roman" w:hAnsi="Times New Roman" w:eastAsia="Times New Roman" w:cs="Times New Roman"/>
                <w:sz w:val="24"/>
                <w:szCs w:val="24"/>
              </w:rPr>
              <w:t xml:space="preserve"> </w:t>
            </w:r>
          </w:p>
        </w:tc>
        <w:tc>
          <w:tcPr>
            <w:tcW w:w="4680" w:type="dxa"/>
          </w:tcPr>
          <w:p w:rsidR="5B62E6E6" w:rsidP="002F4E73" w:rsidRDefault="5B62E6E6" w14:paraId="2719817A" w14:textId="207F5699">
            <w:pPr>
              <w:pStyle w:val="ListParagraph"/>
              <w:numPr>
                <w:ilvl w:val="0"/>
                <w:numId w:val="36"/>
              </w:numPr>
              <w:rPr>
                <w:rFonts w:eastAsiaTheme="majorEastAsia" w:cstheme="majorBidi"/>
                <w:sz w:val="24"/>
                <w:szCs w:val="24"/>
              </w:rPr>
            </w:pPr>
            <w:r w:rsidRPr="5B62E6E6">
              <w:rPr>
                <w:rFonts w:ascii="Times New Roman" w:hAnsi="Times New Roman" w:eastAsia="Times New Roman" w:cs="Times New Roman"/>
                <w:sz w:val="24"/>
                <w:szCs w:val="24"/>
              </w:rPr>
              <w:t>Send a confirmation that the database successfully added the data.</w:t>
            </w:r>
          </w:p>
        </w:tc>
      </w:tr>
      <w:tr w:rsidR="5B62E6E6" w:rsidTr="00B37C80" w14:paraId="13522A57" w14:textId="77777777">
        <w:tc>
          <w:tcPr>
            <w:tcW w:w="4680" w:type="dxa"/>
          </w:tcPr>
          <w:p w:rsidR="5B62E6E6" w:rsidP="002F4E73" w:rsidRDefault="5B62E6E6" w14:paraId="17E2AD93" w14:textId="1977B354">
            <w:pPr>
              <w:pStyle w:val="ListParagraph"/>
              <w:numPr>
                <w:ilvl w:val="0"/>
                <w:numId w:val="36"/>
              </w:numPr>
              <w:rPr>
                <w:rFonts w:eastAsiaTheme="majorEastAsia" w:cstheme="majorBidi"/>
                <w:sz w:val="24"/>
                <w:szCs w:val="24"/>
              </w:rPr>
            </w:pPr>
            <w:r w:rsidRPr="5B62E6E6">
              <w:rPr>
                <w:rFonts w:ascii="Times New Roman" w:hAnsi="Times New Roman" w:eastAsia="Times New Roman" w:cs="Times New Roman"/>
                <w:sz w:val="24"/>
                <w:szCs w:val="24"/>
              </w:rPr>
              <w:t>The user clicks “okay” to confirm and automatically close the response window.</w:t>
            </w:r>
          </w:p>
        </w:tc>
        <w:tc>
          <w:tcPr>
            <w:tcW w:w="4680" w:type="dxa"/>
          </w:tcPr>
          <w:p w:rsidR="5B62E6E6" w:rsidRDefault="5B62E6E6" w14:paraId="5DD53B74" w14:textId="750ED77F">
            <w:r w:rsidRPr="5B62E6E6">
              <w:rPr>
                <w:rFonts w:ascii="Times New Roman" w:hAnsi="Times New Roman" w:eastAsia="Times New Roman" w:cs="Times New Roman"/>
                <w:sz w:val="24"/>
                <w:szCs w:val="24"/>
              </w:rPr>
              <w:t xml:space="preserve"> </w:t>
            </w:r>
          </w:p>
        </w:tc>
      </w:tr>
    </w:tbl>
    <w:p w:rsidR="5378CD37" w:rsidRDefault="5378CD37" w14:paraId="2E6187E4" w14:textId="0E0BD00C">
      <w:r w:rsidRPr="5B62E6E6">
        <w:rPr>
          <w:rFonts w:ascii="Calibri" w:hAnsi="Calibri" w:eastAsia="Calibri" w:cs="Calibri"/>
          <w:color w:val="FFFFFF" w:themeColor="accent3"/>
          <w:sz w:val="24"/>
          <w:szCs w:val="24"/>
        </w:rPr>
        <w:t xml:space="preserve"> </w:t>
      </w:r>
    </w:p>
    <w:p w:rsidR="671DC62F" w:rsidRDefault="671DC62F" w14:paraId="3D5BB36D" w14:textId="00C0277E">
      <w:r>
        <w:br w:type="page"/>
      </w:r>
    </w:p>
    <w:p w:rsidR="5378CD37" w:rsidP="00BA5DA4" w:rsidRDefault="5378CD37" w14:paraId="0AC4C178" w14:textId="5E9A9CEE">
      <w:pPr>
        <w:pStyle w:val="Heading2"/>
      </w:pPr>
      <w:bookmarkStart w:name="_Toc63016011" w:id="69"/>
      <w:r w:rsidRPr="5B62E6E6">
        <w:rPr>
          <w:lang w:val="en-CA"/>
        </w:rPr>
        <w:lastRenderedPageBreak/>
        <w:t xml:space="preserve">Use Case </w:t>
      </w:r>
      <w:r w:rsidRPr="6C3596C9">
        <w:rPr>
          <w:lang w:val="en-CA"/>
        </w:rPr>
        <w:t>3</w:t>
      </w:r>
      <w:r w:rsidRPr="6C3596C9" w:rsidR="1EE151B5">
        <w:rPr>
          <w:lang w:val="en-CA"/>
        </w:rPr>
        <w:t>3</w:t>
      </w:r>
      <w:r w:rsidRPr="5B62E6E6">
        <w:rPr>
          <w:lang w:val="en-CA"/>
        </w:rPr>
        <w:t xml:space="preserve">: </w:t>
      </w:r>
      <w:r w:rsidRPr="5B62E6E6">
        <w:t xml:space="preserve"> Admin removes a service from the system.</w:t>
      </w:r>
      <w:bookmarkEnd w:id="69"/>
      <w:r w:rsidRPr="5B62E6E6">
        <w:rPr>
          <w:rFonts w:ascii="Calibri" w:hAnsi="Calibri" w:eastAsia="Calibri" w:cs="Calibri"/>
          <w:sz w:val="24"/>
          <w:szCs w:val="24"/>
        </w:rPr>
        <w:t xml:space="preserve"> </w:t>
      </w:r>
    </w:p>
    <w:p w:rsidR="5378CD37" w:rsidP="00A41E46" w:rsidRDefault="5378CD37" w14:paraId="654D564E" w14:textId="147C227B">
      <w:pPr>
        <w:spacing w:line="240" w:lineRule="auto"/>
      </w:pPr>
      <w:r w:rsidRPr="5B62E6E6">
        <w:rPr>
          <w:rFonts w:ascii="Calibri" w:hAnsi="Calibri" w:eastAsia="Calibri" w:cs="Calibri"/>
          <w:b/>
          <w:bCs/>
          <w:sz w:val="24"/>
          <w:szCs w:val="24"/>
          <w:lang w:val="en-CA"/>
        </w:rPr>
        <w:t>Pre-condition:</w:t>
      </w:r>
      <w:r w:rsidRPr="5B62E6E6">
        <w:rPr>
          <w:rFonts w:ascii="Calibri" w:hAnsi="Calibri" w:eastAsia="Calibri" w:cs="Calibri"/>
          <w:sz w:val="24"/>
          <w:szCs w:val="24"/>
          <w:lang w:val="en-CA"/>
        </w:rPr>
        <w:t xml:space="preserve"> </w:t>
      </w:r>
      <w:r w:rsidRPr="5B62E6E6">
        <w:rPr>
          <w:rFonts w:ascii="Calibri" w:hAnsi="Calibri" w:eastAsia="Calibri" w:cs="Calibri"/>
          <w:sz w:val="24"/>
          <w:szCs w:val="24"/>
        </w:rPr>
        <w:t xml:space="preserve"> The user must be logged into an admin account and viewing the services page.</w:t>
      </w:r>
    </w:p>
    <w:p w:rsidR="5378CD37" w:rsidP="00A41E46" w:rsidRDefault="5378CD37" w14:paraId="3E740C33" w14:textId="38965486">
      <w:pPr>
        <w:spacing w:line="240" w:lineRule="auto"/>
      </w:pPr>
      <w:r w:rsidRPr="5B62E6E6">
        <w:rPr>
          <w:rFonts w:ascii="Calibri" w:hAnsi="Calibri" w:eastAsia="Calibri" w:cs="Calibri"/>
          <w:b/>
          <w:bCs/>
          <w:sz w:val="24"/>
          <w:szCs w:val="24"/>
          <w:lang w:val="en-CA"/>
        </w:rPr>
        <w:t>Post-condition</w:t>
      </w:r>
      <w:r w:rsidRPr="5B62E6E6">
        <w:rPr>
          <w:rFonts w:ascii="Calibri" w:hAnsi="Calibri" w:eastAsia="Calibri" w:cs="Calibri"/>
          <w:sz w:val="24"/>
          <w:szCs w:val="24"/>
          <w:lang w:val="en-CA"/>
        </w:rPr>
        <w:t xml:space="preserve">: </w:t>
      </w:r>
      <w:r w:rsidRPr="5B62E6E6">
        <w:rPr>
          <w:rFonts w:ascii="Calibri" w:hAnsi="Calibri" w:eastAsia="Calibri" w:cs="Calibri"/>
          <w:sz w:val="24"/>
          <w:szCs w:val="24"/>
        </w:rPr>
        <w:t xml:space="preserve"> The selected service will be deleted from the services database.</w:t>
      </w:r>
    </w:p>
    <w:p w:rsidR="5378CD37" w:rsidP="00A41E46" w:rsidRDefault="5378CD37" w14:paraId="7EA9C9D6" w14:textId="53AC71D8">
      <w:pPr>
        <w:spacing w:line="240" w:lineRule="auto"/>
      </w:pPr>
      <w:r w:rsidRPr="5B62E6E6">
        <w:rPr>
          <w:rFonts w:ascii="Calibri" w:hAnsi="Calibri" w:eastAsia="Calibri" w:cs="Calibri"/>
          <w:b/>
          <w:bCs/>
          <w:sz w:val="24"/>
          <w:szCs w:val="24"/>
          <w:lang w:val="en-CA"/>
        </w:rPr>
        <w:t>Limitation(s)</w:t>
      </w:r>
      <w:r w:rsidRPr="5B62E6E6">
        <w:rPr>
          <w:rFonts w:ascii="Calibri" w:hAnsi="Calibri" w:eastAsia="Calibri" w:cs="Calibri"/>
          <w:sz w:val="24"/>
          <w:szCs w:val="24"/>
          <w:lang w:val="en-CA"/>
        </w:rPr>
        <w:t xml:space="preserve">: </w:t>
      </w:r>
      <w:r w:rsidRPr="5B62E6E6">
        <w:rPr>
          <w:rFonts w:ascii="Calibri" w:hAnsi="Calibri" w:eastAsia="Calibri" w:cs="Calibri"/>
          <w:sz w:val="24"/>
          <w:szCs w:val="24"/>
        </w:rPr>
        <w:t xml:space="preserve"> N/A</w:t>
      </w:r>
    </w:p>
    <w:p w:rsidR="5378CD37" w:rsidRDefault="5378CD37" w14:paraId="56643A2C" w14:textId="0A794775">
      <w:r w:rsidRPr="5B62E6E6">
        <w:rPr>
          <w:rFonts w:ascii="Calibri" w:hAnsi="Calibri" w:eastAsia="Calibri" w:cs="Calibri"/>
          <w:sz w:val="24"/>
          <w:szCs w:val="24"/>
        </w:rPr>
        <w:t xml:space="preserve">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680"/>
        <w:gridCol w:w="4680"/>
      </w:tblGrid>
      <w:tr w:rsidR="5B62E6E6" w:rsidTr="00B37C80" w14:paraId="27B43393" w14:textId="77777777">
        <w:tc>
          <w:tcPr>
            <w:tcW w:w="4680" w:type="dxa"/>
          </w:tcPr>
          <w:p w:rsidR="5B62E6E6" w:rsidRDefault="5B62E6E6" w14:paraId="69ABE436" w14:textId="3F18B5B1">
            <w:r w:rsidRPr="5B62E6E6">
              <w:rPr>
                <w:rFonts w:ascii="Calibri" w:hAnsi="Calibri" w:eastAsia="Calibri" w:cs="Calibri"/>
                <w:b/>
                <w:bCs/>
                <w:sz w:val="24"/>
                <w:szCs w:val="24"/>
                <w:lang w:val="en-CA"/>
              </w:rPr>
              <w:t>Actor Action</w:t>
            </w:r>
            <w:r w:rsidRPr="5B62E6E6">
              <w:rPr>
                <w:rFonts w:ascii="Calibri" w:hAnsi="Calibri" w:eastAsia="Calibri" w:cs="Calibri"/>
                <w:sz w:val="24"/>
                <w:szCs w:val="24"/>
              </w:rPr>
              <w:t xml:space="preserve"> </w:t>
            </w:r>
          </w:p>
        </w:tc>
        <w:tc>
          <w:tcPr>
            <w:tcW w:w="4680" w:type="dxa"/>
          </w:tcPr>
          <w:p w:rsidR="5B62E6E6" w:rsidRDefault="5B62E6E6" w14:paraId="22CFAC67" w14:textId="54E59E3E">
            <w:r w:rsidRPr="5B62E6E6">
              <w:rPr>
                <w:rFonts w:ascii="Calibri" w:hAnsi="Calibri" w:eastAsia="Calibri" w:cs="Calibri"/>
                <w:b/>
                <w:bCs/>
                <w:sz w:val="24"/>
                <w:szCs w:val="24"/>
                <w:lang w:val="en-CA"/>
              </w:rPr>
              <w:t>System Response</w:t>
            </w:r>
            <w:r w:rsidRPr="5B62E6E6">
              <w:rPr>
                <w:rFonts w:ascii="Calibri" w:hAnsi="Calibri" w:eastAsia="Calibri" w:cs="Calibri"/>
                <w:sz w:val="24"/>
                <w:szCs w:val="24"/>
              </w:rPr>
              <w:t xml:space="preserve"> </w:t>
            </w:r>
          </w:p>
        </w:tc>
      </w:tr>
      <w:tr w:rsidR="5B62E6E6" w:rsidTr="00B37C80" w14:paraId="1D481261" w14:textId="77777777">
        <w:tc>
          <w:tcPr>
            <w:tcW w:w="4680" w:type="dxa"/>
          </w:tcPr>
          <w:p w:rsidR="5B62E6E6" w:rsidP="002F4E73" w:rsidRDefault="5B62E6E6" w14:paraId="0F58A6FE" w14:textId="6F62E632">
            <w:pPr>
              <w:pStyle w:val="ListParagraph"/>
              <w:numPr>
                <w:ilvl w:val="0"/>
                <w:numId w:val="35"/>
              </w:numPr>
              <w:rPr>
                <w:rFonts w:eastAsiaTheme="majorEastAsia" w:cstheme="majorBidi"/>
                <w:sz w:val="24"/>
                <w:szCs w:val="24"/>
              </w:rPr>
            </w:pPr>
            <w:r w:rsidRPr="5B62E6E6">
              <w:rPr>
                <w:rFonts w:ascii="Times New Roman" w:hAnsi="Times New Roman" w:eastAsia="Times New Roman" w:cs="Times New Roman"/>
                <w:sz w:val="24"/>
                <w:szCs w:val="24"/>
              </w:rPr>
              <w:t>The user clicks the delete link corresponding to the desired removed service.</w:t>
            </w:r>
          </w:p>
        </w:tc>
        <w:tc>
          <w:tcPr>
            <w:tcW w:w="4680" w:type="dxa"/>
          </w:tcPr>
          <w:p w:rsidR="5B62E6E6" w:rsidP="002F4E73" w:rsidRDefault="5B62E6E6" w14:paraId="129F7F77" w14:textId="711CE218">
            <w:pPr>
              <w:pStyle w:val="ListParagraph"/>
              <w:numPr>
                <w:ilvl w:val="0"/>
                <w:numId w:val="35"/>
              </w:numPr>
              <w:rPr>
                <w:rFonts w:eastAsiaTheme="majorEastAsia" w:cstheme="majorBidi"/>
                <w:sz w:val="24"/>
                <w:szCs w:val="24"/>
              </w:rPr>
            </w:pPr>
            <w:r w:rsidRPr="5B62E6E6">
              <w:rPr>
                <w:rFonts w:ascii="Times New Roman" w:hAnsi="Times New Roman" w:eastAsia="Times New Roman" w:cs="Times New Roman"/>
                <w:sz w:val="24"/>
                <w:szCs w:val="24"/>
              </w:rPr>
              <w:t>Sends a response confirming the removal of selected service.</w:t>
            </w:r>
          </w:p>
        </w:tc>
      </w:tr>
      <w:tr w:rsidR="5B62E6E6" w:rsidTr="00B37C80" w14:paraId="1C70D74D" w14:textId="77777777">
        <w:tc>
          <w:tcPr>
            <w:tcW w:w="4680" w:type="dxa"/>
          </w:tcPr>
          <w:p w:rsidR="5B62E6E6" w:rsidP="002F4E73" w:rsidRDefault="5B62E6E6" w14:paraId="17002056" w14:textId="759A6B6B">
            <w:pPr>
              <w:pStyle w:val="ListParagraph"/>
              <w:numPr>
                <w:ilvl w:val="0"/>
                <w:numId w:val="35"/>
              </w:numPr>
              <w:rPr>
                <w:rFonts w:eastAsiaTheme="majorEastAsia" w:cstheme="majorBidi"/>
                <w:sz w:val="24"/>
                <w:szCs w:val="24"/>
              </w:rPr>
            </w:pPr>
            <w:r w:rsidRPr="5B62E6E6">
              <w:rPr>
                <w:rFonts w:ascii="Times New Roman" w:hAnsi="Times New Roman" w:eastAsia="Times New Roman" w:cs="Times New Roman"/>
                <w:sz w:val="24"/>
                <w:szCs w:val="24"/>
              </w:rPr>
              <w:t>User clicks “confirm” button to confirm removal of selected service.</w:t>
            </w:r>
          </w:p>
        </w:tc>
        <w:tc>
          <w:tcPr>
            <w:tcW w:w="4680" w:type="dxa"/>
          </w:tcPr>
          <w:p w:rsidR="5B62E6E6" w:rsidP="002F4E73" w:rsidRDefault="5B62E6E6" w14:paraId="7EA55434" w14:textId="363267B9">
            <w:pPr>
              <w:pStyle w:val="ListParagraph"/>
              <w:numPr>
                <w:ilvl w:val="0"/>
                <w:numId w:val="35"/>
              </w:numPr>
              <w:rPr>
                <w:rFonts w:eastAsiaTheme="majorEastAsia" w:cstheme="majorBidi"/>
                <w:sz w:val="24"/>
                <w:szCs w:val="24"/>
              </w:rPr>
            </w:pPr>
            <w:r w:rsidRPr="5B62E6E6">
              <w:rPr>
                <w:rFonts w:ascii="Times New Roman" w:hAnsi="Times New Roman" w:eastAsia="Times New Roman" w:cs="Times New Roman"/>
                <w:sz w:val="24"/>
                <w:szCs w:val="24"/>
              </w:rPr>
              <w:t>System removes the service from the database</w:t>
            </w:r>
          </w:p>
        </w:tc>
      </w:tr>
      <w:tr w:rsidR="5B62E6E6" w:rsidTr="00B37C80" w14:paraId="1403292B" w14:textId="77777777">
        <w:tc>
          <w:tcPr>
            <w:tcW w:w="4680" w:type="dxa"/>
          </w:tcPr>
          <w:p w:rsidR="5B62E6E6" w:rsidRDefault="5B62E6E6" w14:paraId="1CA3EC1F" w14:textId="3B5AC9AF">
            <w:r w:rsidRPr="5B62E6E6">
              <w:rPr>
                <w:rFonts w:ascii="Times New Roman" w:hAnsi="Times New Roman" w:eastAsia="Times New Roman" w:cs="Times New Roman"/>
                <w:sz w:val="24"/>
                <w:szCs w:val="24"/>
              </w:rPr>
              <w:t xml:space="preserve"> </w:t>
            </w:r>
          </w:p>
        </w:tc>
        <w:tc>
          <w:tcPr>
            <w:tcW w:w="4680" w:type="dxa"/>
          </w:tcPr>
          <w:p w:rsidR="5B62E6E6" w:rsidP="002F4E73" w:rsidRDefault="5B62E6E6" w14:paraId="2AB442E6" w14:textId="64A3F7A4">
            <w:pPr>
              <w:pStyle w:val="ListParagraph"/>
              <w:numPr>
                <w:ilvl w:val="0"/>
                <w:numId w:val="35"/>
              </w:numPr>
              <w:rPr>
                <w:rFonts w:eastAsiaTheme="majorEastAsia" w:cstheme="majorBidi"/>
                <w:sz w:val="24"/>
                <w:szCs w:val="24"/>
              </w:rPr>
            </w:pPr>
            <w:r w:rsidRPr="5B62E6E6">
              <w:rPr>
                <w:rFonts w:ascii="Times New Roman" w:hAnsi="Times New Roman" w:eastAsia="Times New Roman" w:cs="Times New Roman"/>
                <w:sz w:val="24"/>
                <w:szCs w:val="24"/>
              </w:rPr>
              <w:t>Displays updated service list o</w:t>
            </w:r>
          </w:p>
        </w:tc>
      </w:tr>
    </w:tbl>
    <w:p w:rsidR="5378CD37" w:rsidRDefault="5378CD37" w14:paraId="20E0951D" w14:textId="38F75C5F">
      <w:r w:rsidRPr="5B62E6E6">
        <w:rPr>
          <w:rFonts w:ascii="Calibri" w:hAnsi="Calibri" w:eastAsia="Calibri" w:cs="Calibri"/>
          <w:color w:val="FFFFFF" w:themeColor="accent3"/>
          <w:sz w:val="24"/>
          <w:szCs w:val="24"/>
        </w:rPr>
        <w:t xml:space="preserve">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680"/>
        <w:gridCol w:w="4680"/>
      </w:tblGrid>
      <w:tr w:rsidR="5B62E6E6" w:rsidTr="00B37C80" w14:paraId="6B6D06B9" w14:textId="77777777">
        <w:tc>
          <w:tcPr>
            <w:tcW w:w="4680" w:type="dxa"/>
          </w:tcPr>
          <w:p w:rsidR="5B62E6E6" w:rsidRDefault="5B62E6E6" w14:paraId="5C32F2D2" w14:textId="65B6BEAE">
            <w:r w:rsidRPr="5B62E6E6">
              <w:rPr>
                <w:rFonts w:ascii="Calibri" w:hAnsi="Calibri" w:eastAsia="Calibri" w:cs="Calibri"/>
                <w:b/>
                <w:bCs/>
                <w:sz w:val="24"/>
                <w:szCs w:val="24"/>
                <w:lang w:val="en-CA"/>
              </w:rPr>
              <w:t>Alternate Flow from 4</w:t>
            </w:r>
          </w:p>
        </w:tc>
        <w:tc>
          <w:tcPr>
            <w:tcW w:w="4680" w:type="dxa"/>
          </w:tcPr>
          <w:p w:rsidR="5B62E6E6" w:rsidRDefault="5B62E6E6" w14:paraId="372FE628" w14:textId="6AE1E0A7"/>
        </w:tc>
      </w:tr>
      <w:tr w:rsidR="5B62E6E6" w:rsidTr="00B37C80" w14:paraId="3C2E44DF" w14:textId="77777777">
        <w:tc>
          <w:tcPr>
            <w:tcW w:w="4680" w:type="dxa"/>
          </w:tcPr>
          <w:p w:rsidR="5B62E6E6" w:rsidRDefault="5B62E6E6" w14:paraId="12026B0A" w14:textId="157D6323">
            <w:r w:rsidRPr="5B62E6E6">
              <w:rPr>
                <w:rFonts w:ascii="Times New Roman" w:hAnsi="Times New Roman" w:eastAsia="Times New Roman" w:cs="Times New Roman"/>
                <w:sz w:val="24"/>
                <w:szCs w:val="24"/>
              </w:rPr>
              <w:t xml:space="preserve"> 4.1 User will click “cancel”</w:t>
            </w:r>
          </w:p>
        </w:tc>
        <w:tc>
          <w:tcPr>
            <w:tcW w:w="4680" w:type="dxa"/>
          </w:tcPr>
          <w:p w:rsidR="5B62E6E6" w:rsidRDefault="5B62E6E6" w14:paraId="2BFDCFE8" w14:textId="101A7DB4">
            <w:r w:rsidRPr="5B62E6E6">
              <w:rPr>
                <w:rFonts w:ascii="Calibri" w:hAnsi="Calibri" w:eastAsia="Calibri" w:cs="Calibri"/>
                <w:sz w:val="24"/>
                <w:szCs w:val="24"/>
              </w:rPr>
              <w:t xml:space="preserve"> 5.1 Returns the user back to the service UI. </w:t>
            </w:r>
          </w:p>
        </w:tc>
      </w:tr>
    </w:tbl>
    <w:p w:rsidR="5378CD37" w:rsidRDefault="5378CD37" w14:paraId="7B9CCEBF" w14:textId="309446D1">
      <w:r w:rsidRPr="5B62E6E6">
        <w:rPr>
          <w:rFonts w:ascii="Segoe UI" w:hAnsi="Segoe UI" w:eastAsia="Segoe UI" w:cs="Segoe UI"/>
          <w:sz w:val="18"/>
          <w:szCs w:val="18"/>
        </w:rPr>
        <w:t xml:space="preserve"> </w:t>
      </w:r>
    </w:p>
    <w:p w:rsidR="671DC62F" w:rsidRDefault="671DC62F" w14:paraId="35005CF6" w14:textId="356D25FE">
      <w:r>
        <w:br w:type="page"/>
      </w:r>
    </w:p>
    <w:p w:rsidR="5378CD37" w:rsidP="00AC047E" w:rsidRDefault="5378CD37" w14:paraId="5E7CB226" w14:textId="6C83437B">
      <w:pPr>
        <w:pStyle w:val="Heading2"/>
      </w:pPr>
      <w:bookmarkStart w:name="_Toc63016012" w:id="70"/>
      <w:r w:rsidRPr="5B62E6E6">
        <w:rPr>
          <w:lang w:val="en-CA"/>
        </w:rPr>
        <w:lastRenderedPageBreak/>
        <w:t xml:space="preserve">Use Case </w:t>
      </w:r>
      <w:r w:rsidRPr="6C3596C9">
        <w:rPr>
          <w:lang w:val="en-CA"/>
        </w:rPr>
        <w:t>3</w:t>
      </w:r>
      <w:r w:rsidRPr="6C3596C9" w:rsidR="380AF424">
        <w:rPr>
          <w:lang w:val="en-CA"/>
        </w:rPr>
        <w:t>4</w:t>
      </w:r>
      <w:r w:rsidRPr="5B62E6E6">
        <w:rPr>
          <w:lang w:val="en-CA"/>
        </w:rPr>
        <w:t xml:space="preserve">: </w:t>
      </w:r>
      <w:r w:rsidRPr="5B62E6E6">
        <w:t xml:space="preserve"> Admin updates or changes a service in the system.</w:t>
      </w:r>
      <w:bookmarkEnd w:id="70"/>
      <w:r w:rsidRPr="5B62E6E6">
        <w:rPr>
          <w:rFonts w:ascii="Calibri" w:hAnsi="Calibri" w:eastAsia="Calibri" w:cs="Calibri"/>
          <w:sz w:val="24"/>
          <w:szCs w:val="24"/>
        </w:rPr>
        <w:t xml:space="preserve"> </w:t>
      </w:r>
    </w:p>
    <w:p w:rsidR="5378CD37" w:rsidP="00A41E46" w:rsidRDefault="5378CD37" w14:paraId="60F048CE" w14:textId="6CAB29C1">
      <w:pPr>
        <w:spacing w:line="240" w:lineRule="auto"/>
      </w:pPr>
      <w:r w:rsidRPr="5B62E6E6">
        <w:rPr>
          <w:rFonts w:ascii="Calibri" w:hAnsi="Calibri" w:eastAsia="Calibri" w:cs="Calibri"/>
          <w:b/>
          <w:bCs/>
          <w:sz w:val="24"/>
          <w:szCs w:val="24"/>
          <w:lang w:val="en-CA"/>
        </w:rPr>
        <w:t>Pre-condition:</w:t>
      </w:r>
      <w:r w:rsidRPr="5B62E6E6">
        <w:rPr>
          <w:rFonts w:ascii="Calibri" w:hAnsi="Calibri" w:eastAsia="Calibri" w:cs="Calibri"/>
          <w:sz w:val="24"/>
          <w:szCs w:val="24"/>
          <w:lang w:val="en-CA"/>
        </w:rPr>
        <w:t xml:space="preserve"> </w:t>
      </w:r>
      <w:r w:rsidRPr="5B62E6E6">
        <w:rPr>
          <w:rFonts w:ascii="Calibri" w:hAnsi="Calibri" w:eastAsia="Calibri" w:cs="Calibri"/>
          <w:sz w:val="24"/>
          <w:szCs w:val="24"/>
        </w:rPr>
        <w:t xml:space="preserve"> The user must be logged into an admin account and viewing the services page.</w:t>
      </w:r>
    </w:p>
    <w:p w:rsidR="5378CD37" w:rsidP="00A41E46" w:rsidRDefault="5378CD37" w14:paraId="0BE7533C" w14:textId="7614EF5B">
      <w:pPr>
        <w:spacing w:line="240" w:lineRule="auto"/>
      </w:pPr>
      <w:r w:rsidRPr="5B62E6E6">
        <w:rPr>
          <w:rFonts w:ascii="Calibri" w:hAnsi="Calibri" w:eastAsia="Calibri" w:cs="Calibri"/>
          <w:b/>
          <w:bCs/>
          <w:sz w:val="24"/>
          <w:szCs w:val="24"/>
          <w:lang w:val="en-CA"/>
        </w:rPr>
        <w:t>Post-condition</w:t>
      </w:r>
      <w:r w:rsidRPr="5B62E6E6">
        <w:rPr>
          <w:rFonts w:ascii="Calibri" w:hAnsi="Calibri" w:eastAsia="Calibri" w:cs="Calibri"/>
          <w:sz w:val="24"/>
          <w:szCs w:val="24"/>
          <w:lang w:val="en-CA"/>
        </w:rPr>
        <w:t xml:space="preserve">: </w:t>
      </w:r>
      <w:r w:rsidRPr="5B62E6E6">
        <w:rPr>
          <w:rFonts w:ascii="Calibri" w:hAnsi="Calibri" w:eastAsia="Calibri" w:cs="Calibri"/>
          <w:sz w:val="24"/>
          <w:szCs w:val="24"/>
        </w:rPr>
        <w:t xml:space="preserve"> The selected service will be updated from the services database.</w:t>
      </w:r>
    </w:p>
    <w:p w:rsidR="5378CD37" w:rsidP="00A41E46" w:rsidRDefault="5378CD37" w14:paraId="79D06921" w14:textId="6E718F09">
      <w:pPr>
        <w:spacing w:line="240" w:lineRule="auto"/>
      </w:pPr>
      <w:r w:rsidRPr="5B62E6E6">
        <w:rPr>
          <w:rFonts w:ascii="Calibri" w:hAnsi="Calibri" w:eastAsia="Calibri" w:cs="Calibri"/>
          <w:b/>
          <w:bCs/>
          <w:sz w:val="24"/>
          <w:szCs w:val="24"/>
          <w:lang w:val="en-CA"/>
        </w:rPr>
        <w:t>Limitation(s)</w:t>
      </w:r>
      <w:r w:rsidRPr="5B62E6E6">
        <w:rPr>
          <w:rFonts w:ascii="Calibri" w:hAnsi="Calibri" w:eastAsia="Calibri" w:cs="Calibri"/>
          <w:sz w:val="24"/>
          <w:szCs w:val="24"/>
          <w:lang w:val="en-CA"/>
        </w:rPr>
        <w:t xml:space="preserve">: </w:t>
      </w:r>
      <w:r w:rsidRPr="5B62E6E6">
        <w:rPr>
          <w:rFonts w:ascii="Calibri" w:hAnsi="Calibri" w:eastAsia="Calibri" w:cs="Calibri"/>
          <w:sz w:val="24"/>
          <w:szCs w:val="24"/>
        </w:rPr>
        <w:t xml:space="preserve"> N/A</w:t>
      </w:r>
    </w:p>
    <w:p w:rsidR="5378CD37" w:rsidRDefault="5378CD37" w14:paraId="53634563" w14:textId="1A3737BF">
      <w:r w:rsidRPr="5B62E6E6">
        <w:rPr>
          <w:rFonts w:ascii="Calibri" w:hAnsi="Calibri" w:eastAsia="Calibri" w:cs="Calibri"/>
          <w:sz w:val="24"/>
          <w:szCs w:val="24"/>
        </w:rPr>
        <w:t xml:space="preserve">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680"/>
        <w:gridCol w:w="4680"/>
      </w:tblGrid>
      <w:tr w:rsidR="5B62E6E6" w:rsidTr="00B37C80" w14:paraId="7EC43B93" w14:textId="77777777">
        <w:tc>
          <w:tcPr>
            <w:tcW w:w="4680" w:type="dxa"/>
          </w:tcPr>
          <w:p w:rsidR="5B62E6E6" w:rsidRDefault="5B62E6E6" w14:paraId="0D2BD56D" w14:textId="78172927">
            <w:r w:rsidRPr="5B62E6E6">
              <w:rPr>
                <w:rFonts w:ascii="Calibri" w:hAnsi="Calibri" w:eastAsia="Calibri" w:cs="Calibri"/>
                <w:b/>
                <w:bCs/>
                <w:sz w:val="24"/>
                <w:szCs w:val="24"/>
                <w:lang w:val="en-CA"/>
              </w:rPr>
              <w:t>Actor Action</w:t>
            </w:r>
            <w:r w:rsidRPr="5B62E6E6">
              <w:rPr>
                <w:rFonts w:ascii="Calibri" w:hAnsi="Calibri" w:eastAsia="Calibri" w:cs="Calibri"/>
                <w:sz w:val="24"/>
                <w:szCs w:val="24"/>
              </w:rPr>
              <w:t xml:space="preserve"> </w:t>
            </w:r>
          </w:p>
        </w:tc>
        <w:tc>
          <w:tcPr>
            <w:tcW w:w="4680" w:type="dxa"/>
          </w:tcPr>
          <w:p w:rsidR="5B62E6E6" w:rsidRDefault="5B62E6E6" w14:paraId="371527DA" w14:textId="2FEA5CA9">
            <w:r w:rsidRPr="5B62E6E6">
              <w:rPr>
                <w:rFonts w:ascii="Calibri" w:hAnsi="Calibri" w:eastAsia="Calibri" w:cs="Calibri"/>
                <w:b/>
                <w:bCs/>
                <w:sz w:val="24"/>
                <w:szCs w:val="24"/>
                <w:lang w:val="en-CA"/>
              </w:rPr>
              <w:t>System Response</w:t>
            </w:r>
            <w:r w:rsidRPr="5B62E6E6">
              <w:rPr>
                <w:rFonts w:ascii="Calibri" w:hAnsi="Calibri" w:eastAsia="Calibri" w:cs="Calibri"/>
                <w:sz w:val="24"/>
                <w:szCs w:val="24"/>
              </w:rPr>
              <w:t xml:space="preserve"> </w:t>
            </w:r>
          </w:p>
        </w:tc>
      </w:tr>
      <w:tr w:rsidR="5B62E6E6" w:rsidTr="00B37C80" w14:paraId="1B7CCAFF" w14:textId="77777777">
        <w:tc>
          <w:tcPr>
            <w:tcW w:w="4680" w:type="dxa"/>
          </w:tcPr>
          <w:p w:rsidR="5B62E6E6" w:rsidP="002F4E73" w:rsidRDefault="5B62E6E6" w14:paraId="64532F06" w14:textId="65226AE6">
            <w:pPr>
              <w:pStyle w:val="ListParagraph"/>
              <w:numPr>
                <w:ilvl w:val="0"/>
                <w:numId w:val="34"/>
              </w:numPr>
              <w:rPr>
                <w:rFonts w:eastAsiaTheme="majorEastAsia" w:cstheme="majorBidi"/>
                <w:sz w:val="24"/>
                <w:szCs w:val="24"/>
              </w:rPr>
            </w:pPr>
            <w:r w:rsidRPr="5B62E6E6">
              <w:rPr>
                <w:rFonts w:ascii="Times New Roman" w:hAnsi="Times New Roman" w:eastAsia="Times New Roman" w:cs="Times New Roman"/>
                <w:sz w:val="24"/>
                <w:szCs w:val="24"/>
              </w:rPr>
              <w:t>The user selects the service they would like to update/edit</w:t>
            </w:r>
          </w:p>
        </w:tc>
        <w:tc>
          <w:tcPr>
            <w:tcW w:w="4680" w:type="dxa"/>
          </w:tcPr>
          <w:p w:rsidR="5B62E6E6" w:rsidP="002F4E73" w:rsidRDefault="5B62E6E6" w14:paraId="25B663EE" w14:textId="03E67D1C">
            <w:pPr>
              <w:pStyle w:val="ListParagraph"/>
              <w:numPr>
                <w:ilvl w:val="0"/>
                <w:numId w:val="34"/>
              </w:numPr>
              <w:rPr>
                <w:rFonts w:eastAsiaTheme="majorEastAsia" w:cstheme="majorBidi"/>
                <w:sz w:val="24"/>
                <w:szCs w:val="24"/>
              </w:rPr>
            </w:pPr>
            <w:r w:rsidRPr="5B62E6E6">
              <w:rPr>
                <w:rFonts w:ascii="Times New Roman" w:hAnsi="Times New Roman" w:eastAsia="Times New Roman" w:cs="Times New Roman"/>
                <w:sz w:val="24"/>
                <w:szCs w:val="24"/>
              </w:rPr>
              <w:t>Populates an edit UI with selected service information</w:t>
            </w:r>
          </w:p>
        </w:tc>
      </w:tr>
      <w:tr w:rsidR="5B62E6E6" w:rsidTr="00B37C80" w14:paraId="4D87A750" w14:textId="77777777">
        <w:tc>
          <w:tcPr>
            <w:tcW w:w="4680" w:type="dxa"/>
          </w:tcPr>
          <w:p w:rsidR="5B62E6E6" w:rsidP="002F4E73" w:rsidRDefault="5B62E6E6" w14:paraId="6E16A9C9" w14:textId="20FD87EC">
            <w:pPr>
              <w:pStyle w:val="ListParagraph"/>
              <w:numPr>
                <w:ilvl w:val="0"/>
                <w:numId w:val="34"/>
              </w:numPr>
              <w:rPr>
                <w:rFonts w:eastAsiaTheme="majorEastAsia" w:cstheme="majorBidi"/>
                <w:sz w:val="24"/>
                <w:szCs w:val="24"/>
              </w:rPr>
            </w:pPr>
            <w:r w:rsidRPr="5B62E6E6">
              <w:rPr>
                <w:rFonts w:ascii="Times New Roman" w:hAnsi="Times New Roman" w:eastAsia="Times New Roman" w:cs="Times New Roman"/>
                <w:sz w:val="24"/>
                <w:szCs w:val="24"/>
              </w:rPr>
              <w:t>The user alters service information.</w:t>
            </w:r>
          </w:p>
        </w:tc>
        <w:tc>
          <w:tcPr>
            <w:tcW w:w="4680" w:type="dxa"/>
          </w:tcPr>
          <w:p w:rsidR="5B62E6E6" w:rsidRDefault="5B62E6E6" w14:paraId="26A65E35" w14:textId="1BAB7CBA">
            <w:r w:rsidRPr="5B62E6E6">
              <w:rPr>
                <w:rFonts w:ascii="Calibri" w:hAnsi="Calibri" w:eastAsia="Calibri" w:cs="Calibri"/>
                <w:sz w:val="24"/>
                <w:szCs w:val="24"/>
              </w:rPr>
              <w:t xml:space="preserve"> </w:t>
            </w:r>
          </w:p>
        </w:tc>
      </w:tr>
      <w:tr w:rsidR="5B62E6E6" w:rsidTr="00B37C80" w14:paraId="5E053212" w14:textId="77777777">
        <w:tc>
          <w:tcPr>
            <w:tcW w:w="4680" w:type="dxa"/>
          </w:tcPr>
          <w:p w:rsidR="5B62E6E6" w:rsidP="002F4E73" w:rsidRDefault="5B62E6E6" w14:paraId="5EF7A67B" w14:textId="0B6F96B7">
            <w:pPr>
              <w:pStyle w:val="ListParagraph"/>
              <w:numPr>
                <w:ilvl w:val="0"/>
                <w:numId w:val="34"/>
              </w:numPr>
              <w:rPr>
                <w:rFonts w:eastAsiaTheme="majorEastAsia" w:cstheme="majorBidi"/>
                <w:sz w:val="24"/>
                <w:szCs w:val="24"/>
              </w:rPr>
            </w:pPr>
            <w:r w:rsidRPr="5B62E6E6">
              <w:rPr>
                <w:rFonts w:ascii="Times New Roman" w:hAnsi="Times New Roman" w:eastAsia="Times New Roman" w:cs="Times New Roman"/>
                <w:sz w:val="24"/>
                <w:szCs w:val="24"/>
              </w:rPr>
              <w:t>The user clicks “update” button to update the information</w:t>
            </w:r>
          </w:p>
        </w:tc>
        <w:tc>
          <w:tcPr>
            <w:tcW w:w="4680" w:type="dxa"/>
          </w:tcPr>
          <w:p w:rsidR="5B62E6E6" w:rsidP="002F4E73" w:rsidRDefault="5B62E6E6" w14:paraId="10E24568" w14:textId="16398418">
            <w:pPr>
              <w:pStyle w:val="ListParagraph"/>
              <w:numPr>
                <w:ilvl w:val="0"/>
                <w:numId w:val="34"/>
              </w:numPr>
              <w:rPr>
                <w:rFonts w:eastAsiaTheme="majorEastAsia" w:cstheme="majorBidi"/>
                <w:sz w:val="24"/>
                <w:szCs w:val="24"/>
              </w:rPr>
            </w:pPr>
            <w:r w:rsidRPr="5B62E6E6">
              <w:rPr>
                <w:sz w:val="24"/>
                <w:szCs w:val="24"/>
              </w:rPr>
              <w:t>System persist and merges the updated service.</w:t>
            </w:r>
          </w:p>
        </w:tc>
      </w:tr>
    </w:tbl>
    <w:p w:rsidR="5378CD37" w:rsidRDefault="5378CD37" w14:paraId="4F5D3D67" w14:textId="1BAC55E7">
      <w:r w:rsidRPr="5B62E6E6">
        <w:rPr>
          <w:rFonts w:ascii="Calibri" w:hAnsi="Calibri" w:eastAsia="Calibri" w:cs="Calibri"/>
          <w:color w:val="FFFFFF" w:themeColor="accent3"/>
          <w:sz w:val="24"/>
          <w:szCs w:val="24"/>
        </w:rPr>
        <w:t xml:space="preserve">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680"/>
        <w:gridCol w:w="4680"/>
      </w:tblGrid>
      <w:tr w:rsidR="5B62E6E6" w:rsidTr="00B37C80" w14:paraId="7272DCB9" w14:textId="77777777">
        <w:tc>
          <w:tcPr>
            <w:tcW w:w="4680" w:type="dxa"/>
          </w:tcPr>
          <w:p w:rsidR="5B62E6E6" w:rsidRDefault="5B62E6E6" w14:paraId="5BC4CF77" w14:textId="62BB595B">
            <w:r w:rsidRPr="5B62E6E6">
              <w:rPr>
                <w:rFonts w:ascii="Calibri" w:hAnsi="Calibri" w:eastAsia="Calibri" w:cs="Calibri"/>
                <w:b/>
                <w:bCs/>
                <w:sz w:val="24"/>
                <w:szCs w:val="24"/>
                <w:lang w:val="en-CA"/>
              </w:rPr>
              <w:t>Alternate Flow from 4</w:t>
            </w:r>
          </w:p>
        </w:tc>
        <w:tc>
          <w:tcPr>
            <w:tcW w:w="4680" w:type="dxa"/>
          </w:tcPr>
          <w:p w:rsidR="5B62E6E6" w:rsidRDefault="5B62E6E6" w14:paraId="7091BC6F" w14:textId="65F632CD"/>
        </w:tc>
      </w:tr>
      <w:tr w:rsidR="5B62E6E6" w:rsidTr="00B37C80" w14:paraId="264F519F" w14:textId="77777777">
        <w:tc>
          <w:tcPr>
            <w:tcW w:w="4680" w:type="dxa"/>
          </w:tcPr>
          <w:p w:rsidR="5B62E6E6" w:rsidRDefault="5B62E6E6" w14:paraId="2129630F" w14:textId="5AF6CC04">
            <w:r w:rsidRPr="5B62E6E6">
              <w:rPr>
                <w:rFonts w:ascii="Times New Roman" w:hAnsi="Times New Roman" w:eastAsia="Times New Roman" w:cs="Times New Roman"/>
                <w:sz w:val="24"/>
                <w:szCs w:val="24"/>
              </w:rPr>
              <w:t xml:space="preserve"> 4.1 User will click “cancel”</w:t>
            </w:r>
          </w:p>
        </w:tc>
        <w:tc>
          <w:tcPr>
            <w:tcW w:w="4680" w:type="dxa"/>
          </w:tcPr>
          <w:p w:rsidR="5B62E6E6" w:rsidRDefault="5B62E6E6" w14:paraId="671925C9" w14:textId="5D848151">
            <w:r w:rsidRPr="5B62E6E6">
              <w:rPr>
                <w:rFonts w:ascii="Calibri" w:hAnsi="Calibri" w:eastAsia="Calibri" w:cs="Calibri"/>
                <w:sz w:val="24"/>
                <w:szCs w:val="24"/>
              </w:rPr>
              <w:t xml:space="preserve"> 5.1 Returns the user back to the service UI. </w:t>
            </w:r>
          </w:p>
        </w:tc>
      </w:tr>
    </w:tbl>
    <w:p w:rsidR="5378CD37" w:rsidRDefault="5378CD37" w14:paraId="2E257C54" w14:textId="2368548F">
      <w:r w:rsidRPr="5B62E6E6">
        <w:rPr>
          <w:rFonts w:ascii="Segoe UI" w:hAnsi="Segoe UI" w:eastAsia="Segoe UI" w:cs="Segoe UI"/>
          <w:sz w:val="18"/>
          <w:szCs w:val="18"/>
        </w:rPr>
        <w:t xml:space="preserve"> </w:t>
      </w:r>
    </w:p>
    <w:p w:rsidR="5378CD37" w:rsidRDefault="5378CD37" w14:paraId="02765944" w14:textId="57E11514">
      <w:r w:rsidRPr="5B62E6E6">
        <w:rPr>
          <w:rFonts w:ascii="Segoe UI" w:hAnsi="Segoe UI" w:eastAsia="Segoe UI" w:cs="Segoe UI"/>
          <w:sz w:val="18"/>
          <w:szCs w:val="18"/>
        </w:rPr>
        <w:t xml:space="preserve"> </w:t>
      </w:r>
    </w:p>
    <w:p w:rsidR="671DC62F" w:rsidRDefault="671DC62F" w14:paraId="3C3E0230" w14:textId="63B957D9">
      <w:r>
        <w:br w:type="page"/>
      </w:r>
    </w:p>
    <w:p w:rsidR="5378CD37" w:rsidP="00AC047E" w:rsidRDefault="5378CD37" w14:paraId="34CBF65C" w14:textId="02C0AA8B">
      <w:pPr>
        <w:pStyle w:val="Heading2"/>
      </w:pPr>
      <w:bookmarkStart w:name="_Toc63016013" w:id="71"/>
      <w:r w:rsidRPr="5B62E6E6">
        <w:rPr>
          <w:lang w:val="en-CA"/>
        </w:rPr>
        <w:lastRenderedPageBreak/>
        <w:t xml:space="preserve">Use Case </w:t>
      </w:r>
      <w:r w:rsidRPr="6C3596C9">
        <w:rPr>
          <w:lang w:val="en-CA"/>
        </w:rPr>
        <w:t>3</w:t>
      </w:r>
      <w:r w:rsidRPr="6C3596C9" w:rsidR="35EA522E">
        <w:rPr>
          <w:lang w:val="en-CA"/>
        </w:rPr>
        <w:t>5</w:t>
      </w:r>
      <w:r w:rsidRPr="5B62E6E6">
        <w:rPr>
          <w:lang w:val="en-CA"/>
        </w:rPr>
        <w:t xml:space="preserve">: </w:t>
      </w:r>
      <w:r w:rsidRPr="5B62E6E6">
        <w:t xml:space="preserve"> Admin changes the hours of operation or schedule time</w:t>
      </w:r>
      <w:bookmarkEnd w:id="71"/>
    </w:p>
    <w:p w:rsidR="5378CD37" w:rsidP="00A41E46" w:rsidRDefault="5378CD37" w14:paraId="318F6C31" w14:textId="39F5ECFB">
      <w:pPr>
        <w:spacing w:line="240" w:lineRule="auto"/>
      </w:pPr>
      <w:r w:rsidRPr="5B62E6E6">
        <w:rPr>
          <w:rFonts w:ascii="Calibri" w:hAnsi="Calibri" w:eastAsia="Calibri" w:cs="Calibri"/>
          <w:b/>
          <w:bCs/>
          <w:sz w:val="24"/>
          <w:szCs w:val="24"/>
          <w:lang w:val="en-CA"/>
        </w:rPr>
        <w:t>Pre-condition:</w:t>
      </w:r>
      <w:r w:rsidRPr="5B62E6E6">
        <w:rPr>
          <w:rFonts w:ascii="Calibri" w:hAnsi="Calibri" w:eastAsia="Calibri" w:cs="Calibri"/>
          <w:sz w:val="24"/>
          <w:szCs w:val="24"/>
          <w:lang w:val="en-CA"/>
        </w:rPr>
        <w:t xml:space="preserve"> </w:t>
      </w:r>
      <w:r w:rsidRPr="5B62E6E6">
        <w:rPr>
          <w:rFonts w:ascii="Calibri" w:hAnsi="Calibri" w:eastAsia="Calibri" w:cs="Calibri"/>
          <w:sz w:val="24"/>
          <w:szCs w:val="24"/>
        </w:rPr>
        <w:t xml:space="preserve"> The user must be logged into an admin account and viewing the user scheduling page.</w:t>
      </w:r>
    </w:p>
    <w:p w:rsidR="5378CD37" w:rsidP="00A41E46" w:rsidRDefault="5378CD37" w14:paraId="4B934948" w14:textId="6B04F4AF">
      <w:pPr>
        <w:spacing w:line="240" w:lineRule="auto"/>
      </w:pPr>
      <w:r w:rsidRPr="5B62E6E6">
        <w:rPr>
          <w:rFonts w:ascii="Calibri" w:hAnsi="Calibri" w:eastAsia="Calibri" w:cs="Calibri"/>
          <w:b/>
          <w:bCs/>
          <w:sz w:val="24"/>
          <w:szCs w:val="24"/>
          <w:lang w:val="en-CA"/>
        </w:rPr>
        <w:t>Post-condition</w:t>
      </w:r>
      <w:r w:rsidRPr="5B62E6E6">
        <w:rPr>
          <w:rFonts w:ascii="Calibri" w:hAnsi="Calibri" w:eastAsia="Calibri" w:cs="Calibri"/>
          <w:sz w:val="24"/>
          <w:szCs w:val="24"/>
          <w:lang w:val="en-CA"/>
        </w:rPr>
        <w:t xml:space="preserve">: </w:t>
      </w:r>
      <w:r w:rsidRPr="5B62E6E6">
        <w:rPr>
          <w:rFonts w:ascii="Calibri" w:hAnsi="Calibri" w:eastAsia="Calibri" w:cs="Calibri"/>
          <w:sz w:val="24"/>
          <w:szCs w:val="24"/>
        </w:rPr>
        <w:t xml:space="preserve"> The schedule will be updated with the available hours to book an appointment.</w:t>
      </w:r>
    </w:p>
    <w:p w:rsidR="5378CD37" w:rsidP="00A41E46" w:rsidRDefault="5378CD37" w14:paraId="2A995CD7" w14:textId="7FF31139">
      <w:pPr>
        <w:spacing w:line="240" w:lineRule="auto"/>
      </w:pPr>
      <w:r w:rsidRPr="5B62E6E6">
        <w:rPr>
          <w:rFonts w:ascii="Calibri" w:hAnsi="Calibri" w:eastAsia="Calibri" w:cs="Calibri"/>
          <w:b/>
          <w:bCs/>
          <w:sz w:val="24"/>
          <w:szCs w:val="24"/>
          <w:lang w:val="en-CA"/>
        </w:rPr>
        <w:t>Limitation(s)</w:t>
      </w:r>
      <w:r w:rsidRPr="5B62E6E6">
        <w:rPr>
          <w:rFonts w:ascii="Calibri" w:hAnsi="Calibri" w:eastAsia="Calibri" w:cs="Calibri"/>
          <w:sz w:val="24"/>
          <w:szCs w:val="24"/>
          <w:lang w:val="en-CA"/>
        </w:rPr>
        <w:t xml:space="preserve">: </w:t>
      </w:r>
      <w:r w:rsidRPr="5B62E6E6">
        <w:rPr>
          <w:rFonts w:ascii="Calibri" w:hAnsi="Calibri" w:eastAsia="Calibri" w:cs="Calibri"/>
          <w:sz w:val="24"/>
          <w:szCs w:val="24"/>
        </w:rPr>
        <w:t xml:space="preserve"> N/A</w:t>
      </w:r>
    </w:p>
    <w:p w:rsidR="5378CD37" w:rsidRDefault="5378CD37" w14:paraId="78A3EC85" w14:textId="771C0DA4">
      <w:r w:rsidRPr="5B62E6E6">
        <w:rPr>
          <w:rFonts w:ascii="Calibri" w:hAnsi="Calibri" w:eastAsia="Calibri" w:cs="Calibri"/>
          <w:sz w:val="24"/>
          <w:szCs w:val="24"/>
        </w:rPr>
        <w:t xml:space="preserve">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680"/>
        <w:gridCol w:w="4680"/>
      </w:tblGrid>
      <w:tr w:rsidR="5B62E6E6" w:rsidTr="00B37C80" w14:paraId="296D826F" w14:textId="77777777">
        <w:tc>
          <w:tcPr>
            <w:tcW w:w="4680" w:type="dxa"/>
          </w:tcPr>
          <w:p w:rsidR="5B62E6E6" w:rsidRDefault="5B62E6E6" w14:paraId="7D235D3E" w14:textId="71F86CE8">
            <w:r w:rsidRPr="5B62E6E6">
              <w:rPr>
                <w:rFonts w:ascii="Calibri" w:hAnsi="Calibri" w:eastAsia="Calibri" w:cs="Calibri"/>
                <w:b/>
                <w:bCs/>
                <w:sz w:val="24"/>
                <w:szCs w:val="24"/>
                <w:lang w:val="en-CA"/>
              </w:rPr>
              <w:t>Actor Action</w:t>
            </w:r>
            <w:r w:rsidRPr="5B62E6E6">
              <w:rPr>
                <w:rFonts w:ascii="Calibri" w:hAnsi="Calibri" w:eastAsia="Calibri" w:cs="Calibri"/>
                <w:sz w:val="24"/>
                <w:szCs w:val="24"/>
              </w:rPr>
              <w:t xml:space="preserve"> </w:t>
            </w:r>
          </w:p>
        </w:tc>
        <w:tc>
          <w:tcPr>
            <w:tcW w:w="4680" w:type="dxa"/>
          </w:tcPr>
          <w:p w:rsidR="5B62E6E6" w:rsidRDefault="5B62E6E6" w14:paraId="128664C4" w14:textId="583D8679">
            <w:r w:rsidRPr="5B62E6E6">
              <w:rPr>
                <w:rFonts w:ascii="Calibri" w:hAnsi="Calibri" w:eastAsia="Calibri" w:cs="Calibri"/>
                <w:b/>
                <w:bCs/>
                <w:sz w:val="24"/>
                <w:szCs w:val="24"/>
                <w:lang w:val="en-CA"/>
              </w:rPr>
              <w:t>System Response</w:t>
            </w:r>
            <w:r w:rsidRPr="5B62E6E6">
              <w:rPr>
                <w:rFonts w:ascii="Calibri" w:hAnsi="Calibri" w:eastAsia="Calibri" w:cs="Calibri"/>
                <w:sz w:val="24"/>
                <w:szCs w:val="24"/>
              </w:rPr>
              <w:t xml:space="preserve"> </w:t>
            </w:r>
          </w:p>
        </w:tc>
      </w:tr>
      <w:tr w:rsidR="5B62E6E6" w:rsidTr="00B37C80" w14:paraId="367501D0" w14:textId="77777777">
        <w:tc>
          <w:tcPr>
            <w:tcW w:w="4680" w:type="dxa"/>
          </w:tcPr>
          <w:p w:rsidR="5B62E6E6" w:rsidP="002F4E73" w:rsidRDefault="5B62E6E6" w14:paraId="29F4EFE1" w14:textId="24D41911">
            <w:pPr>
              <w:pStyle w:val="ListParagraph"/>
              <w:numPr>
                <w:ilvl w:val="0"/>
                <w:numId w:val="33"/>
              </w:numPr>
              <w:rPr>
                <w:rFonts w:eastAsiaTheme="majorEastAsia" w:cstheme="majorBidi"/>
                <w:sz w:val="24"/>
                <w:szCs w:val="24"/>
              </w:rPr>
            </w:pPr>
            <w:r w:rsidRPr="5B62E6E6">
              <w:rPr>
                <w:rFonts w:ascii="Times New Roman" w:hAnsi="Times New Roman" w:eastAsia="Times New Roman" w:cs="Times New Roman"/>
                <w:sz w:val="24"/>
                <w:szCs w:val="24"/>
              </w:rPr>
              <w:t xml:space="preserve">The admin selects dates </w:t>
            </w:r>
          </w:p>
        </w:tc>
        <w:tc>
          <w:tcPr>
            <w:tcW w:w="4680" w:type="dxa"/>
          </w:tcPr>
          <w:p w:rsidR="5B62E6E6" w:rsidP="002F4E73" w:rsidRDefault="5B62E6E6" w14:paraId="511963F5" w14:textId="45AC0B66">
            <w:pPr>
              <w:pStyle w:val="ListParagraph"/>
              <w:numPr>
                <w:ilvl w:val="0"/>
                <w:numId w:val="33"/>
              </w:numPr>
              <w:rPr>
                <w:rFonts w:eastAsiaTheme="majorEastAsia" w:cstheme="majorBidi"/>
                <w:sz w:val="24"/>
                <w:szCs w:val="24"/>
              </w:rPr>
            </w:pPr>
            <w:r w:rsidRPr="5B62E6E6">
              <w:rPr>
                <w:rFonts w:ascii="Times New Roman" w:hAnsi="Times New Roman" w:eastAsia="Times New Roman" w:cs="Times New Roman"/>
                <w:sz w:val="24"/>
                <w:szCs w:val="24"/>
              </w:rPr>
              <w:t>System returns the schedule block</w:t>
            </w:r>
          </w:p>
        </w:tc>
      </w:tr>
      <w:tr w:rsidR="5B62E6E6" w:rsidTr="00B37C80" w14:paraId="5ED92D83" w14:textId="77777777">
        <w:tc>
          <w:tcPr>
            <w:tcW w:w="4680" w:type="dxa"/>
          </w:tcPr>
          <w:p w:rsidR="5B62E6E6" w:rsidP="002F4E73" w:rsidRDefault="5B62E6E6" w14:paraId="66B3942E" w14:textId="2838AD21">
            <w:pPr>
              <w:pStyle w:val="ListParagraph"/>
              <w:numPr>
                <w:ilvl w:val="0"/>
                <w:numId w:val="33"/>
              </w:numPr>
              <w:rPr>
                <w:rFonts w:eastAsiaTheme="majorEastAsia" w:cstheme="majorBidi"/>
                <w:sz w:val="24"/>
                <w:szCs w:val="24"/>
              </w:rPr>
            </w:pPr>
            <w:r w:rsidRPr="5B62E6E6">
              <w:rPr>
                <w:rFonts w:ascii="Times New Roman" w:hAnsi="Times New Roman" w:eastAsia="Times New Roman" w:cs="Times New Roman"/>
                <w:sz w:val="24"/>
                <w:szCs w:val="24"/>
              </w:rPr>
              <w:t>Admin edits schedule block information</w:t>
            </w:r>
          </w:p>
        </w:tc>
        <w:tc>
          <w:tcPr>
            <w:tcW w:w="4680" w:type="dxa"/>
          </w:tcPr>
          <w:p w:rsidR="5B62E6E6" w:rsidP="002F4E73" w:rsidRDefault="5B62E6E6" w14:paraId="7459A59F" w14:textId="258231FE">
            <w:pPr>
              <w:pStyle w:val="ListParagraph"/>
              <w:numPr>
                <w:ilvl w:val="0"/>
                <w:numId w:val="33"/>
              </w:numPr>
              <w:rPr>
                <w:rFonts w:eastAsiaTheme="majorEastAsia" w:cstheme="majorBidi"/>
                <w:sz w:val="24"/>
                <w:szCs w:val="24"/>
              </w:rPr>
            </w:pPr>
            <w:r w:rsidRPr="5B62E6E6">
              <w:rPr>
                <w:rFonts w:ascii="Times New Roman" w:hAnsi="Times New Roman" w:eastAsia="Times New Roman" w:cs="Times New Roman"/>
                <w:sz w:val="24"/>
                <w:szCs w:val="24"/>
              </w:rPr>
              <w:t>Update schedule with schedule block information</w:t>
            </w:r>
          </w:p>
        </w:tc>
      </w:tr>
      <w:tr w:rsidR="5B62E6E6" w:rsidTr="00B37C80" w14:paraId="35AA39BA" w14:textId="77777777">
        <w:tc>
          <w:tcPr>
            <w:tcW w:w="4680" w:type="dxa"/>
          </w:tcPr>
          <w:p w:rsidR="5B62E6E6" w:rsidRDefault="5B62E6E6" w14:paraId="40097137" w14:textId="050124CB">
            <w:r w:rsidRPr="5B62E6E6">
              <w:rPr>
                <w:rFonts w:ascii="Times New Roman" w:hAnsi="Times New Roman" w:eastAsia="Times New Roman" w:cs="Times New Roman"/>
                <w:sz w:val="24"/>
                <w:szCs w:val="24"/>
              </w:rPr>
              <w:t xml:space="preserve"> </w:t>
            </w:r>
          </w:p>
        </w:tc>
        <w:tc>
          <w:tcPr>
            <w:tcW w:w="4680" w:type="dxa"/>
          </w:tcPr>
          <w:p w:rsidR="5B62E6E6" w:rsidP="002F4E73" w:rsidRDefault="5B62E6E6" w14:paraId="380D6C31" w14:textId="15191E7D">
            <w:pPr>
              <w:pStyle w:val="ListParagraph"/>
              <w:numPr>
                <w:ilvl w:val="0"/>
                <w:numId w:val="33"/>
              </w:numPr>
              <w:rPr>
                <w:rFonts w:eastAsiaTheme="majorEastAsia" w:cstheme="majorBidi"/>
                <w:sz w:val="24"/>
                <w:szCs w:val="24"/>
              </w:rPr>
            </w:pPr>
            <w:r w:rsidRPr="5B62E6E6">
              <w:rPr>
                <w:rFonts w:ascii="Times New Roman" w:hAnsi="Times New Roman" w:eastAsia="Times New Roman" w:cs="Times New Roman"/>
                <w:sz w:val="24"/>
                <w:szCs w:val="24"/>
              </w:rPr>
              <w:t>Returns new schedule</w:t>
            </w:r>
          </w:p>
        </w:tc>
      </w:tr>
      <w:tr w:rsidR="5B62E6E6" w:rsidTr="00B37C80" w14:paraId="12A765F4" w14:textId="77777777">
        <w:tc>
          <w:tcPr>
            <w:tcW w:w="4680" w:type="dxa"/>
          </w:tcPr>
          <w:p w:rsidR="5B62E6E6" w:rsidP="002F4E73" w:rsidRDefault="5B62E6E6" w14:paraId="5F4080B8" w14:textId="5D17AE24">
            <w:pPr>
              <w:pStyle w:val="ListParagraph"/>
              <w:numPr>
                <w:ilvl w:val="0"/>
                <w:numId w:val="33"/>
              </w:numPr>
              <w:rPr>
                <w:rFonts w:eastAsiaTheme="majorEastAsia" w:cstheme="majorBidi"/>
                <w:sz w:val="24"/>
                <w:szCs w:val="24"/>
              </w:rPr>
            </w:pPr>
            <w:r w:rsidRPr="5B62E6E6">
              <w:rPr>
                <w:rFonts w:ascii="Times New Roman" w:hAnsi="Times New Roman" w:eastAsia="Times New Roman" w:cs="Times New Roman"/>
                <w:sz w:val="24"/>
                <w:szCs w:val="24"/>
              </w:rPr>
              <w:t>View new schedule</w:t>
            </w:r>
          </w:p>
        </w:tc>
        <w:tc>
          <w:tcPr>
            <w:tcW w:w="4680" w:type="dxa"/>
          </w:tcPr>
          <w:p w:rsidR="5B62E6E6" w:rsidRDefault="5B62E6E6" w14:paraId="07618802" w14:textId="7A04818A">
            <w:r w:rsidRPr="5B62E6E6">
              <w:rPr>
                <w:rFonts w:ascii="Times New Roman" w:hAnsi="Times New Roman" w:eastAsia="Times New Roman" w:cs="Times New Roman"/>
                <w:sz w:val="24"/>
                <w:szCs w:val="24"/>
              </w:rPr>
              <w:t xml:space="preserve"> </w:t>
            </w:r>
          </w:p>
        </w:tc>
      </w:tr>
    </w:tbl>
    <w:p w:rsidR="5378CD37" w:rsidRDefault="5378CD37" w14:paraId="613DFFD0" w14:textId="047CA8C0">
      <w:r w:rsidRPr="5B62E6E6">
        <w:rPr>
          <w:rFonts w:ascii="Segoe UI" w:hAnsi="Segoe UI" w:eastAsia="Segoe UI" w:cs="Segoe UI"/>
          <w:sz w:val="18"/>
          <w:szCs w:val="18"/>
        </w:rPr>
        <w:t xml:space="preserve"> </w:t>
      </w:r>
    </w:p>
    <w:p w:rsidR="5378CD37" w:rsidRDefault="5378CD37" w14:paraId="7DCE0B09" w14:textId="163EBCD6">
      <w:r w:rsidRPr="5B62E6E6">
        <w:rPr>
          <w:rFonts w:ascii="Calibri Light" w:hAnsi="Calibri Light" w:eastAsia="Calibri Light" w:cs="Calibri Light"/>
          <w:sz w:val="32"/>
          <w:szCs w:val="32"/>
          <w:lang w:val="en-CA"/>
        </w:rPr>
        <w:t xml:space="preserve"> </w:t>
      </w:r>
    </w:p>
    <w:p w:rsidR="671DC62F" w:rsidRDefault="671DC62F" w14:paraId="45AD2ADA" w14:textId="2909DCF8">
      <w:r>
        <w:br w:type="page"/>
      </w:r>
    </w:p>
    <w:p w:rsidR="5378CD37" w:rsidP="00AC047E" w:rsidRDefault="5378CD37" w14:paraId="01C24F0F" w14:textId="345B367E">
      <w:pPr>
        <w:pStyle w:val="Heading2"/>
      </w:pPr>
      <w:bookmarkStart w:name="_Toc63016014" w:id="72"/>
      <w:r w:rsidRPr="5B62E6E6">
        <w:rPr>
          <w:lang w:val="en-CA"/>
        </w:rPr>
        <w:lastRenderedPageBreak/>
        <w:t xml:space="preserve">Use Case </w:t>
      </w:r>
      <w:r w:rsidRPr="6C3596C9">
        <w:rPr>
          <w:lang w:val="en-CA"/>
        </w:rPr>
        <w:t>3</w:t>
      </w:r>
      <w:r w:rsidRPr="6C3596C9" w:rsidR="4CFC3FB0">
        <w:rPr>
          <w:lang w:val="en-CA"/>
        </w:rPr>
        <w:t>6</w:t>
      </w:r>
      <w:r w:rsidRPr="5B62E6E6">
        <w:rPr>
          <w:lang w:val="en-CA"/>
        </w:rPr>
        <w:t xml:space="preserve">: </w:t>
      </w:r>
      <w:r w:rsidRPr="5B62E6E6">
        <w:t xml:space="preserve"> Admin is notified of an unaccepted appointment after 24 hours of the appointment being submitted.</w:t>
      </w:r>
      <w:bookmarkEnd w:id="72"/>
      <w:r w:rsidRPr="5B62E6E6">
        <w:rPr>
          <w:rFonts w:ascii="Calibri" w:hAnsi="Calibri" w:eastAsia="Calibri" w:cs="Calibri"/>
          <w:sz w:val="24"/>
          <w:szCs w:val="24"/>
        </w:rPr>
        <w:t xml:space="preserve"> </w:t>
      </w:r>
    </w:p>
    <w:p w:rsidR="5378CD37" w:rsidP="00A41E46" w:rsidRDefault="5378CD37" w14:paraId="2EAAC39F" w14:textId="15C13541">
      <w:pPr>
        <w:spacing w:line="240" w:lineRule="auto"/>
      </w:pPr>
      <w:r w:rsidRPr="5B62E6E6">
        <w:rPr>
          <w:rFonts w:ascii="Calibri" w:hAnsi="Calibri" w:eastAsia="Calibri" w:cs="Calibri"/>
          <w:b/>
          <w:bCs/>
          <w:sz w:val="24"/>
          <w:szCs w:val="24"/>
          <w:lang w:val="en-CA"/>
        </w:rPr>
        <w:t>Pre-condition:</w:t>
      </w:r>
      <w:r w:rsidRPr="5B62E6E6">
        <w:rPr>
          <w:rFonts w:ascii="Calibri" w:hAnsi="Calibri" w:eastAsia="Calibri" w:cs="Calibri"/>
          <w:sz w:val="24"/>
          <w:szCs w:val="24"/>
          <w:lang w:val="en-CA"/>
        </w:rPr>
        <w:t xml:space="preserve"> </w:t>
      </w:r>
      <w:r w:rsidRPr="5B62E6E6">
        <w:rPr>
          <w:rFonts w:ascii="Calibri" w:hAnsi="Calibri" w:eastAsia="Calibri" w:cs="Calibri"/>
          <w:sz w:val="24"/>
          <w:szCs w:val="24"/>
        </w:rPr>
        <w:t xml:space="preserve"> The appointment has not been accepted by other staff within 24 hours of it being booked.</w:t>
      </w:r>
    </w:p>
    <w:p w:rsidR="5378CD37" w:rsidP="00A41E46" w:rsidRDefault="5378CD37" w14:paraId="7EC41EB2" w14:textId="346D25A2">
      <w:pPr>
        <w:spacing w:line="240" w:lineRule="auto"/>
      </w:pPr>
      <w:r w:rsidRPr="5B62E6E6">
        <w:rPr>
          <w:rFonts w:ascii="Calibri" w:hAnsi="Calibri" w:eastAsia="Calibri" w:cs="Calibri"/>
          <w:b/>
          <w:bCs/>
          <w:sz w:val="24"/>
          <w:szCs w:val="24"/>
          <w:lang w:val="en-CA"/>
        </w:rPr>
        <w:t>Post-condition</w:t>
      </w:r>
      <w:r w:rsidRPr="5B62E6E6">
        <w:rPr>
          <w:rFonts w:ascii="Calibri" w:hAnsi="Calibri" w:eastAsia="Calibri" w:cs="Calibri"/>
          <w:sz w:val="24"/>
          <w:szCs w:val="24"/>
          <w:lang w:val="en-CA"/>
        </w:rPr>
        <w:t xml:space="preserve">: The admin will receive an email notification that an appointment has been booked but not accepted. </w:t>
      </w:r>
      <w:r w:rsidRPr="5B62E6E6">
        <w:rPr>
          <w:rFonts w:ascii="Calibri" w:hAnsi="Calibri" w:eastAsia="Calibri" w:cs="Calibri"/>
          <w:sz w:val="24"/>
          <w:szCs w:val="24"/>
        </w:rPr>
        <w:t xml:space="preserve"> </w:t>
      </w:r>
    </w:p>
    <w:p w:rsidR="5378CD37" w:rsidP="00A41E46" w:rsidRDefault="5378CD37" w14:paraId="281ED297" w14:textId="1F6E0D45">
      <w:pPr>
        <w:spacing w:line="240" w:lineRule="auto"/>
      </w:pPr>
      <w:r w:rsidRPr="5B62E6E6">
        <w:rPr>
          <w:rFonts w:ascii="Calibri" w:hAnsi="Calibri" w:eastAsia="Calibri" w:cs="Calibri"/>
          <w:b/>
          <w:bCs/>
          <w:sz w:val="24"/>
          <w:szCs w:val="24"/>
          <w:lang w:val="en-CA"/>
        </w:rPr>
        <w:t>Limitation(s)</w:t>
      </w:r>
      <w:r w:rsidRPr="5B62E6E6">
        <w:rPr>
          <w:rFonts w:ascii="Calibri" w:hAnsi="Calibri" w:eastAsia="Calibri" w:cs="Calibri"/>
          <w:sz w:val="24"/>
          <w:szCs w:val="24"/>
          <w:lang w:val="en-CA"/>
        </w:rPr>
        <w:t xml:space="preserve">: </w:t>
      </w:r>
      <w:r w:rsidRPr="5B62E6E6">
        <w:rPr>
          <w:rFonts w:ascii="Calibri" w:hAnsi="Calibri" w:eastAsia="Calibri" w:cs="Calibri"/>
          <w:sz w:val="24"/>
          <w:szCs w:val="24"/>
        </w:rPr>
        <w:t xml:space="preserve"> N/A</w:t>
      </w:r>
    </w:p>
    <w:p w:rsidR="5378CD37" w:rsidRDefault="5378CD37" w14:paraId="6A35936D" w14:textId="49013610">
      <w:r w:rsidRPr="5B62E6E6">
        <w:rPr>
          <w:rFonts w:ascii="Calibri" w:hAnsi="Calibri" w:eastAsia="Calibri" w:cs="Calibri"/>
          <w:sz w:val="24"/>
          <w:szCs w:val="24"/>
        </w:rPr>
        <w:t xml:space="preserve">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680"/>
        <w:gridCol w:w="4680"/>
      </w:tblGrid>
      <w:tr w:rsidR="5B62E6E6" w:rsidTr="00B37C80" w14:paraId="2F3A3972" w14:textId="77777777">
        <w:tc>
          <w:tcPr>
            <w:tcW w:w="4680" w:type="dxa"/>
          </w:tcPr>
          <w:p w:rsidR="5B62E6E6" w:rsidRDefault="5B62E6E6" w14:paraId="276A690C" w14:textId="4A1CD074">
            <w:r w:rsidRPr="5B62E6E6">
              <w:rPr>
                <w:rFonts w:ascii="Calibri" w:hAnsi="Calibri" w:eastAsia="Calibri" w:cs="Calibri"/>
                <w:b/>
                <w:bCs/>
                <w:sz w:val="24"/>
                <w:szCs w:val="24"/>
                <w:lang w:val="en-CA"/>
              </w:rPr>
              <w:t>Actor Action</w:t>
            </w:r>
            <w:r w:rsidRPr="5B62E6E6">
              <w:rPr>
                <w:rFonts w:ascii="Calibri" w:hAnsi="Calibri" w:eastAsia="Calibri" w:cs="Calibri"/>
                <w:sz w:val="24"/>
                <w:szCs w:val="24"/>
              </w:rPr>
              <w:t xml:space="preserve"> </w:t>
            </w:r>
          </w:p>
        </w:tc>
        <w:tc>
          <w:tcPr>
            <w:tcW w:w="4680" w:type="dxa"/>
          </w:tcPr>
          <w:p w:rsidR="5B62E6E6" w:rsidRDefault="5B62E6E6" w14:paraId="08E5A057" w14:textId="1EF6B575">
            <w:r w:rsidRPr="5B62E6E6">
              <w:rPr>
                <w:rFonts w:ascii="Calibri" w:hAnsi="Calibri" w:eastAsia="Calibri" w:cs="Calibri"/>
                <w:b/>
                <w:bCs/>
                <w:sz w:val="24"/>
                <w:szCs w:val="24"/>
                <w:lang w:val="en-CA"/>
              </w:rPr>
              <w:t>System Response</w:t>
            </w:r>
            <w:r w:rsidRPr="5B62E6E6">
              <w:rPr>
                <w:rFonts w:ascii="Calibri" w:hAnsi="Calibri" w:eastAsia="Calibri" w:cs="Calibri"/>
                <w:sz w:val="24"/>
                <w:szCs w:val="24"/>
              </w:rPr>
              <w:t xml:space="preserve"> </w:t>
            </w:r>
          </w:p>
        </w:tc>
      </w:tr>
      <w:tr w:rsidR="5B62E6E6" w:rsidTr="00B37C80" w14:paraId="5F5B3173" w14:textId="77777777">
        <w:tc>
          <w:tcPr>
            <w:tcW w:w="4680" w:type="dxa"/>
          </w:tcPr>
          <w:p w:rsidR="5B62E6E6" w:rsidRDefault="5B62E6E6" w14:paraId="6995A9C7" w14:textId="0BA8057D">
            <w:r w:rsidRPr="5B62E6E6">
              <w:rPr>
                <w:rFonts w:ascii="Calibri" w:hAnsi="Calibri" w:eastAsia="Calibri" w:cs="Calibri"/>
                <w:sz w:val="24"/>
                <w:szCs w:val="24"/>
              </w:rPr>
              <w:t xml:space="preserve"> </w:t>
            </w:r>
          </w:p>
        </w:tc>
        <w:tc>
          <w:tcPr>
            <w:tcW w:w="4680" w:type="dxa"/>
          </w:tcPr>
          <w:p w:rsidR="5B62E6E6" w:rsidP="002F4E73" w:rsidRDefault="5B62E6E6" w14:paraId="571765A0" w14:textId="28709A78">
            <w:pPr>
              <w:pStyle w:val="ListParagraph"/>
              <w:numPr>
                <w:ilvl w:val="0"/>
                <w:numId w:val="32"/>
              </w:numPr>
              <w:rPr>
                <w:rFonts w:eastAsiaTheme="majorEastAsia" w:cstheme="majorBidi"/>
                <w:sz w:val="24"/>
                <w:szCs w:val="24"/>
              </w:rPr>
            </w:pPr>
            <w:r w:rsidRPr="5B62E6E6">
              <w:rPr>
                <w:rFonts w:ascii="Times New Roman" w:hAnsi="Times New Roman" w:eastAsia="Times New Roman" w:cs="Times New Roman"/>
                <w:sz w:val="24"/>
                <w:szCs w:val="24"/>
              </w:rPr>
              <w:t>System will check the list of unaccepted appointments booking time.</w:t>
            </w:r>
          </w:p>
        </w:tc>
      </w:tr>
      <w:tr w:rsidR="5B62E6E6" w:rsidTr="00B37C80" w14:paraId="144CDAC9" w14:textId="77777777">
        <w:tc>
          <w:tcPr>
            <w:tcW w:w="4680" w:type="dxa"/>
          </w:tcPr>
          <w:p w:rsidR="5B62E6E6" w:rsidRDefault="5B62E6E6" w14:paraId="1F269B28" w14:textId="061950CF">
            <w:r w:rsidRPr="5B62E6E6">
              <w:rPr>
                <w:rFonts w:ascii="Calibri" w:hAnsi="Calibri" w:eastAsia="Calibri" w:cs="Calibri"/>
                <w:sz w:val="24"/>
                <w:szCs w:val="24"/>
              </w:rPr>
              <w:t xml:space="preserve"> </w:t>
            </w:r>
          </w:p>
        </w:tc>
        <w:tc>
          <w:tcPr>
            <w:tcW w:w="4680" w:type="dxa"/>
          </w:tcPr>
          <w:p w:rsidR="5B62E6E6" w:rsidP="002F4E73" w:rsidRDefault="5B62E6E6" w14:paraId="6C9B6D87" w14:textId="6C87840D">
            <w:pPr>
              <w:pStyle w:val="ListParagraph"/>
              <w:numPr>
                <w:ilvl w:val="0"/>
                <w:numId w:val="32"/>
              </w:numPr>
              <w:rPr>
                <w:rFonts w:eastAsiaTheme="majorEastAsia" w:cstheme="majorBidi"/>
                <w:sz w:val="24"/>
                <w:szCs w:val="24"/>
              </w:rPr>
            </w:pPr>
            <w:r w:rsidRPr="5B62E6E6">
              <w:rPr>
                <w:rFonts w:ascii="Times New Roman" w:hAnsi="Times New Roman" w:eastAsia="Times New Roman" w:cs="Times New Roman"/>
                <w:sz w:val="24"/>
                <w:szCs w:val="24"/>
              </w:rPr>
              <w:t>Will generate an email with unaccepted appointments information that has been booked for 24 hours.</w:t>
            </w:r>
          </w:p>
        </w:tc>
      </w:tr>
      <w:tr w:rsidR="5B62E6E6" w:rsidTr="00B37C80" w14:paraId="0B2D9F81" w14:textId="77777777">
        <w:tc>
          <w:tcPr>
            <w:tcW w:w="4680" w:type="dxa"/>
          </w:tcPr>
          <w:p w:rsidR="5B62E6E6" w:rsidRDefault="5B62E6E6" w14:paraId="6A447D15" w14:textId="7228E674">
            <w:r w:rsidRPr="5B62E6E6">
              <w:rPr>
                <w:rFonts w:ascii="Calibri" w:hAnsi="Calibri" w:eastAsia="Calibri" w:cs="Calibri"/>
                <w:sz w:val="24"/>
                <w:szCs w:val="24"/>
              </w:rPr>
              <w:t xml:space="preserve"> </w:t>
            </w:r>
          </w:p>
        </w:tc>
        <w:tc>
          <w:tcPr>
            <w:tcW w:w="4680" w:type="dxa"/>
          </w:tcPr>
          <w:p w:rsidR="5B62E6E6" w:rsidP="002F4E73" w:rsidRDefault="5B62E6E6" w14:paraId="2C84D64E" w14:textId="3DA54F56">
            <w:pPr>
              <w:pStyle w:val="ListParagraph"/>
              <w:numPr>
                <w:ilvl w:val="0"/>
                <w:numId w:val="32"/>
              </w:numPr>
              <w:rPr>
                <w:rFonts w:eastAsiaTheme="majorEastAsia" w:cstheme="majorBidi"/>
                <w:sz w:val="24"/>
                <w:szCs w:val="24"/>
              </w:rPr>
            </w:pPr>
            <w:r w:rsidRPr="5B62E6E6">
              <w:rPr>
                <w:rFonts w:ascii="Times New Roman" w:hAnsi="Times New Roman" w:eastAsia="Times New Roman" w:cs="Times New Roman"/>
                <w:sz w:val="24"/>
                <w:szCs w:val="24"/>
              </w:rPr>
              <w:t>Send generated email to the admin for confirmation.</w:t>
            </w:r>
          </w:p>
        </w:tc>
      </w:tr>
    </w:tbl>
    <w:p w:rsidR="5378CD37" w:rsidRDefault="5378CD37" w14:paraId="5676F8D7" w14:textId="7E394F9F">
      <w:r w:rsidRPr="5B62E6E6">
        <w:rPr>
          <w:rFonts w:ascii="Calibri" w:hAnsi="Calibri" w:eastAsia="Calibri" w:cs="Calibri"/>
          <w:color w:val="FFFFFF" w:themeColor="accent3"/>
          <w:sz w:val="24"/>
          <w:szCs w:val="24"/>
        </w:rPr>
        <w:t xml:space="preserve"> </w:t>
      </w:r>
    </w:p>
    <w:p w:rsidR="671DC62F" w:rsidRDefault="671DC62F" w14:paraId="7790F1CF" w14:textId="729B5DC1">
      <w:r>
        <w:br w:type="page"/>
      </w:r>
    </w:p>
    <w:p w:rsidR="5378CD37" w:rsidP="0061647B" w:rsidRDefault="5378CD37" w14:paraId="7FFCF067" w14:textId="2A4648C2">
      <w:pPr>
        <w:pStyle w:val="Heading2"/>
      </w:pPr>
      <w:bookmarkStart w:name="_Toc63016015" w:id="73"/>
      <w:r w:rsidRPr="5B62E6E6">
        <w:rPr>
          <w:lang w:val="en-CA"/>
        </w:rPr>
        <w:lastRenderedPageBreak/>
        <w:t xml:space="preserve">Use Case </w:t>
      </w:r>
      <w:r w:rsidRPr="6C3596C9">
        <w:rPr>
          <w:lang w:val="en-CA"/>
        </w:rPr>
        <w:t>3</w:t>
      </w:r>
      <w:r w:rsidRPr="6C3596C9" w:rsidR="3AC2548F">
        <w:rPr>
          <w:lang w:val="en-CA"/>
        </w:rPr>
        <w:t>7</w:t>
      </w:r>
      <w:r w:rsidRPr="5B62E6E6">
        <w:rPr>
          <w:lang w:val="en-CA"/>
        </w:rPr>
        <w:t xml:space="preserve">: </w:t>
      </w:r>
      <w:r w:rsidRPr="5B62E6E6">
        <w:t xml:space="preserve"> Generate a report.</w:t>
      </w:r>
      <w:bookmarkEnd w:id="73"/>
      <w:r w:rsidRPr="5B62E6E6">
        <w:rPr>
          <w:rFonts w:ascii="Calibri" w:hAnsi="Calibri" w:eastAsia="Calibri" w:cs="Calibri"/>
          <w:sz w:val="24"/>
          <w:szCs w:val="24"/>
        </w:rPr>
        <w:t xml:space="preserve"> </w:t>
      </w:r>
    </w:p>
    <w:p w:rsidR="5378CD37" w:rsidP="00A41E46" w:rsidRDefault="5378CD37" w14:paraId="42BD4300" w14:textId="359176D2">
      <w:pPr>
        <w:spacing w:line="240" w:lineRule="auto"/>
      </w:pPr>
      <w:r w:rsidRPr="5B62E6E6">
        <w:rPr>
          <w:rFonts w:ascii="Calibri" w:hAnsi="Calibri" w:eastAsia="Calibri" w:cs="Calibri"/>
          <w:b/>
          <w:bCs/>
          <w:sz w:val="24"/>
          <w:szCs w:val="24"/>
          <w:lang w:val="en-CA"/>
        </w:rPr>
        <w:t>Pre-condition:</w:t>
      </w:r>
      <w:r w:rsidRPr="5B62E6E6">
        <w:rPr>
          <w:rFonts w:ascii="Calibri" w:hAnsi="Calibri" w:eastAsia="Calibri" w:cs="Calibri"/>
          <w:sz w:val="24"/>
          <w:szCs w:val="24"/>
          <w:lang w:val="en-CA"/>
        </w:rPr>
        <w:t xml:space="preserve"> </w:t>
      </w:r>
      <w:r w:rsidRPr="5B62E6E6">
        <w:rPr>
          <w:rFonts w:ascii="Calibri" w:hAnsi="Calibri" w:eastAsia="Calibri" w:cs="Calibri"/>
          <w:sz w:val="24"/>
          <w:szCs w:val="24"/>
        </w:rPr>
        <w:t xml:space="preserve"> The user must be logged into an admin account and viewing the reports page.</w:t>
      </w:r>
    </w:p>
    <w:p w:rsidR="5378CD37" w:rsidP="00A41E46" w:rsidRDefault="5378CD37" w14:paraId="7F2A4AB7" w14:textId="12EB66A3">
      <w:pPr>
        <w:spacing w:line="240" w:lineRule="auto"/>
      </w:pPr>
      <w:r w:rsidRPr="5B62E6E6">
        <w:rPr>
          <w:rFonts w:ascii="Calibri" w:hAnsi="Calibri" w:eastAsia="Calibri" w:cs="Calibri"/>
          <w:b/>
          <w:bCs/>
          <w:sz w:val="24"/>
          <w:szCs w:val="24"/>
          <w:lang w:val="en-CA"/>
        </w:rPr>
        <w:t>Post-condition</w:t>
      </w:r>
      <w:r w:rsidRPr="5B62E6E6">
        <w:rPr>
          <w:rFonts w:ascii="Calibri" w:hAnsi="Calibri" w:eastAsia="Calibri" w:cs="Calibri"/>
          <w:sz w:val="24"/>
          <w:szCs w:val="24"/>
          <w:lang w:val="en-CA"/>
        </w:rPr>
        <w:t xml:space="preserve">: </w:t>
      </w:r>
      <w:r w:rsidRPr="5B62E6E6">
        <w:rPr>
          <w:rFonts w:ascii="Calibri" w:hAnsi="Calibri" w:eastAsia="Calibri" w:cs="Calibri"/>
          <w:sz w:val="24"/>
          <w:szCs w:val="24"/>
        </w:rPr>
        <w:t xml:space="preserve"> A report will be generated depending on what the admin’s criteria for the report.</w:t>
      </w:r>
    </w:p>
    <w:p w:rsidR="5378CD37" w:rsidP="00A41E46" w:rsidRDefault="5378CD37" w14:paraId="7C849B2C" w14:textId="50250EC9">
      <w:pPr>
        <w:spacing w:line="240" w:lineRule="auto"/>
      </w:pPr>
      <w:r w:rsidRPr="5B62E6E6">
        <w:rPr>
          <w:rFonts w:ascii="Calibri" w:hAnsi="Calibri" w:eastAsia="Calibri" w:cs="Calibri"/>
          <w:b/>
          <w:bCs/>
          <w:sz w:val="24"/>
          <w:szCs w:val="24"/>
          <w:lang w:val="en-CA"/>
        </w:rPr>
        <w:t>Limitation(s)</w:t>
      </w:r>
      <w:r w:rsidRPr="5B62E6E6">
        <w:rPr>
          <w:rFonts w:ascii="Calibri" w:hAnsi="Calibri" w:eastAsia="Calibri" w:cs="Calibri"/>
          <w:sz w:val="24"/>
          <w:szCs w:val="24"/>
          <w:lang w:val="en-CA"/>
        </w:rPr>
        <w:t xml:space="preserve">: </w:t>
      </w:r>
      <w:r w:rsidRPr="5B62E6E6">
        <w:rPr>
          <w:rFonts w:ascii="Calibri" w:hAnsi="Calibri" w:eastAsia="Calibri" w:cs="Calibri"/>
          <w:sz w:val="24"/>
          <w:szCs w:val="24"/>
        </w:rPr>
        <w:t xml:space="preserve"> N/A</w:t>
      </w:r>
    </w:p>
    <w:p w:rsidR="5378CD37" w:rsidP="00A41E46" w:rsidRDefault="5378CD37" w14:paraId="357C4F94" w14:textId="0DFDD727">
      <w:pPr>
        <w:spacing w:line="240" w:lineRule="auto"/>
      </w:pPr>
      <w:r w:rsidRPr="5B62E6E6">
        <w:rPr>
          <w:rFonts w:ascii="Calibri" w:hAnsi="Calibri" w:eastAsia="Calibri" w:cs="Calibri"/>
          <w:sz w:val="24"/>
          <w:szCs w:val="24"/>
        </w:rPr>
        <w:t xml:space="preserve">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680"/>
        <w:gridCol w:w="4680"/>
      </w:tblGrid>
      <w:tr w:rsidR="5B62E6E6" w:rsidTr="00B37C80" w14:paraId="1D57C50E" w14:textId="77777777">
        <w:tc>
          <w:tcPr>
            <w:tcW w:w="4680" w:type="dxa"/>
          </w:tcPr>
          <w:p w:rsidR="5B62E6E6" w:rsidRDefault="5B62E6E6" w14:paraId="336DCE3A" w14:textId="3ED09283">
            <w:r w:rsidRPr="5B62E6E6">
              <w:rPr>
                <w:rFonts w:ascii="Calibri" w:hAnsi="Calibri" w:eastAsia="Calibri" w:cs="Calibri"/>
                <w:b/>
                <w:bCs/>
                <w:sz w:val="24"/>
                <w:szCs w:val="24"/>
                <w:lang w:val="en-CA"/>
              </w:rPr>
              <w:t>Actor Action</w:t>
            </w:r>
            <w:r w:rsidRPr="5B62E6E6">
              <w:rPr>
                <w:rFonts w:ascii="Calibri" w:hAnsi="Calibri" w:eastAsia="Calibri" w:cs="Calibri"/>
                <w:sz w:val="24"/>
                <w:szCs w:val="24"/>
              </w:rPr>
              <w:t xml:space="preserve"> </w:t>
            </w:r>
          </w:p>
        </w:tc>
        <w:tc>
          <w:tcPr>
            <w:tcW w:w="4680" w:type="dxa"/>
          </w:tcPr>
          <w:p w:rsidR="5B62E6E6" w:rsidRDefault="5B62E6E6" w14:paraId="1A8F3946" w14:textId="2987C715">
            <w:r w:rsidRPr="5B62E6E6">
              <w:rPr>
                <w:rFonts w:ascii="Calibri" w:hAnsi="Calibri" w:eastAsia="Calibri" w:cs="Calibri"/>
                <w:b/>
                <w:bCs/>
                <w:sz w:val="24"/>
                <w:szCs w:val="24"/>
                <w:lang w:val="en-CA"/>
              </w:rPr>
              <w:t>System Response</w:t>
            </w:r>
            <w:r w:rsidRPr="5B62E6E6">
              <w:rPr>
                <w:rFonts w:ascii="Calibri" w:hAnsi="Calibri" w:eastAsia="Calibri" w:cs="Calibri"/>
                <w:sz w:val="24"/>
                <w:szCs w:val="24"/>
              </w:rPr>
              <w:t xml:space="preserve"> </w:t>
            </w:r>
          </w:p>
        </w:tc>
      </w:tr>
      <w:tr w:rsidR="5B62E6E6" w:rsidTr="00B37C80" w14:paraId="750772CB" w14:textId="77777777">
        <w:tc>
          <w:tcPr>
            <w:tcW w:w="4680" w:type="dxa"/>
          </w:tcPr>
          <w:p w:rsidR="5B62E6E6" w:rsidP="002F4E73" w:rsidRDefault="5B62E6E6" w14:paraId="6592E7F8" w14:textId="7774E51B">
            <w:pPr>
              <w:pStyle w:val="ListParagraph"/>
              <w:numPr>
                <w:ilvl w:val="0"/>
                <w:numId w:val="31"/>
              </w:numPr>
              <w:rPr>
                <w:rFonts w:eastAsiaTheme="majorEastAsia" w:cstheme="majorBidi"/>
                <w:sz w:val="24"/>
                <w:szCs w:val="24"/>
              </w:rPr>
            </w:pPr>
            <w:r w:rsidRPr="5B62E6E6">
              <w:rPr>
                <w:sz w:val="24"/>
                <w:szCs w:val="24"/>
              </w:rPr>
              <w:t>User will select the criteria for the report.</w:t>
            </w:r>
          </w:p>
        </w:tc>
        <w:tc>
          <w:tcPr>
            <w:tcW w:w="4680" w:type="dxa"/>
          </w:tcPr>
          <w:p w:rsidR="5B62E6E6" w:rsidRDefault="5B62E6E6" w14:paraId="050A5B47" w14:textId="2C51D6DC"/>
        </w:tc>
      </w:tr>
      <w:tr w:rsidR="5B62E6E6" w:rsidTr="00B37C80" w14:paraId="457AAB5A" w14:textId="77777777">
        <w:tc>
          <w:tcPr>
            <w:tcW w:w="4680" w:type="dxa"/>
          </w:tcPr>
          <w:p w:rsidR="5B62E6E6" w:rsidP="002F4E73" w:rsidRDefault="5B62E6E6" w14:paraId="69790460" w14:textId="44132514">
            <w:pPr>
              <w:pStyle w:val="ListParagraph"/>
              <w:numPr>
                <w:ilvl w:val="0"/>
                <w:numId w:val="31"/>
              </w:numPr>
              <w:rPr>
                <w:rFonts w:eastAsiaTheme="majorEastAsia" w:cstheme="majorBidi"/>
                <w:sz w:val="24"/>
                <w:szCs w:val="24"/>
              </w:rPr>
            </w:pPr>
            <w:r w:rsidRPr="5B62E6E6">
              <w:rPr>
                <w:rFonts w:ascii="Times New Roman" w:hAnsi="Times New Roman" w:eastAsia="Times New Roman" w:cs="Times New Roman"/>
                <w:sz w:val="24"/>
                <w:szCs w:val="24"/>
              </w:rPr>
              <w:t>User will click “generate report” after filling out the criteria.</w:t>
            </w:r>
          </w:p>
        </w:tc>
        <w:tc>
          <w:tcPr>
            <w:tcW w:w="4680" w:type="dxa"/>
          </w:tcPr>
          <w:p w:rsidR="5B62E6E6" w:rsidP="002F4E73" w:rsidRDefault="5B62E6E6" w14:paraId="1F71A497" w14:textId="34FB5A2A">
            <w:pPr>
              <w:pStyle w:val="ListParagraph"/>
              <w:numPr>
                <w:ilvl w:val="0"/>
                <w:numId w:val="31"/>
              </w:numPr>
              <w:rPr>
                <w:rFonts w:eastAsiaTheme="majorEastAsia" w:cstheme="majorBidi"/>
                <w:sz w:val="24"/>
                <w:szCs w:val="24"/>
              </w:rPr>
            </w:pPr>
            <w:r w:rsidRPr="5B62E6E6">
              <w:rPr>
                <w:rFonts w:ascii="Times New Roman" w:hAnsi="Times New Roman" w:eastAsia="Times New Roman" w:cs="Times New Roman"/>
                <w:sz w:val="24"/>
                <w:szCs w:val="24"/>
              </w:rPr>
              <w:t>Retrieve the desired data</w:t>
            </w:r>
          </w:p>
        </w:tc>
      </w:tr>
      <w:tr w:rsidR="5B62E6E6" w:rsidTr="00B37C80" w14:paraId="01027B63" w14:textId="77777777">
        <w:tc>
          <w:tcPr>
            <w:tcW w:w="4680" w:type="dxa"/>
          </w:tcPr>
          <w:p w:rsidR="5B62E6E6" w:rsidRDefault="5B62E6E6" w14:paraId="6FFA28F6" w14:textId="22C520BC">
            <w:r w:rsidRPr="5B62E6E6">
              <w:rPr>
                <w:rFonts w:ascii="Times New Roman" w:hAnsi="Times New Roman" w:eastAsia="Times New Roman" w:cs="Times New Roman"/>
                <w:sz w:val="24"/>
                <w:szCs w:val="24"/>
              </w:rPr>
              <w:t xml:space="preserve"> </w:t>
            </w:r>
          </w:p>
        </w:tc>
        <w:tc>
          <w:tcPr>
            <w:tcW w:w="4680" w:type="dxa"/>
          </w:tcPr>
          <w:p w:rsidR="5B62E6E6" w:rsidP="002F4E73" w:rsidRDefault="5B62E6E6" w14:paraId="424802C6" w14:textId="3F9AA4F6">
            <w:pPr>
              <w:pStyle w:val="ListParagraph"/>
              <w:numPr>
                <w:ilvl w:val="0"/>
                <w:numId w:val="31"/>
              </w:numPr>
              <w:rPr>
                <w:rFonts w:eastAsiaTheme="majorEastAsia" w:cstheme="majorBidi"/>
                <w:sz w:val="24"/>
                <w:szCs w:val="24"/>
              </w:rPr>
            </w:pPr>
            <w:r w:rsidRPr="5B62E6E6">
              <w:rPr>
                <w:rFonts w:ascii="Times New Roman" w:hAnsi="Times New Roman" w:eastAsia="Times New Roman" w:cs="Times New Roman"/>
                <w:sz w:val="24"/>
                <w:szCs w:val="24"/>
              </w:rPr>
              <w:t>Display the report with desired data on the report UI</w:t>
            </w:r>
          </w:p>
        </w:tc>
      </w:tr>
    </w:tbl>
    <w:p w:rsidR="5378CD37" w:rsidRDefault="5378CD37" w14:paraId="42A71480" w14:textId="6D43F1DA">
      <w:r w:rsidRPr="5B62E6E6">
        <w:rPr>
          <w:rFonts w:ascii="Calibri" w:hAnsi="Calibri" w:eastAsia="Calibri" w:cs="Calibri"/>
          <w:color w:val="FFFFFF" w:themeColor="accent3"/>
          <w:sz w:val="24"/>
          <w:szCs w:val="24"/>
        </w:rPr>
        <w:t xml:space="preserve"> </w:t>
      </w:r>
      <w:r w:rsidRPr="5B62E6E6">
        <w:rPr>
          <w:rFonts w:ascii="Calibri" w:hAnsi="Calibri" w:eastAsia="Calibri" w:cs="Calibri"/>
          <w:sz w:val="24"/>
          <w:szCs w:val="24"/>
        </w:rPr>
        <w:t xml:space="preserve">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680"/>
        <w:gridCol w:w="4680"/>
      </w:tblGrid>
      <w:tr w:rsidR="5B62E6E6" w:rsidTr="00B37C80" w14:paraId="47459E20" w14:textId="77777777">
        <w:tc>
          <w:tcPr>
            <w:tcW w:w="4680" w:type="dxa"/>
          </w:tcPr>
          <w:p w:rsidR="5B62E6E6" w:rsidRDefault="5B62E6E6" w14:paraId="3B4F6E7C" w14:textId="2A0DD35C">
            <w:r w:rsidRPr="5B62E6E6">
              <w:rPr>
                <w:rFonts w:ascii="Calibri" w:hAnsi="Calibri" w:eastAsia="Calibri" w:cs="Calibri"/>
                <w:b/>
                <w:bCs/>
                <w:sz w:val="24"/>
                <w:szCs w:val="24"/>
                <w:lang w:val="en-CA"/>
              </w:rPr>
              <w:t>Alternate Flow from 2</w:t>
            </w:r>
            <w:r w:rsidRPr="5B62E6E6">
              <w:rPr>
                <w:rFonts w:ascii="Calibri" w:hAnsi="Calibri" w:eastAsia="Calibri" w:cs="Calibri"/>
                <w:sz w:val="24"/>
                <w:szCs w:val="24"/>
              </w:rPr>
              <w:t xml:space="preserve"> </w:t>
            </w:r>
          </w:p>
        </w:tc>
        <w:tc>
          <w:tcPr>
            <w:tcW w:w="4680" w:type="dxa"/>
          </w:tcPr>
          <w:p w:rsidRPr="00A41E46" w:rsidR="5B62E6E6" w:rsidP="00A41E46" w:rsidRDefault="00A41E46" w14:paraId="66CD1181" w14:textId="20670CA6">
            <w:pPr>
              <w:jc w:val="both"/>
              <w:rPr>
                <w:rFonts w:eastAsiaTheme="majorEastAsia" w:cstheme="majorBidi"/>
                <w:sz w:val="24"/>
                <w:szCs w:val="24"/>
              </w:rPr>
            </w:pPr>
            <w:r w:rsidRPr="00A41E46">
              <w:rPr>
                <w:rFonts w:ascii="Calibri" w:hAnsi="Calibri" w:eastAsia="Calibri" w:cs="Calibri"/>
                <w:b/>
                <w:bCs/>
                <w:sz w:val="24"/>
                <w:szCs w:val="24"/>
                <w:lang w:val="en-CA"/>
              </w:rPr>
              <w:t>System Response</w:t>
            </w:r>
          </w:p>
        </w:tc>
      </w:tr>
      <w:tr w:rsidR="002F4E73" w:rsidTr="00B37C80" w14:paraId="2E51FB7D" w14:textId="77777777">
        <w:tc>
          <w:tcPr>
            <w:tcW w:w="4680" w:type="dxa"/>
          </w:tcPr>
          <w:p w:rsidRPr="5B62E6E6" w:rsidR="002F4E73" w:rsidRDefault="002F4E73" w14:paraId="0CC1BEE1" w14:textId="77777777">
            <w:pPr>
              <w:rPr>
                <w:rFonts w:ascii="Calibri" w:hAnsi="Calibri" w:eastAsia="Calibri" w:cs="Calibri"/>
                <w:b/>
                <w:bCs/>
                <w:sz w:val="24"/>
                <w:szCs w:val="24"/>
                <w:lang w:val="en-CA"/>
              </w:rPr>
            </w:pPr>
          </w:p>
        </w:tc>
        <w:tc>
          <w:tcPr>
            <w:tcW w:w="4680" w:type="dxa"/>
          </w:tcPr>
          <w:p w:rsidRPr="002F4E73" w:rsidR="002F4E73" w:rsidP="002F4E73" w:rsidRDefault="002F4E73" w14:paraId="7FC471E3" w14:textId="5DA21CE8">
            <w:pPr>
              <w:ind w:left="36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3. </w:t>
            </w:r>
            <w:r w:rsidRPr="002F4E73">
              <w:rPr>
                <w:rFonts w:ascii="Times New Roman" w:hAnsi="Times New Roman" w:eastAsia="Times New Roman" w:cs="Times New Roman"/>
                <w:sz w:val="24"/>
                <w:szCs w:val="24"/>
              </w:rPr>
              <w:t>System will display an error message saying report data cannot be found.</w:t>
            </w:r>
          </w:p>
        </w:tc>
      </w:tr>
      <w:tr w:rsidR="5B62E6E6" w:rsidTr="00B37C80" w14:paraId="10EEBA76" w14:textId="77777777">
        <w:tc>
          <w:tcPr>
            <w:tcW w:w="4680" w:type="dxa"/>
          </w:tcPr>
          <w:p w:rsidR="5B62E6E6" w:rsidRDefault="5B62E6E6" w14:paraId="12994D6E" w14:textId="41AD8BB3">
            <w:r w:rsidRPr="5B62E6E6">
              <w:rPr>
                <w:rFonts w:ascii="Times New Roman" w:hAnsi="Times New Roman" w:eastAsia="Times New Roman" w:cs="Times New Roman"/>
                <w:sz w:val="24"/>
                <w:szCs w:val="24"/>
              </w:rPr>
              <w:t>4.1 User will click “confirm”</w:t>
            </w:r>
          </w:p>
        </w:tc>
        <w:tc>
          <w:tcPr>
            <w:tcW w:w="4680" w:type="dxa"/>
          </w:tcPr>
          <w:p w:rsidR="5B62E6E6" w:rsidRDefault="5B62E6E6" w14:paraId="30F4FE8E" w14:textId="59A1CA92">
            <w:r w:rsidRPr="5B62E6E6">
              <w:rPr>
                <w:rFonts w:ascii="Calibri" w:hAnsi="Calibri" w:eastAsia="Calibri" w:cs="Calibri"/>
                <w:sz w:val="24"/>
                <w:szCs w:val="24"/>
              </w:rPr>
              <w:t xml:space="preserve"> 5.1 Reset report criteria </w:t>
            </w:r>
          </w:p>
        </w:tc>
      </w:tr>
      <w:tr w:rsidR="5B62E6E6" w:rsidTr="00B37C80" w14:paraId="42DB562B" w14:textId="77777777">
        <w:tc>
          <w:tcPr>
            <w:tcW w:w="4680" w:type="dxa"/>
          </w:tcPr>
          <w:p w:rsidR="5B62E6E6" w:rsidRDefault="5B62E6E6" w14:paraId="1513A129" w14:textId="328ECB78">
            <w:r w:rsidRPr="5B62E6E6">
              <w:rPr>
                <w:rFonts w:ascii="Calibri" w:hAnsi="Calibri" w:eastAsia="Calibri" w:cs="Calibri"/>
                <w:b/>
                <w:bCs/>
                <w:sz w:val="24"/>
                <w:szCs w:val="24"/>
                <w:lang w:val="en-CA"/>
              </w:rPr>
              <w:t>Extensions</w:t>
            </w:r>
          </w:p>
        </w:tc>
        <w:tc>
          <w:tcPr>
            <w:tcW w:w="4680" w:type="dxa"/>
          </w:tcPr>
          <w:p w:rsidR="5B62E6E6" w:rsidRDefault="5B62E6E6" w14:paraId="1229771E" w14:textId="451ED55D">
            <w:r w:rsidRPr="5B62E6E6">
              <w:rPr>
                <w:rFonts w:ascii="Calibri" w:hAnsi="Calibri" w:eastAsia="Calibri" w:cs="Calibri"/>
                <w:sz w:val="24"/>
                <w:szCs w:val="24"/>
              </w:rPr>
              <w:t xml:space="preserve"> </w:t>
            </w:r>
          </w:p>
        </w:tc>
      </w:tr>
      <w:tr w:rsidR="5B62E6E6" w:rsidTr="00B37C80" w14:paraId="2F6103FB" w14:textId="77777777">
        <w:tc>
          <w:tcPr>
            <w:tcW w:w="4680" w:type="dxa"/>
          </w:tcPr>
          <w:p w:rsidR="5B62E6E6" w:rsidRDefault="5B62E6E6" w14:paraId="1BDD78BD" w14:textId="4DDC88F7">
            <w:r w:rsidRPr="5B62E6E6">
              <w:rPr>
                <w:rFonts w:ascii="Calibri" w:hAnsi="Calibri" w:eastAsia="Calibri" w:cs="Calibri"/>
                <w:sz w:val="24"/>
                <w:szCs w:val="24"/>
                <w:lang w:val="en-CA"/>
              </w:rPr>
              <w:t>After step 4, the administrator can print or export the report.</w:t>
            </w:r>
          </w:p>
        </w:tc>
        <w:tc>
          <w:tcPr>
            <w:tcW w:w="4680" w:type="dxa"/>
          </w:tcPr>
          <w:p w:rsidR="5B62E6E6" w:rsidRDefault="5B62E6E6" w14:paraId="6EAB2791" w14:textId="6AD9DD38">
            <w:r w:rsidRPr="5B62E6E6">
              <w:rPr>
                <w:rFonts w:ascii="Calibri" w:hAnsi="Calibri" w:eastAsia="Calibri" w:cs="Calibri"/>
                <w:sz w:val="24"/>
                <w:szCs w:val="24"/>
              </w:rPr>
              <w:t xml:space="preserve"> </w:t>
            </w:r>
          </w:p>
        </w:tc>
      </w:tr>
    </w:tbl>
    <w:p w:rsidR="5378CD37" w:rsidRDefault="5378CD37" w14:paraId="080E6363" w14:textId="10BC5C4E">
      <w:r w:rsidRPr="5B62E6E6">
        <w:rPr>
          <w:rFonts w:ascii="Segoe UI" w:hAnsi="Segoe UI" w:eastAsia="Segoe UI" w:cs="Segoe UI"/>
          <w:sz w:val="18"/>
          <w:szCs w:val="18"/>
        </w:rPr>
        <w:t xml:space="preserve"> </w:t>
      </w:r>
    </w:p>
    <w:p w:rsidR="671DC62F" w:rsidRDefault="671DC62F" w14:paraId="54666193" w14:textId="756C9114">
      <w:r>
        <w:br w:type="page"/>
      </w:r>
    </w:p>
    <w:p w:rsidR="5378CD37" w:rsidP="0061647B" w:rsidRDefault="5378CD37" w14:paraId="42AF6328" w14:textId="656201CE">
      <w:pPr>
        <w:pStyle w:val="Heading2"/>
      </w:pPr>
      <w:bookmarkStart w:name="_Toc63016016" w:id="74"/>
      <w:r w:rsidRPr="5B62E6E6">
        <w:rPr>
          <w:lang w:val="en-CA"/>
        </w:rPr>
        <w:lastRenderedPageBreak/>
        <w:t xml:space="preserve">Use Case </w:t>
      </w:r>
      <w:r w:rsidRPr="0947C6AF">
        <w:rPr>
          <w:lang w:val="en-CA"/>
        </w:rPr>
        <w:t>3</w:t>
      </w:r>
      <w:r w:rsidRPr="0947C6AF" w:rsidR="4A75DC5A">
        <w:rPr>
          <w:lang w:val="en-CA"/>
        </w:rPr>
        <w:t>8</w:t>
      </w:r>
      <w:r w:rsidRPr="5B62E6E6">
        <w:rPr>
          <w:lang w:val="en-CA"/>
        </w:rPr>
        <w:t xml:space="preserve">: </w:t>
      </w:r>
      <w:r w:rsidRPr="5B62E6E6">
        <w:t xml:space="preserve"> Export generated report.</w:t>
      </w:r>
      <w:bookmarkEnd w:id="74"/>
      <w:r w:rsidRPr="5B62E6E6">
        <w:rPr>
          <w:rFonts w:ascii="Calibri" w:hAnsi="Calibri" w:eastAsia="Calibri" w:cs="Calibri"/>
          <w:sz w:val="24"/>
          <w:szCs w:val="24"/>
        </w:rPr>
        <w:t xml:space="preserve">  </w:t>
      </w:r>
    </w:p>
    <w:p w:rsidR="5378CD37" w:rsidRDefault="5378CD37" w14:paraId="24AC6F3C" w14:textId="4833573B">
      <w:r w:rsidRPr="5B62E6E6">
        <w:rPr>
          <w:rFonts w:ascii="Calibri" w:hAnsi="Calibri" w:eastAsia="Calibri" w:cs="Calibri"/>
          <w:b/>
          <w:bCs/>
          <w:sz w:val="24"/>
          <w:szCs w:val="24"/>
          <w:lang w:val="en-CA"/>
        </w:rPr>
        <w:t>Pre-condition:</w:t>
      </w:r>
      <w:r w:rsidRPr="5B62E6E6">
        <w:rPr>
          <w:rFonts w:ascii="Calibri" w:hAnsi="Calibri" w:eastAsia="Calibri" w:cs="Calibri"/>
          <w:sz w:val="24"/>
          <w:szCs w:val="24"/>
          <w:lang w:val="en-CA"/>
        </w:rPr>
        <w:t xml:space="preserve"> </w:t>
      </w:r>
      <w:r w:rsidRPr="5B62E6E6">
        <w:rPr>
          <w:rFonts w:ascii="Calibri" w:hAnsi="Calibri" w:eastAsia="Calibri" w:cs="Calibri"/>
          <w:sz w:val="24"/>
          <w:szCs w:val="24"/>
        </w:rPr>
        <w:t xml:space="preserve"> The user must be logged into an admin account and viewing the current generated report page.</w:t>
      </w:r>
    </w:p>
    <w:p w:rsidR="5378CD37" w:rsidRDefault="5378CD37" w14:paraId="0B897012" w14:textId="0BBC4E1C">
      <w:r w:rsidRPr="5B62E6E6">
        <w:rPr>
          <w:rFonts w:ascii="Calibri" w:hAnsi="Calibri" w:eastAsia="Calibri" w:cs="Calibri"/>
          <w:b/>
          <w:bCs/>
          <w:sz w:val="24"/>
          <w:szCs w:val="24"/>
          <w:lang w:val="en-CA"/>
        </w:rPr>
        <w:t>Post-condition</w:t>
      </w:r>
      <w:r w:rsidRPr="5B62E6E6">
        <w:rPr>
          <w:rFonts w:ascii="Calibri" w:hAnsi="Calibri" w:eastAsia="Calibri" w:cs="Calibri"/>
          <w:sz w:val="24"/>
          <w:szCs w:val="24"/>
          <w:lang w:val="en-CA"/>
        </w:rPr>
        <w:t xml:space="preserve">: </w:t>
      </w:r>
      <w:r w:rsidRPr="5B62E6E6">
        <w:rPr>
          <w:rFonts w:ascii="Calibri" w:hAnsi="Calibri" w:eastAsia="Calibri" w:cs="Calibri"/>
          <w:sz w:val="24"/>
          <w:szCs w:val="24"/>
        </w:rPr>
        <w:t xml:space="preserve"> A report will be export or printed depending on the user’s choice. </w:t>
      </w:r>
    </w:p>
    <w:p w:rsidR="5378CD37" w:rsidRDefault="5378CD37" w14:paraId="47B09B7B" w14:textId="6E906664">
      <w:r w:rsidRPr="5B62E6E6">
        <w:rPr>
          <w:rFonts w:ascii="Calibri" w:hAnsi="Calibri" w:eastAsia="Calibri" w:cs="Calibri"/>
          <w:b/>
          <w:bCs/>
          <w:sz w:val="24"/>
          <w:szCs w:val="24"/>
          <w:lang w:val="en-CA"/>
        </w:rPr>
        <w:t>Limitation(s)</w:t>
      </w:r>
      <w:r w:rsidRPr="5B62E6E6">
        <w:rPr>
          <w:rFonts w:ascii="Calibri" w:hAnsi="Calibri" w:eastAsia="Calibri" w:cs="Calibri"/>
          <w:sz w:val="24"/>
          <w:szCs w:val="24"/>
          <w:lang w:val="en-CA"/>
        </w:rPr>
        <w:t xml:space="preserve">: </w:t>
      </w:r>
      <w:r w:rsidRPr="5B62E6E6">
        <w:rPr>
          <w:rFonts w:ascii="Calibri" w:hAnsi="Calibri" w:eastAsia="Calibri" w:cs="Calibri"/>
          <w:sz w:val="24"/>
          <w:szCs w:val="24"/>
        </w:rPr>
        <w:t xml:space="preserve"> N/A</w:t>
      </w:r>
    </w:p>
    <w:p w:rsidR="5378CD37" w:rsidRDefault="5378CD37" w14:paraId="4B91387C" w14:textId="52477D23">
      <w:r w:rsidRPr="5B62E6E6">
        <w:rPr>
          <w:rFonts w:ascii="Calibri" w:hAnsi="Calibri" w:eastAsia="Calibri" w:cs="Calibri"/>
          <w:sz w:val="24"/>
          <w:szCs w:val="24"/>
        </w:rPr>
        <w:t xml:space="preserve">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680"/>
        <w:gridCol w:w="4680"/>
      </w:tblGrid>
      <w:tr w:rsidR="5B62E6E6" w:rsidTr="00B37C80" w14:paraId="08B147A6" w14:textId="77777777">
        <w:tc>
          <w:tcPr>
            <w:tcW w:w="4680" w:type="dxa"/>
          </w:tcPr>
          <w:p w:rsidR="5B62E6E6" w:rsidRDefault="5B62E6E6" w14:paraId="6E51CD5F" w14:textId="55F6F606">
            <w:r w:rsidRPr="5B62E6E6">
              <w:rPr>
                <w:rFonts w:ascii="Calibri" w:hAnsi="Calibri" w:eastAsia="Calibri" w:cs="Calibri"/>
                <w:b/>
                <w:bCs/>
                <w:sz w:val="24"/>
                <w:szCs w:val="24"/>
                <w:lang w:val="en-CA"/>
              </w:rPr>
              <w:t>Actor Action</w:t>
            </w:r>
            <w:r w:rsidRPr="5B62E6E6">
              <w:rPr>
                <w:rFonts w:ascii="Calibri" w:hAnsi="Calibri" w:eastAsia="Calibri" w:cs="Calibri"/>
                <w:sz w:val="24"/>
                <w:szCs w:val="24"/>
              </w:rPr>
              <w:t xml:space="preserve"> </w:t>
            </w:r>
          </w:p>
        </w:tc>
        <w:tc>
          <w:tcPr>
            <w:tcW w:w="4680" w:type="dxa"/>
          </w:tcPr>
          <w:p w:rsidR="5B62E6E6" w:rsidRDefault="5B62E6E6" w14:paraId="586B7DAE" w14:textId="51677AE3">
            <w:bookmarkStart w:name="_Hlk59218841" w:id="75"/>
            <w:r w:rsidRPr="5B62E6E6">
              <w:rPr>
                <w:rFonts w:ascii="Calibri" w:hAnsi="Calibri" w:eastAsia="Calibri" w:cs="Calibri"/>
                <w:b/>
                <w:bCs/>
                <w:sz w:val="24"/>
                <w:szCs w:val="24"/>
                <w:lang w:val="en-CA"/>
              </w:rPr>
              <w:t>System Response</w:t>
            </w:r>
            <w:r w:rsidRPr="5B62E6E6">
              <w:rPr>
                <w:rFonts w:ascii="Calibri" w:hAnsi="Calibri" w:eastAsia="Calibri" w:cs="Calibri"/>
                <w:sz w:val="24"/>
                <w:szCs w:val="24"/>
              </w:rPr>
              <w:t xml:space="preserve"> </w:t>
            </w:r>
            <w:bookmarkEnd w:id="75"/>
          </w:p>
        </w:tc>
      </w:tr>
      <w:tr w:rsidR="5B62E6E6" w:rsidTr="00B37C80" w14:paraId="715BA957" w14:textId="77777777">
        <w:tc>
          <w:tcPr>
            <w:tcW w:w="4680" w:type="dxa"/>
          </w:tcPr>
          <w:p w:rsidR="5B62E6E6" w:rsidP="002F4E73" w:rsidRDefault="5B62E6E6" w14:paraId="0D8D14F7" w14:textId="02586F0B">
            <w:pPr>
              <w:pStyle w:val="ListParagraph"/>
              <w:numPr>
                <w:ilvl w:val="0"/>
                <w:numId w:val="30"/>
              </w:numPr>
              <w:rPr>
                <w:rFonts w:eastAsiaTheme="majorEastAsia" w:cstheme="majorBidi"/>
                <w:sz w:val="24"/>
                <w:szCs w:val="24"/>
              </w:rPr>
            </w:pPr>
            <w:r w:rsidRPr="5B62E6E6">
              <w:rPr>
                <w:rFonts w:ascii="Times New Roman" w:hAnsi="Times New Roman" w:eastAsia="Times New Roman" w:cs="Times New Roman"/>
                <w:sz w:val="24"/>
                <w:szCs w:val="24"/>
              </w:rPr>
              <w:t>The admin will select the “print” button on the current generated report.</w:t>
            </w:r>
          </w:p>
        </w:tc>
        <w:tc>
          <w:tcPr>
            <w:tcW w:w="4680" w:type="dxa"/>
          </w:tcPr>
          <w:p w:rsidR="5B62E6E6" w:rsidP="002F4E73" w:rsidRDefault="5B62E6E6" w14:paraId="1CD1905F" w14:textId="63877A0E">
            <w:pPr>
              <w:pStyle w:val="ListParagraph"/>
              <w:numPr>
                <w:ilvl w:val="0"/>
                <w:numId w:val="30"/>
              </w:numPr>
              <w:rPr>
                <w:rFonts w:eastAsiaTheme="majorEastAsia" w:cstheme="majorBidi"/>
                <w:sz w:val="24"/>
                <w:szCs w:val="24"/>
              </w:rPr>
            </w:pPr>
            <w:r w:rsidRPr="5B62E6E6">
              <w:rPr>
                <w:rFonts w:ascii="Times New Roman" w:hAnsi="Times New Roman" w:eastAsia="Times New Roman" w:cs="Times New Roman"/>
                <w:sz w:val="24"/>
                <w:szCs w:val="24"/>
              </w:rPr>
              <w:t>Will generate a document spreadsheet of the report.</w:t>
            </w:r>
          </w:p>
        </w:tc>
      </w:tr>
      <w:tr w:rsidR="5B62E6E6" w:rsidTr="00B37C80" w14:paraId="149CF7DB" w14:textId="77777777">
        <w:tc>
          <w:tcPr>
            <w:tcW w:w="4680" w:type="dxa"/>
          </w:tcPr>
          <w:p w:rsidR="5B62E6E6" w:rsidRDefault="5B62E6E6" w14:paraId="74F6EFF8" w14:textId="5B51F72C">
            <w:r w:rsidRPr="5B62E6E6">
              <w:rPr>
                <w:rFonts w:ascii="Calibri" w:hAnsi="Calibri" w:eastAsia="Calibri" w:cs="Calibri"/>
                <w:sz w:val="24"/>
                <w:szCs w:val="24"/>
              </w:rPr>
              <w:t xml:space="preserve"> </w:t>
            </w:r>
          </w:p>
        </w:tc>
        <w:tc>
          <w:tcPr>
            <w:tcW w:w="4680" w:type="dxa"/>
          </w:tcPr>
          <w:p w:rsidR="5B62E6E6" w:rsidP="002F4E73" w:rsidRDefault="5B62E6E6" w14:paraId="389C77CC" w14:textId="7D997DF2">
            <w:pPr>
              <w:pStyle w:val="ListParagraph"/>
              <w:numPr>
                <w:ilvl w:val="0"/>
                <w:numId w:val="30"/>
              </w:numPr>
              <w:rPr>
                <w:rFonts w:eastAsiaTheme="majorEastAsia" w:cstheme="majorBidi"/>
                <w:sz w:val="24"/>
                <w:szCs w:val="24"/>
              </w:rPr>
            </w:pPr>
            <w:r w:rsidRPr="5B62E6E6">
              <w:rPr>
                <w:rFonts w:ascii="Times New Roman" w:hAnsi="Times New Roman" w:eastAsia="Times New Roman" w:cs="Times New Roman"/>
                <w:sz w:val="24"/>
                <w:szCs w:val="24"/>
              </w:rPr>
              <w:t>Sends a response displaying the report in a save UI.</w:t>
            </w:r>
          </w:p>
        </w:tc>
      </w:tr>
      <w:tr w:rsidR="5B62E6E6" w:rsidTr="00B37C80" w14:paraId="7DF7D330" w14:textId="77777777">
        <w:tc>
          <w:tcPr>
            <w:tcW w:w="4680" w:type="dxa"/>
          </w:tcPr>
          <w:p w:rsidR="5B62E6E6" w:rsidP="002F4E73" w:rsidRDefault="5B62E6E6" w14:paraId="059B3473" w14:textId="54917E51">
            <w:pPr>
              <w:pStyle w:val="ListParagraph"/>
              <w:numPr>
                <w:ilvl w:val="0"/>
                <w:numId w:val="30"/>
              </w:numPr>
              <w:rPr>
                <w:rFonts w:eastAsiaTheme="majorEastAsia" w:cstheme="majorBidi"/>
                <w:sz w:val="24"/>
                <w:szCs w:val="24"/>
              </w:rPr>
            </w:pPr>
            <w:r w:rsidRPr="5B62E6E6">
              <w:rPr>
                <w:sz w:val="24"/>
                <w:szCs w:val="24"/>
              </w:rPr>
              <w:t>User will select the directory to save the export file and click “save</w:t>
            </w:r>
            <w:r w:rsidRPr="6E5BB377" w:rsidR="7F5384B7">
              <w:rPr>
                <w:sz w:val="24"/>
                <w:szCs w:val="24"/>
              </w:rPr>
              <w:t>.”</w:t>
            </w:r>
          </w:p>
        </w:tc>
        <w:tc>
          <w:tcPr>
            <w:tcW w:w="4680" w:type="dxa"/>
          </w:tcPr>
          <w:p w:rsidR="5B62E6E6" w:rsidP="002F4E73" w:rsidRDefault="5B62E6E6" w14:paraId="42840BB0" w14:textId="7550799C">
            <w:pPr>
              <w:pStyle w:val="ListParagraph"/>
              <w:numPr>
                <w:ilvl w:val="0"/>
                <w:numId w:val="30"/>
              </w:numPr>
              <w:rPr>
                <w:rFonts w:eastAsiaTheme="majorEastAsia" w:cstheme="majorBidi"/>
                <w:sz w:val="24"/>
                <w:szCs w:val="24"/>
              </w:rPr>
            </w:pPr>
            <w:r w:rsidRPr="5B62E6E6">
              <w:rPr>
                <w:rFonts w:ascii="Times New Roman" w:hAnsi="Times New Roman" w:eastAsia="Times New Roman" w:cs="Times New Roman"/>
                <w:sz w:val="24"/>
                <w:szCs w:val="24"/>
              </w:rPr>
              <w:t>Will save the exported report in selected directory.</w:t>
            </w:r>
          </w:p>
        </w:tc>
      </w:tr>
      <w:tr w:rsidR="5B62E6E6" w:rsidTr="00B37C80" w14:paraId="3849A0A2" w14:textId="77777777">
        <w:tc>
          <w:tcPr>
            <w:tcW w:w="4680" w:type="dxa"/>
          </w:tcPr>
          <w:p w:rsidR="5B62E6E6" w:rsidRDefault="5B62E6E6" w14:paraId="1E733FFC" w14:textId="7ABAC106">
            <w:r w:rsidRPr="5B62E6E6">
              <w:rPr>
                <w:rFonts w:ascii="Calibri" w:hAnsi="Calibri" w:eastAsia="Calibri" w:cs="Calibri"/>
                <w:sz w:val="24"/>
                <w:szCs w:val="24"/>
              </w:rPr>
              <w:t xml:space="preserve"> </w:t>
            </w:r>
          </w:p>
        </w:tc>
        <w:tc>
          <w:tcPr>
            <w:tcW w:w="4680" w:type="dxa"/>
          </w:tcPr>
          <w:p w:rsidR="5B62E6E6" w:rsidP="002F4E73" w:rsidRDefault="5B62E6E6" w14:paraId="2B14BE61" w14:textId="331CF87D">
            <w:pPr>
              <w:pStyle w:val="ListParagraph"/>
              <w:numPr>
                <w:ilvl w:val="0"/>
                <w:numId w:val="30"/>
              </w:numPr>
              <w:rPr>
                <w:rFonts w:eastAsiaTheme="majorEastAsia" w:cstheme="majorBidi"/>
                <w:sz w:val="24"/>
                <w:szCs w:val="24"/>
              </w:rPr>
            </w:pPr>
            <w:r w:rsidRPr="5B62E6E6">
              <w:rPr>
                <w:rFonts w:ascii="Times New Roman" w:hAnsi="Times New Roman" w:eastAsia="Times New Roman" w:cs="Times New Roman"/>
                <w:sz w:val="24"/>
                <w:szCs w:val="24"/>
              </w:rPr>
              <w:t>Return user to report UI.</w:t>
            </w:r>
          </w:p>
        </w:tc>
      </w:tr>
    </w:tbl>
    <w:p w:rsidR="5378CD37" w:rsidRDefault="5378CD37" w14:paraId="04DCE88D" w14:textId="61CC4D14">
      <w:r w:rsidRPr="5B62E6E6">
        <w:rPr>
          <w:rFonts w:ascii="Calibri" w:hAnsi="Calibri" w:eastAsia="Calibri" w:cs="Calibri"/>
          <w:color w:val="FFFFFF" w:themeColor="accent3"/>
          <w:sz w:val="24"/>
          <w:szCs w:val="24"/>
        </w:rPr>
        <w:t xml:space="preserve"> </w:t>
      </w:r>
    </w:p>
    <w:tbl>
      <w:tblPr>
        <w:tblW w:w="0" w:type="auto"/>
        <w:tblLayout w:type="fixed"/>
        <w:tblLook w:val="04A0" w:firstRow="1" w:lastRow="0" w:firstColumn="1" w:lastColumn="0" w:noHBand="0" w:noVBand="1"/>
      </w:tblPr>
      <w:tblGrid>
        <w:gridCol w:w="4680"/>
        <w:gridCol w:w="4680"/>
      </w:tblGrid>
      <w:tr w:rsidR="5B62E6E6" w:rsidTr="5B62E6E6" w14:paraId="045AEA1A" w14:textId="77777777">
        <w:tc>
          <w:tcPr>
            <w:tcW w:w="4680" w:type="dxa"/>
          </w:tcPr>
          <w:p w:rsidRPr="00B37C80" w:rsidR="5B62E6E6" w:rsidRDefault="5B62E6E6" w14:paraId="49697ADA" w14:textId="12441B50">
            <w:pPr>
              <w:rPr>
                <w:b/>
                <w:bCs/>
              </w:rPr>
            </w:pPr>
            <w:r w:rsidRPr="00B37C80">
              <w:rPr>
                <w:rFonts w:ascii="Segoe UI" w:hAnsi="Segoe UI" w:eastAsia="Segoe UI" w:cs="Segoe UI"/>
                <w:b/>
                <w:bCs/>
                <w:sz w:val="18"/>
                <w:szCs w:val="18"/>
              </w:rPr>
              <w:t>Actor Action (Alternate Flow 4.1)</w:t>
            </w:r>
          </w:p>
        </w:tc>
        <w:tc>
          <w:tcPr>
            <w:tcW w:w="4680" w:type="dxa"/>
          </w:tcPr>
          <w:p w:rsidRPr="00B37C80" w:rsidR="5B62E6E6" w:rsidRDefault="5B62E6E6" w14:paraId="461A962C" w14:textId="35CEA67A">
            <w:pPr>
              <w:rPr>
                <w:b/>
                <w:bCs/>
              </w:rPr>
            </w:pPr>
            <w:r w:rsidRPr="00B37C80">
              <w:rPr>
                <w:rFonts w:ascii="Segoe UI" w:hAnsi="Segoe UI" w:eastAsia="Segoe UI" w:cs="Segoe UI"/>
                <w:b/>
                <w:bCs/>
                <w:sz w:val="18"/>
                <w:szCs w:val="18"/>
              </w:rPr>
              <w:t>System Response</w:t>
            </w:r>
          </w:p>
        </w:tc>
      </w:tr>
      <w:tr w:rsidR="5B62E6E6" w:rsidTr="5B62E6E6" w14:paraId="31169DA9" w14:textId="77777777">
        <w:tc>
          <w:tcPr>
            <w:tcW w:w="4680" w:type="dxa"/>
          </w:tcPr>
          <w:p w:rsidR="5B62E6E6" w:rsidRDefault="5B62E6E6" w14:paraId="36471F69" w14:textId="2BA9F8E4">
            <w:r w:rsidRPr="5B62E6E6">
              <w:rPr>
                <w:rFonts w:ascii="Segoe UI" w:hAnsi="Segoe UI" w:eastAsia="Segoe UI" w:cs="Segoe UI"/>
                <w:sz w:val="18"/>
                <w:szCs w:val="18"/>
              </w:rPr>
              <w:t>4.1 User will click “cancel”.</w:t>
            </w:r>
          </w:p>
        </w:tc>
        <w:tc>
          <w:tcPr>
            <w:tcW w:w="4680" w:type="dxa"/>
          </w:tcPr>
          <w:p w:rsidR="5B62E6E6" w:rsidRDefault="5B62E6E6" w14:paraId="02BE918D" w14:textId="7392B41E">
            <w:r w:rsidRPr="5B62E6E6">
              <w:rPr>
                <w:rFonts w:ascii="Segoe UI" w:hAnsi="Segoe UI" w:eastAsia="Segoe UI" w:cs="Segoe UI"/>
                <w:sz w:val="18"/>
                <w:szCs w:val="18"/>
              </w:rPr>
              <w:t>5.1 Close save UI window and return the user to the report UI.</w:t>
            </w:r>
          </w:p>
        </w:tc>
      </w:tr>
    </w:tbl>
    <w:p w:rsidR="5378CD37" w:rsidRDefault="5378CD37" w14:paraId="666FE5CD" w14:textId="42AAA6D5">
      <w:r w:rsidRPr="5B62E6E6">
        <w:rPr>
          <w:rFonts w:ascii="Segoe UI" w:hAnsi="Segoe UI" w:eastAsia="Segoe UI" w:cs="Segoe UI"/>
          <w:sz w:val="18"/>
          <w:szCs w:val="18"/>
        </w:rPr>
        <w:t xml:space="preserve"> </w:t>
      </w:r>
    </w:p>
    <w:p w:rsidR="5378CD37" w:rsidRDefault="5378CD37" w14:paraId="57D0AA6F" w14:textId="02FFAF0F">
      <w:r w:rsidRPr="5B62E6E6">
        <w:rPr>
          <w:rFonts w:ascii="Calibri Light" w:hAnsi="Calibri Light" w:eastAsia="Calibri Light" w:cs="Calibri Light"/>
          <w:sz w:val="32"/>
          <w:szCs w:val="32"/>
          <w:lang w:val="en-CA"/>
        </w:rPr>
        <w:t xml:space="preserve"> </w:t>
      </w:r>
    </w:p>
    <w:p w:rsidR="671DC62F" w:rsidRDefault="671DC62F" w14:paraId="60F8D492" w14:textId="4C2A6B87">
      <w:r>
        <w:br w:type="page"/>
      </w:r>
    </w:p>
    <w:p w:rsidR="5378CD37" w:rsidP="0061647B" w:rsidRDefault="5378CD37" w14:paraId="4B3BDD24" w14:textId="7BEC390A">
      <w:pPr>
        <w:pStyle w:val="Heading2"/>
      </w:pPr>
      <w:bookmarkStart w:name="_Toc63016017" w:id="76"/>
      <w:r w:rsidRPr="5B62E6E6">
        <w:rPr>
          <w:lang w:val="en-CA"/>
        </w:rPr>
        <w:lastRenderedPageBreak/>
        <w:t xml:space="preserve">Use Case </w:t>
      </w:r>
      <w:r w:rsidRPr="0947C6AF" w:rsidR="64EDD5AF">
        <w:rPr>
          <w:lang w:val="en-CA"/>
        </w:rPr>
        <w:t>39</w:t>
      </w:r>
      <w:r w:rsidRPr="5B62E6E6">
        <w:rPr>
          <w:lang w:val="en-CA"/>
        </w:rPr>
        <w:t xml:space="preserve">: </w:t>
      </w:r>
      <w:r w:rsidRPr="5B62E6E6">
        <w:t xml:space="preserve"> Print generated report.</w:t>
      </w:r>
      <w:bookmarkEnd w:id="76"/>
      <w:r w:rsidRPr="5B62E6E6">
        <w:rPr>
          <w:rFonts w:ascii="Calibri" w:hAnsi="Calibri" w:eastAsia="Calibri" w:cs="Calibri"/>
          <w:sz w:val="24"/>
          <w:szCs w:val="24"/>
        </w:rPr>
        <w:t xml:space="preserve">  </w:t>
      </w:r>
    </w:p>
    <w:p w:rsidR="5378CD37" w:rsidP="00B37C80" w:rsidRDefault="5378CD37" w14:paraId="4A84D9EB" w14:textId="03D27A48">
      <w:pPr>
        <w:spacing w:line="240" w:lineRule="auto"/>
      </w:pPr>
      <w:r w:rsidRPr="5B62E6E6">
        <w:rPr>
          <w:rFonts w:ascii="Calibri" w:hAnsi="Calibri" w:eastAsia="Calibri" w:cs="Calibri"/>
          <w:b/>
          <w:bCs/>
          <w:sz w:val="24"/>
          <w:szCs w:val="24"/>
          <w:lang w:val="en-CA"/>
        </w:rPr>
        <w:t>Pre-condition:</w:t>
      </w:r>
      <w:r w:rsidRPr="5B62E6E6">
        <w:rPr>
          <w:rFonts w:ascii="Calibri" w:hAnsi="Calibri" w:eastAsia="Calibri" w:cs="Calibri"/>
          <w:sz w:val="24"/>
          <w:szCs w:val="24"/>
          <w:lang w:val="en-CA"/>
        </w:rPr>
        <w:t xml:space="preserve"> </w:t>
      </w:r>
      <w:r w:rsidRPr="5B62E6E6">
        <w:rPr>
          <w:rFonts w:ascii="Calibri" w:hAnsi="Calibri" w:eastAsia="Calibri" w:cs="Calibri"/>
          <w:sz w:val="24"/>
          <w:szCs w:val="24"/>
        </w:rPr>
        <w:t xml:space="preserve"> The user must be logged into an admin account and viewing the current generated report page.</w:t>
      </w:r>
    </w:p>
    <w:p w:rsidR="5378CD37" w:rsidP="00B37C80" w:rsidRDefault="5378CD37" w14:paraId="2FB51135" w14:textId="6C91AD21">
      <w:pPr>
        <w:spacing w:line="240" w:lineRule="auto"/>
      </w:pPr>
      <w:r w:rsidRPr="5B62E6E6">
        <w:rPr>
          <w:rFonts w:ascii="Calibri" w:hAnsi="Calibri" w:eastAsia="Calibri" w:cs="Calibri"/>
          <w:b/>
          <w:bCs/>
          <w:sz w:val="24"/>
          <w:szCs w:val="24"/>
          <w:lang w:val="en-CA"/>
        </w:rPr>
        <w:t>Post-condition</w:t>
      </w:r>
      <w:r w:rsidRPr="5B62E6E6">
        <w:rPr>
          <w:rFonts w:ascii="Calibri" w:hAnsi="Calibri" w:eastAsia="Calibri" w:cs="Calibri"/>
          <w:sz w:val="24"/>
          <w:szCs w:val="24"/>
          <w:lang w:val="en-CA"/>
        </w:rPr>
        <w:t xml:space="preserve">: </w:t>
      </w:r>
      <w:r w:rsidRPr="5B62E6E6">
        <w:rPr>
          <w:rFonts w:ascii="Calibri" w:hAnsi="Calibri" w:eastAsia="Calibri" w:cs="Calibri"/>
          <w:sz w:val="24"/>
          <w:szCs w:val="24"/>
        </w:rPr>
        <w:t xml:space="preserve"> A report will be export or printed depending on the user’s choice. </w:t>
      </w:r>
    </w:p>
    <w:p w:rsidR="5378CD37" w:rsidP="00B37C80" w:rsidRDefault="5378CD37" w14:paraId="3F35D39A" w14:textId="06EB457C">
      <w:pPr>
        <w:spacing w:line="240" w:lineRule="auto"/>
      </w:pPr>
      <w:r w:rsidRPr="5B62E6E6">
        <w:rPr>
          <w:rFonts w:ascii="Calibri" w:hAnsi="Calibri" w:eastAsia="Calibri" w:cs="Calibri"/>
          <w:b/>
          <w:bCs/>
          <w:sz w:val="24"/>
          <w:szCs w:val="24"/>
          <w:lang w:val="en-CA"/>
        </w:rPr>
        <w:t>Limitation(s)</w:t>
      </w:r>
      <w:r w:rsidRPr="5B62E6E6">
        <w:rPr>
          <w:rFonts w:ascii="Calibri" w:hAnsi="Calibri" w:eastAsia="Calibri" w:cs="Calibri"/>
          <w:sz w:val="24"/>
          <w:szCs w:val="24"/>
          <w:lang w:val="en-CA"/>
        </w:rPr>
        <w:t xml:space="preserve">: </w:t>
      </w:r>
      <w:r w:rsidRPr="5B62E6E6">
        <w:rPr>
          <w:rFonts w:ascii="Calibri" w:hAnsi="Calibri" w:eastAsia="Calibri" w:cs="Calibri"/>
          <w:sz w:val="24"/>
          <w:szCs w:val="24"/>
        </w:rPr>
        <w:t xml:space="preserve"> N/A</w:t>
      </w:r>
    </w:p>
    <w:p w:rsidR="5378CD37" w:rsidRDefault="5378CD37" w14:paraId="20011823" w14:textId="16FDE90B">
      <w:r w:rsidRPr="5B62E6E6">
        <w:rPr>
          <w:rFonts w:ascii="Calibri" w:hAnsi="Calibri" w:eastAsia="Calibri" w:cs="Calibri"/>
          <w:sz w:val="24"/>
          <w:szCs w:val="24"/>
        </w:rPr>
        <w:t xml:space="preserve">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680"/>
        <w:gridCol w:w="4680"/>
      </w:tblGrid>
      <w:tr w:rsidR="5B62E6E6" w:rsidTr="00B37C80" w14:paraId="4F0222A3" w14:textId="77777777">
        <w:tc>
          <w:tcPr>
            <w:tcW w:w="4680" w:type="dxa"/>
          </w:tcPr>
          <w:p w:rsidR="5B62E6E6" w:rsidRDefault="5B62E6E6" w14:paraId="7CCBCB73" w14:textId="53024F40">
            <w:r w:rsidRPr="5B62E6E6">
              <w:rPr>
                <w:rFonts w:ascii="Calibri" w:hAnsi="Calibri" w:eastAsia="Calibri" w:cs="Calibri"/>
                <w:b/>
                <w:bCs/>
                <w:sz w:val="24"/>
                <w:szCs w:val="24"/>
                <w:lang w:val="en-CA"/>
              </w:rPr>
              <w:t>Actor Action</w:t>
            </w:r>
            <w:r w:rsidRPr="5B62E6E6">
              <w:rPr>
                <w:rFonts w:ascii="Calibri" w:hAnsi="Calibri" w:eastAsia="Calibri" w:cs="Calibri"/>
                <w:sz w:val="24"/>
                <w:szCs w:val="24"/>
              </w:rPr>
              <w:t xml:space="preserve"> </w:t>
            </w:r>
          </w:p>
        </w:tc>
        <w:tc>
          <w:tcPr>
            <w:tcW w:w="4680" w:type="dxa"/>
          </w:tcPr>
          <w:p w:rsidR="5B62E6E6" w:rsidRDefault="5B62E6E6" w14:paraId="4337317A" w14:textId="4A3779F1">
            <w:r w:rsidRPr="5B62E6E6">
              <w:rPr>
                <w:rFonts w:ascii="Calibri" w:hAnsi="Calibri" w:eastAsia="Calibri" w:cs="Calibri"/>
                <w:b/>
                <w:bCs/>
                <w:sz w:val="24"/>
                <w:szCs w:val="24"/>
                <w:lang w:val="en-CA"/>
              </w:rPr>
              <w:t>System Response</w:t>
            </w:r>
            <w:r w:rsidRPr="5B62E6E6">
              <w:rPr>
                <w:rFonts w:ascii="Calibri" w:hAnsi="Calibri" w:eastAsia="Calibri" w:cs="Calibri"/>
                <w:sz w:val="24"/>
                <w:szCs w:val="24"/>
              </w:rPr>
              <w:t xml:space="preserve"> </w:t>
            </w:r>
          </w:p>
        </w:tc>
      </w:tr>
      <w:tr w:rsidR="5B62E6E6" w:rsidTr="00B37C80" w14:paraId="4736993E" w14:textId="77777777">
        <w:tc>
          <w:tcPr>
            <w:tcW w:w="4680" w:type="dxa"/>
          </w:tcPr>
          <w:p w:rsidR="5B62E6E6" w:rsidP="002F4E73" w:rsidRDefault="5B62E6E6" w14:paraId="641008A5" w14:textId="3E3C30A9">
            <w:pPr>
              <w:pStyle w:val="ListParagraph"/>
              <w:numPr>
                <w:ilvl w:val="0"/>
                <w:numId w:val="29"/>
              </w:numPr>
              <w:rPr>
                <w:rFonts w:eastAsiaTheme="majorEastAsia" w:cstheme="majorBidi"/>
                <w:sz w:val="24"/>
                <w:szCs w:val="24"/>
              </w:rPr>
            </w:pPr>
            <w:r w:rsidRPr="5B62E6E6">
              <w:rPr>
                <w:rFonts w:ascii="Times New Roman" w:hAnsi="Times New Roman" w:eastAsia="Times New Roman" w:cs="Times New Roman"/>
                <w:sz w:val="24"/>
                <w:szCs w:val="24"/>
              </w:rPr>
              <w:t>The admin will select the “print” button on the current generated report.</w:t>
            </w:r>
          </w:p>
        </w:tc>
        <w:tc>
          <w:tcPr>
            <w:tcW w:w="4680" w:type="dxa"/>
          </w:tcPr>
          <w:p w:rsidR="5B62E6E6" w:rsidP="002F4E73" w:rsidRDefault="5B62E6E6" w14:paraId="74BF8E14" w14:textId="162FA0FE">
            <w:pPr>
              <w:pStyle w:val="ListParagraph"/>
              <w:numPr>
                <w:ilvl w:val="0"/>
                <w:numId w:val="29"/>
              </w:numPr>
              <w:rPr>
                <w:rFonts w:eastAsiaTheme="majorEastAsia" w:cstheme="majorBidi"/>
                <w:sz w:val="24"/>
                <w:szCs w:val="24"/>
              </w:rPr>
            </w:pPr>
            <w:r w:rsidRPr="5B62E6E6">
              <w:rPr>
                <w:rFonts w:ascii="Times New Roman" w:hAnsi="Times New Roman" w:eastAsia="Times New Roman" w:cs="Times New Roman"/>
                <w:sz w:val="24"/>
                <w:szCs w:val="24"/>
              </w:rPr>
              <w:t>Will generate a document spreadsheet of the report.</w:t>
            </w:r>
          </w:p>
        </w:tc>
      </w:tr>
      <w:tr w:rsidR="5B62E6E6" w:rsidTr="00B37C80" w14:paraId="08855C02" w14:textId="77777777">
        <w:tc>
          <w:tcPr>
            <w:tcW w:w="4680" w:type="dxa"/>
          </w:tcPr>
          <w:p w:rsidR="5B62E6E6" w:rsidRDefault="5B62E6E6" w14:paraId="24BAA57F" w14:textId="5E67E83D">
            <w:r w:rsidRPr="5B62E6E6">
              <w:rPr>
                <w:rFonts w:ascii="Calibri" w:hAnsi="Calibri" w:eastAsia="Calibri" w:cs="Calibri"/>
                <w:sz w:val="24"/>
                <w:szCs w:val="24"/>
              </w:rPr>
              <w:t xml:space="preserve"> </w:t>
            </w:r>
          </w:p>
        </w:tc>
        <w:tc>
          <w:tcPr>
            <w:tcW w:w="4680" w:type="dxa"/>
          </w:tcPr>
          <w:p w:rsidR="5B62E6E6" w:rsidP="002F4E73" w:rsidRDefault="5B62E6E6" w14:paraId="714AA351" w14:textId="7818E5DF">
            <w:pPr>
              <w:pStyle w:val="ListParagraph"/>
              <w:numPr>
                <w:ilvl w:val="0"/>
                <w:numId w:val="29"/>
              </w:numPr>
              <w:rPr>
                <w:rFonts w:eastAsiaTheme="majorEastAsia" w:cstheme="majorBidi"/>
                <w:sz w:val="24"/>
                <w:szCs w:val="24"/>
              </w:rPr>
            </w:pPr>
            <w:r w:rsidRPr="5B62E6E6">
              <w:rPr>
                <w:rFonts w:ascii="Times New Roman" w:hAnsi="Times New Roman" w:eastAsia="Times New Roman" w:cs="Times New Roman"/>
                <w:sz w:val="24"/>
                <w:szCs w:val="24"/>
              </w:rPr>
              <w:t>Sends a response displaying the report print preview in a print UI.</w:t>
            </w:r>
          </w:p>
        </w:tc>
      </w:tr>
      <w:tr w:rsidR="5B62E6E6" w:rsidTr="00B37C80" w14:paraId="6E390D43" w14:textId="77777777">
        <w:tc>
          <w:tcPr>
            <w:tcW w:w="4680" w:type="dxa"/>
          </w:tcPr>
          <w:p w:rsidR="5B62E6E6" w:rsidP="002F4E73" w:rsidRDefault="5B62E6E6" w14:paraId="7A15617D" w14:textId="109C349F">
            <w:pPr>
              <w:pStyle w:val="ListParagraph"/>
              <w:numPr>
                <w:ilvl w:val="0"/>
                <w:numId w:val="29"/>
              </w:numPr>
              <w:rPr>
                <w:rFonts w:eastAsiaTheme="majorEastAsia" w:cstheme="majorBidi"/>
                <w:sz w:val="24"/>
                <w:szCs w:val="24"/>
              </w:rPr>
            </w:pPr>
            <w:r w:rsidRPr="5B62E6E6">
              <w:rPr>
                <w:sz w:val="24"/>
                <w:szCs w:val="24"/>
              </w:rPr>
              <w:t>User will enter the number of copies and click “print” button.</w:t>
            </w:r>
          </w:p>
        </w:tc>
        <w:tc>
          <w:tcPr>
            <w:tcW w:w="4680" w:type="dxa"/>
          </w:tcPr>
          <w:p w:rsidR="5B62E6E6" w:rsidP="002F4E73" w:rsidRDefault="5B62E6E6" w14:paraId="3141F91F" w14:textId="28CBDB36">
            <w:pPr>
              <w:pStyle w:val="ListParagraph"/>
              <w:numPr>
                <w:ilvl w:val="0"/>
                <w:numId w:val="29"/>
              </w:numPr>
              <w:rPr>
                <w:rFonts w:eastAsiaTheme="majorEastAsia" w:cstheme="majorBidi"/>
                <w:sz w:val="24"/>
                <w:szCs w:val="24"/>
              </w:rPr>
            </w:pPr>
            <w:r w:rsidRPr="5B62E6E6">
              <w:rPr>
                <w:rFonts w:ascii="Times New Roman" w:hAnsi="Times New Roman" w:eastAsia="Times New Roman" w:cs="Times New Roman"/>
                <w:sz w:val="24"/>
                <w:szCs w:val="24"/>
              </w:rPr>
              <w:t xml:space="preserve">Will send information to provided </w:t>
            </w:r>
            <w:r w:rsidRPr="6E5BB377" w:rsidR="413033AD">
              <w:rPr>
                <w:rFonts w:ascii="Times New Roman" w:hAnsi="Times New Roman" w:eastAsia="Times New Roman" w:cs="Times New Roman"/>
                <w:sz w:val="24"/>
                <w:szCs w:val="24"/>
              </w:rPr>
              <w:t>printer</w:t>
            </w:r>
            <w:r w:rsidRPr="5B62E6E6">
              <w:rPr>
                <w:rFonts w:ascii="Times New Roman" w:hAnsi="Times New Roman" w:eastAsia="Times New Roman" w:cs="Times New Roman"/>
                <w:sz w:val="24"/>
                <w:szCs w:val="24"/>
              </w:rPr>
              <w:t xml:space="preserve"> for printing.</w:t>
            </w:r>
          </w:p>
        </w:tc>
      </w:tr>
      <w:tr w:rsidR="5B62E6E6" w:rsidTr="00B37C80" w14:paraId="50A62E6C" w14:textId="77777777">
        <w:tc>
          <w:tcPr>
            <w:tcW w:w="4680" w:type="dxa"/>
          </w:tcPr>
          <w:p w:rsidR="5B62E6E6" w:rsidRDefault="5B62E6E6" w14:paraId="68AC295B" w14:textId="4AA67C0B">
            <w:r w:rsidRPr="5B62E6E6">
              <w:rPr>
                <w:rFonts w:ascii="Calibri" w:hAnsi="Calibri" w:eastAsia="Calibri" w:cs="Calibri"/>
                <w:sz w:val="24"/>
                <w:szCs w:val="24"/>
              </w:rPr>
              <w:t xml:space="preserve"> </w:t>
            </w:r>
          </w:p>
        </w:tc>
        <w:tc>
          <w:tcPr>
            <w:tcW w:w="4680" w:type="dxa"/>
          </w:tcPr>
          <w:p w:rsidR="5B62E6E6" w:rsidP="002F4E73" w:rsidRDefault="5B62E6E6" w14:paraId="53A77CB4" w14:textId="6C711553">
            <w:pPr>
              <w:pStyle w:val="ListParagraph"/>
              <w:numPr>
                <w:ilvl w:val="0"/>
                <w:numId w:val="29"/>
              </w:numPr>
              <w:rPr>
                <w:rFonts w:eastAsiaTheme="majorEastAsia" w:cstheme="majorBidi"/>
                <w:sz w:val="24"/>
                <w:szCs w:val="24"/>
              </w:rPr>
            </w:pPr>
            <w:r w:rsidRPr="5B62E6E6">
              <w:rPr>
                <w:rFonts w:ascii="Times New Roman" w:hAnsi="Times New Roman" w:eastAsia="Times New Roman" w:cs="Times New Roman"/>
                <w:sz w:val="24"/>
                <w:szCs w:val="24"/>
              </w:rPr>
              <w:t>Return user to report UI.</w:t>
            </w:r>
          </w:p>
        </w:tc>
      </w:tr>
    </w:tbl>
    <w:p w:rsidR="5378CD37" w:rsidRDefault="5378CD37" w14:paraId="225E2015" w14:textId="2840E564">
      <w:r w:rsidRPr="5B62E6E6">
        <w:rPr>
          <w:rFonts w:ascii="Calibri" w:hAnsi="Calibri" w:eastAsia="Calibri" w:cs="Calibri"/>
          <w:color w:val="FFFFFF" w:themeColor="accent3"/>
          <w:sz w:val="24"/>
          <w:szCs w:val="24"/>
        </w:rPr>
        <w:t xml:space="preserve"> </w:t>
      </w:r>
    </w:p>
    <w:tbl>
      <w:tblPr>
        <w:tblW w:w="0" w:type="auto"/>
        <w:tblLayout w:type="fixed"/>
        <w:tblLook w:val="04A0" w:firstRow="1" w:lastRow="0" w:firstColumn="1" w:lastColumn="0" w:noHBand="0" w:noVBand="1"/>
      </w:tblPr>
      <w:tblGrid>
        <w:gridCol w:w="4680"/>
        <w:gridCol w:w="4680"/>
      </w:tblGrid>
      <w:tr w:rsidR="5B62E6E6" w:rsidTr="5B62E6E6" w14:paraId="2308351C" w14:textId="77777777">
        <w:tc>
          <w:tcPr>
            <w:tcW w:w="4680" w:type="dxa"/>
          </w:tcPr>
          <w:p w:rsidRPr="00B37C80" w:rsidR="5B62E6E6" w:rsidRDefault="5B62E6E6" w14:paraId="4C5F19E8" w14:textId="56EBB101">
            <w:pPr>
              <w:rPr>
                <w:b/>
                <w:bCs/>
              </w:rPr>
            </w:pPr>
            <w:r w:rsidRPr="00B37C80">
              <w:rPr>
                <w:rFonts w:ascii="Segoe UI" w:hAnsi="Segoe UI" w:eastAsia="Segoe UI" w:cs="Segoe UI"/>
                <w:b/>
                <w:bCs/>
                <w:sz w:val="18"/>
                <w:szCs w:val="18"/>
              </w:rPr>
              <w:t>Actor Action (Alternate Flow 4.1)</w:t>
            </w:r>
          </w:p>
        </w:tc>
        <w:tc>
          <w:tcPr>
            <w:tcW w:w="4680" w:type="dxa"/>
          </w:tcPr>
          <w:p w:rsidRPr="00B37C80" w:rsidR="5B62E6E6" w:rsidRDefault="5B62E6E6" w14:paraId="5FED083D" w14:textId="1C6D8846">
            <w:pPr>
              <w:rPr>
                <w:b/>
                <w:bCs/>
              </w:rPr>
            </w:pPr>
            <w:r w:rsidRPr="00B37C80">
              <w:rPr>
                <w:rFonts w:ascii="Segoe UI" w:hAnsi="Segoe UI" w:eastAsia="Segoe UI" w:cs="Segoe UI"/>
                <w:b/>
                <w:bCs/>
                <w:sz w:val="18"/>
                <w:szCs w:val="18"/>
              </w:rPr>
              <w:t>System Response</w:t>
            </w:r>
          </w:p>
        </w:tc>
      </w:tr>
      <w:tr w:rsidR="5B62E6E6" w:rsidTr="5B62E6E6" w14:paraId="2D60EE4C" w14:textId="77777777">
        <w:tc>
          <w:tcPr>
            <w:tcW w:w="4680" w:type="dxa"/>
          </w:tcPr>
          <w:p w:rsidR="5B62E6E6" w:rsidRDefault="5B62E6E6" w14:paraId="5F5A33C0" w14:textId="413DBB68">
            <w:r w:rsidRPr="5B62E6E6">
              <w:rPr>
                <w:rFonts w:ascii="Segoe UI" w:hAnsi="Segoe UI" w:eastAsia="Segoe UI" w:cs="Segoe UI"/>
                <w:sz w:val="18"/>
                <w:szCs w:val="18"/>
              </w:rPr>
              <w:t>4.1 User will click “cancel”.</w:t>
            </w:r>
          </w:p>
        </w:tc>
        <w:tc>
          <w:tcPr>
            <w:tcW w:w="4680" w:type="dxa"/>
          </w:tcPr>
          <w:p w:rsidR="5B62E6E6" w:rsidRDefault="5B62E6E6" w14:paraId="58BB702A" w14:textId="7A09F19F">
            <w:r w:rsidRPr="5B62E6E6">
              <w:rPr>
                <w:rFonts w:ascii="Segoe UI" w:hAnsi="Segoe UI" w:eastAsia="Segoe UI" w:cs="Segoe UI"/>
                <w:sz w:val="18"/>
                <w:szCs w:val="18"/>
              </w:rPr>
              <w:t>5.1 Close save UI window and return the user to the report UI.</w:t>
            </w:r>
          </w:p>
        </w:tc>
      </w:tr>
    </w:tbl>
    <w:p w:rsidR="5B62E6E6" w:rsidP="5B62E6E6" w:rsidRDefault="5B62E6E6" w14:paraId="1E6C353C" w14:textId="77127C35"/>
    <w:p w:rsidR="00AC047E" w:rsidRDefault="00AC047E" w14:paraId="72445AEB" w14:textId="77777777">
      <w:pPr>
        <w:rPr>
          <w:color w:val="1B1B1B" w:themeColor="text1"/>
          <w:sz w:val="32"/>
          <w:szCs w:val="32"/>
          <w:lang w:val="en-CA"/>
        </w:rPr>
      </w:pPr>
      <w:r>
        <w:rPr>
          <w:lang w:val="en-CA"/>
        </w:rPr>
        <w:br w:type="page"/>
      </w:r>
    </w:p>
    <w:p w:rsidR="00276216" w:rsidP="0061647B" w:rsidRDefault="00276216" w14:paraId="641CBB73" w14:textId="3055227B">
      <w:pPr>
        <w:pStyle w:val="Heading2"/>
      </w:pPr>
      <w:bookmarkStart w:name="_Toc63016018" w:id="77"/>
      <w:r w:rsidRPr="5B62E6E6">
        <w:rPr>
          <w:lang w:val="en-CA"/>
        </w:rPr>
        <w:lastRenderedPageBreak/>
        <w:t xml:space="preserve">Use Case </w:t>
      </w:r>
      <w:r>
        <w:rPr>
          <w:lang w:val="en-CA"/>
        </w:rPr>
        <w:t>40</w:t>
      </w:r>
      <w:r w:rsidRPr="5B62E6E6">
        <w:rPr>
          <w:lang w:val="en-CA"/>
        </w:rPr>
        <w:t xml:space="preserve">: </w:t>
      </w:r>
      <w:r w:rsidRPr="5B62E6E6">
        <w:t xml:space="preserve"> </w:t>
      </w:r>
      <w:r>
        <w:t>Pay for Appointments.</w:t>
      </w:r>
      <w:bookmarkEnd w:id="77"/>
      <w:r w:rsidRPr="5B62E6E6">
        <w:rPr>
          <w:rFonts w:ascii="Calibri" w:hAnsi="Calibri" w:eastAsia="Calibri" w:cs="Calibri"/>
          <w:sz w:val="24"/>
          <w:szCs w:val="24"/>
        </w:rPr>
        <w:t xml:space="preserve">  </w:t>
      </w:r>
    </w:p>
    <w:p w:rsidR="00276216" w:rsidP="00276216" w:rsidRDefault="00276216" w14:paraId="3D501567" w14:textId="6AC8E3D4">
      <w:pPr>
        <w:spacing w:line="240" w:lineRule="auto"/>
      </w:pPr>
      <w:r w:rsidRPr="5B62E6E6">
        <w:rPr>
          <w:rFonts w:ascii="Calibri" w:hAnsi="Calibri" w:eastAsia="Calibri" w:cs="Calibri"/>
          <w:b/>
          <w:bCs/>
          <w:sz w:val="24"/>
          <w:szCs w:val="24"/>
          <w:lang w:val="en-CA"/>
        </w:rPr>
        <w:t>Pre-condition:</w:t>
      </w:r>
      <w:r w:rsidRPr="5B62E6E6">
        <w:rPr>
          <w:rFonts w:ascii="Calibri" w:hAnsi="Calibri" w:eastAsia="Calibri" w:cs="Calibri"/>
          <w:sz w:val="24"/>
          <w:szCs w:val="24"/>
          <w:lang w:val="en-CA"/>
        </w:rPr>
        <w:t xml:space="preserve"> </w:t>
      </w:r>
      <w:r w:rsidRPr="5B62E6E6">
        <w:rPr>
          <w:rFonts w:ascii="Calibri" w:hAnsi="Calibri" w:eastAsia="Calibri" w:cs="Calibri"/>
          <w:sz w:val="24"/>
          <w:szCs w:val="24"/>
        </w:rPr>
        <w:t xml:space="preserve"> The user must be logged </w:t>
      </w:r>
      <w:r>
        <w:rPr>
          <w:rFonts w:ascii="Calibri" w:hAnsi="Calibri" w:eastAsia="Calibri" w:cs="Calibri"/>
          <w:sz w:val="24"/>
          <w:szCs w:val="24"/>
        </w:rPr>
        <w:t>as a c</w:t>
      </w:r>
      <w:r w:rsidR="00686B0E">
        <w:rPr>
          <w:rFonts w:ascii="Calibri" w:hAnsi="Calibri" w:eastAsia="Calibri" w:cs="Calibri"/>
          <w:sz w:val="24"/>
          <w:szCs w:val="24"/>
        </w:rPr>
        <w:t>lient and</w:t>
      </w:r>
      <w:r w:rsidR="00776BFB">
        <w:rPr>
          <w:rFonts w:ascii="Calibri" w:hAnsi="Calibri" w:eastAsia="Calibri" w:cs="Calibri"/>
          <w:sz w:val="24"/>
          <w:szCs w:val="24"/>
        </w:rPr>
        <w:t xml:space="preserve"> is currently booking the</w:t>
      </w:r>
      <w:r w:rsidR="009B16A6">
        <w:rPr>
          <w:rFonts w:ascii="Calibri" w:hAnsi="Calibri" w:eastAsia="Calibri" w:cs="Calibri"/>
          <w:sz w:val="24"/>
          <w:szCs w:val="24"/>
        </w:rPr>
        <w:t xml:space="preserve"> appointmen</w:t>
      </w:r>
      <w:r w:rsidR="000164AD">
        <w:rPr>
          <w:rFonts w:ascii="Calibri" w:hAnsi="Calibri" w:eastAsia="Calibri" w:cs="Calibri"/>
          <w:sz w:val="24"/>
          <w:szCs w:val="24"/>
        </w:rPr>
        <w:t>t on the scheduling page.</w:t>
      </w:r>
    </w:p>
    <w:p w:rsidR="00276216" w:rsidP="00276216" w:rsidRDefault="00276216" w14:paraId="4451D61A" w14:textId="10508840">
      <w:pPr>
        <w:spacing w:line="240" w:lineRule="auto"/>
      </w:pPr>
      <w:r w:rsidRPr="5B62E6E6">
        <w:rPr>
          <w:rFonts w:ascii="Calibri" w:hAnsi="Calibri" w:eastAsia="Calibri" w:cs="Calibri"/>
          <w:b/>
          <w:bCs/>
          <w:sz w:val="24"/>
          <w:szCs w:val="24"/>
          <w:lang w:val="en-CA"/>
        </w:rPr>
        <w:t>Post-condition</w:t>
      </w:r>
      <w:r w:rsidRPr="5B62E6E6">
        <w:rPr>
          <w:rFonts w:ascii="Calibri" w:hAnsi="Calibri" w:eastAsia="Calibri" w:cs="Calibri"/>
          <w:sz w:val="24"/>
          <w:szCs w:val="24"/>
          <w:lang w:val="en-CA"/>
        </w:rPr>
        <w:t xml:space="preserve">: </w:t>
      </w:r>
      <w:r w:rsidRPr="5B62E6E6">
        <w:rPr>
          <w:rFonts w:ascii="Calibri" w:hAnsi="Calibri" w:eastAsia="Calibri" w:cs="Calibri"/>
          <w:sz w:val="24"/>
          <w:szCs w:val="24"/>
        </w:rPr>
        <w:t xml:space="preserve"> </w:t>
      </w:r>
      <w:r w:rsidR="000164AD">
        <w:rPr>
          <w:rFonts w:ascii="Calibri" w:hAnsi="Calibri" w:eastAsia="Calibri" w:cs="Calibri"/>
          <w:sz w:val="24"/>
          <w:szCs w:val="24"/>
        </w:rPr>
        <w:t>The client will boo</w:t>
      </w:r>
      <w:r w:rsidR="003B548C">
        <w:rPr>
          <w:rFonts w:ascii="Calibri" w:hAnsi="Calibri" w:eastAsia="Calibri" w:cs="Calibri"/>
          <w:sz w:val="24"/>
          <w:szCs w:val="24"/>
        </w:rPr>
        <w:t>k an appointment and pa</w:t>
      </w:r>
      <w:r w:rsidR="00A47025">
        <w:rPr>
          <w:rFonts w:ascii="Calibri" w:hAnsi="Calibri" w:eastAsia="Calibri" w:cs="Calibri"/>
          <w:sz w:val="24"/>
          <w:szCs w:val="24"/>
        </w:rPr>
        <w:t>i</w:t>
      </w:r>
      <w:r w:rsidR="003B548C">
        <w:rPr>
          <w:rFonts w:ascii="Calibri" w:hAnsi="Calibri" w:eastAsia="Calibri" w:cs="Calibri"/>
          <w:sz w:val="24"/>
          <w:szCs w:val="24"/>
        </w:rPr>
        <w:t>d for it.</w:t>
      </w:r>
      <w:r w:rsidRPr="5B62E6E6">
        <w:rPr>
          <w:rFonts w:ascii="Calibri" w:hAnsi="Calibri" w:eastAsia="Calibri" w:cs="Calibri"/>
          <w:sz w:val="24"/>
          <w:szCs w:val="24"/>
        </w:rPr>
        <w:t xml:space="preserve"> </w:t>
      </w:r>
    </w:p>
    <w:p w:rsidR="00276216" w:rsidP="00276216" w:rsidRDefault="00276216" w14:paraId="128F7A71" w14:textId="77777777">
      <w:pPr>
        <w:spacing w:line="240" w:lineRule="auto"/>
      </w:pPr>
      <w:r w:rsidRPr="5B62E6E6">
        <w:rPr>
          <w:rFonts w:ascii="Calibri" w:hAnsi="Calibri" w:eastAsia="Calibri" w:cs="Calibri"/>
          <w:b/>
          <w:bCs/>
          <w:sz w:val="24"/>
          <w:szCs w:val="24"/>
          <w:lang w:val="en-CA"/>
        </w:rPr>
        <w:t>Limitation(s)</w:t>
      </w:r>
      <w:r w:rsidRPr="5B62E6E6">
        <w:rPr>
          <w:rFonts w:ascii="Calibri" w:hAnsi="Calibri" w:eastAsia="Calibri" w:cs="Calibri"/>
          <w:sz w:val="24"/>
          <w:szCs w:val="24"/>
          <w:lang w:val="en-CA"/>
        </w:rPr>
        <w:t xml:space="preserve">: </w:t>
      </w:r>
      <w:r w:rsidRPr="5B62E6E6">
        <w:rPr>
          <w:rFonts w:ascii="Calibri" w:hAnsi="Calibri" w:eastAsia="Calibri" w:cs="Calibri"/>
          <w:sz w:val="24"/>
          <w:szCs w:val="24"/>
        </w:rPr>
        <w:t xml:space="preserve"> N/A</w:t>
      </w:r>
    </w:p>
    <w:p w:rsidR="00276216" w:rsidP="00276216" w:rsidRDefault="00276216" w14:paraId="2558F01C" w14:textId="77777777">
      <w:r w:rsidRPr="5B62E6E6">
        <w:rPr>
          <w:rFonts w:ascii="Calibri" w:hAnsi="Calibri" w:eastAsia="Calibri" w:cs="Calibri"/>
          <w:sz w:val="24"/>
          <w:szCs w:val="24"/>
        </w:rPr>
        <w:t xml:space="preserve">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680"/>
        <w:gridCol w:w="4680"/>
      </w:tblGrid>
      <w:tr w:rsidR="00276216" w:rsidTr="00A9310B" w14:paraId="2CA1FE46" w14:textId="77777777">
        <w:tc>
          <w:tcPr>
            <w:tcW w:w="4680" w:type="dxa"/>
          </w:tcPr>
          <w:p w:rsidR="00276216" w:rsidP="00A9310B" w:rsidRDefault="00276216" w14:paraId="60001858" w14:textId="77777777">
            <w:r w:rsidRPr="5B62E6E6">
              <w:rPr>
                <w:rFonts w:ascii="Calibri" w:hAnsi="Calibri" w:eastAsia="Calibri" w:cs="Calibri"/>
                <w:b/>
                <w:bCs/>
                <w:sz w:val="24"/>
                <w:szCs w:val="24"/>
                <w:lang w:val="en-CA"/>
              </w:rPr>
              <w:t>Actor Action</w:t>
            </w:r>
            <w:r w:rsidRPr="5B62E6E6">
              <w:rPr>
                <w:rFonts w:ascii="Calibri" w:hAnsi="Calibri" w:eastAsia="Calibri" w:cs="Calibri"/>
                <w:sz w:val="24"/>
                <w:szCs w:val="24"/>
              </w:rPr>
              <w:t xml:space="preserve"> </w:t>
            </w:r>
          </w:p>
        </w:tc>
        <w:tc>
          <w:tcPr>
            <w:tcW w:w="4680" w:type="dxa"/>
          </w:tcPr>
          <w:p w:rsidR="00276216" w:rsidP="00A9310B" w:rsidRDefault="00276216" w14:paraId="7EB2CE51" w14:textId="77777777">
            <w:r w:rsidRPr="5B62E6E6">
              <w:rPr>
                <w:rFonts w:ascii="Calibri" w:hAnsi="Calibri" w:eastAsia="Calibri" w:cs="Calibri"/>
                <w:b/>
                <w:bCs/>
                <w:sz w:val="24"/>
                <w:szCs w:val="24"/>
                <w:lang w:val="en-CA"/>
              </w:rPr>
              <w:t>System Response</w:t>
            </w:r>
            <w:r w:rsidRPr="5B62E6E6">
              <w:rPr>
                <w:rFonts w:ascii="Calibri" w:hAnsi="Calibri" w:eastAsia="Calibri" w:cs="Calibri"/>
                <w:sz w:val="24"/>
                <w:szCs w:val="24"/>
              </w:rPr>
              <w:t xml:space="preserve"> </w:t>
            </w:r>
          </w:p>
        </w:tc>
      </w:tr>
      <w:tr w:rsidR="00276216" w:rsidTr="00A9310B" w14:paraId="46D1BA35" w14:textId="77777777">
        <w:tc>
          <w:tcPr>
            <w:tcW w:w="4680" w:type="dxa"/>
          </w:tcPr>
          <w:p w:rsidR="00276216" w:rsidP="00276216" w:rsidRDefault="00A47025" w14:paraId="5DA49F37" w14:textId="69337547">
            <w:pPr>
              <w:pStyle w:val="ListParagraph"/>
              <w:numPr>
                <w:ilvl w:val="0"/>
                <w:numId w:val="54"/>
              </w:numPr>
              <w:rPr>
                <w:rFonts w:eastAsiaTheme="majorEastAsia" w:cstheme="majorBidi"/>
                <w:sz w:val="24"/>
                <w:szCs w:val="24"/>
              </w:rPr>
            </w:pPr>
            <w:r>
              <w:rPr>
                <w:rFonts w:ascii="Times New Roman" w:hAnsi="Times New Roman" w:eastAsia="Times New Roman" w:cs="Times New Roman"/>
                <w:sz w:val="24"/>
                <w:szCs w:val="24"/>
              </w:rPr>
              <w:t xml:space="preserve">The </w:t>
            </w:r>
            <w:r w:rsidR="002B024F">
              <w:rPr>
                <w:rFonts w:ascii="Times New Roman" w:hAnsi="Times New Roman" w:eastAsia="Times New Roman" w:cs="Times New Roman"/>
                <w:sz w:val="24"/>
                <w:szCs w:val="24"/>
              </w:rPr>
              <w:t xml:space="preserve">user will click on </w:t>
            </w:r>
            <w:r w:rsidR="00C5606A">
              <w:rPr>
                <w:rFonts w:ascii="Times New Roman" w:hAnsi="Times New Roman" w:eastAsia="Times New Roman" w:cs="Times New Roman"/>
                <w:sz w:val="24"/>
                <w:szCs w:val="24"/>
              </w:rPr>
              <w:t>“</w:t>
            </w:r>
            <w:r w:rsidR="008A794F">
              <w:rPr>
                <w:rFonts w:ascii="Times New Roman" w:hAnsi="Times New Roman" w:eastAsia="Times New Roman" w:cs="Times New Roman"/>
                <w:sz w:val="24"/>
                <w:szCs w:val="24"/>
              </w:rPr>
              <w:t>confirm appointment</w:t>
            </w:r>
            <w:r w:rsidR="00C5606A">
              <w:rPr>
                <w:rFonts w:ascii="Times New Roman" w:hAnsi="Times New Roman" w:eastAsia="Times New Roman" w:cs="Times New Roman"/>
                <w:sz w:val="24"/>
                <w:szCs w:val="24"/>
              </w:rPr>
              <w:t>”</w:t>
            </w:r>
            <w:r w:rsidR="008A794F">
              <w:rPr>
                <w:rFonts w:ascii="Times New Roman" w:hAnsi="Times New Roman" w:eastAsia="Times New Roman" w:cs="Times New Roman"/>
                <w:sz w:val="24"/>
                <w:szCs w:val="24"/>
              </w:rPr>
              <w:t xml:space="preserve"> button.</w:t>
            </w:r>
          </w:p>
        </w:tc>
        <w:tc>
          <w:tcPr>
            <w:tcW w:w="4680" w:type="dxa"/>
          </w:tcPr>
          <w:p w:rsidR="00276216" w:rsidP="00276216" w:rsidRDefault="008A794F" w14:paraId="0F7CEE61" w14:textId="322F4868">
            <w:pPr>
              <w:pStyle w:val="ListParagraph"/>
              <w:numPr>
                <w:ilvl w:val="0"/>
                <w:numId w:val="54"/>
              </w:numPr>
              <w:rPr>
                <w:rFonts w:eastAsiaTheme="majorEastAsia" w:cstheme="majorBidi"/>
                <w:sz w:val="24"/>
                <w:szCs w:val="24"/>
              </w:rPr>
            </w:pPr>
            <w:r>
              <w:rPr>
                <w:rFonts w:ascii="Times New Roman" w:hAnsi="Times New Roman" w:eastAsia="Times New Roman" w:cs="Times New Roman"/>
                <w:sz w:val="24"/>
                <w:szCs w:val="24"/>
              </w:rPr>
              <w:t xml:space="preserve">System will </w:t>
            </w:r>
            <w:r w:rsidR="0026465B">
              <w:rPr>
                <w:rFonts w:ascii="Times New Roman" w:hAnsi="Times New Roman" w:eastAsia="Times New Roman" w:cs="Times New Roman"/>
                <w:sz w:val="24"/>
                <w:szCs w:val="24"/>
              </w:rPr>
              <w:t>check booking information</w:t>
            </w:r>
            <w:r w:rsidR="00E8083D">
              <w:rPr>
                <w:rFonts w:ascii="Times New Roman" w:hAnsi="Times New Roman" w:eastAsia="Times New Roman" w:cs="Times New Roman"/>
                <w:sz w:val="24"/>
                <w:szCs w:val="24"/>
              </w:rPr>
              <w:t>.</w:t>
            </w:r>
          </w:p>
        </w:tc>
      </w:tr>
      <w:tr w:rsidR="00276216" w:rsidTr="00A9310B" w14:paraId="36890587" w14:textId="77777777">
        <w:tc>
          <w:tcPr>
            <w:tcW w:w="4680" w:type="dxa"/>
          </w:tcPr>
          <w:p w:rsidR="00276216" w:rsidP="00A9310B" w:rsidRDefault="00276216" w14:paraId="76E15B37" w14:textId="77777777">
            <w:r w:rsidRPr="5B62E6E6">
              <w:rPr>
                <w:rFonts w:ascii="Calibri" w:hAnsi="Calibri" w:eastAsia="Calibri" w:cs="Calibri"/>
                <w:sz w:val="24"/>
                <w:szCs w:val="24"/>
              </w:rPr>
              <w:t xml:space="preserve"> </w:t>
            </w:r>
          </w:p>
        </w:tc>
        <w:tc>
          <w:tcPr>
            <w:tcW w:w="4680" w:type="dxa"/>
          </w:tcPr>
          <w:p w:rsidR="00276216" w:rsidP="00276216" w:rsidRDefault="00E8083D" w14:paraId="3E7556A0" w14:textId="49B4B0F0">
            <w:pPr>
              <w:pStyle w:val="ListParagraph"/>
              <w:numPr>
                <w:ilvl w:val="0"/>
                <w:numId w:val="54"/>
              </w:numPr>
              <w:rPr>
                <w:rFonts w:eastAsiaTheme="majorEastAsia" w:cstheme="majorBidi"/>
                <w:sz w:val="24"/>
                <w:szCs w:val="24"/>
              </w:rPr>
            </w:pPr>
            <w:r>
              <w:rPr>
                <w:rFonts w:ascii="Times New Roman" w:hAnsi="Times New Roman" w:eastAsia="Times New Roman" w:cs="Times New Roman"/>
                <w:sz w:val="24"/>
                <w:szCs w:val="24"/>
              </w:rPr>
              <w:t xml:space="preserve">Send a response to display </w:t>
            </w:r>
            <w:r w:rsidR="008279C7">
              <w:rPr>
                <w:rFonts w:ascii="Times New Roman" w:hAnsi="Times New Roman" w:eastAsia="Times New Roman" w:cs="Times New Roman"/>
                <w:sz w:val="24"/>
                <w:szCs w:val="24"/>
              </w:rPr>
              <w:t>billing</w:t>
            </w:r>
            <w:r w:rsidR="008B308E">
              <w:rPr>
                <w:rFonts w:ascii="Times New Roman" w:hAnsi="Times New Roman" w:eastAsia="Times New Roman" w:cs="Times New Roman"/>
                <w:sz w:val="24"/>
                <w:szCs w:val="24"/>
              </w:rPr>
              <w:t xml:space="preserve"> information and confirmation.</w:t>
            </w:r>
          </w:p>
        </w:tc>
      </w:tr>
      <w:tr w:rsidR="00276216" w:rsidTr="00A9310B" w14:paraId="3BFC8BC4" w14:textId="77777777">
        <w:tc>
          <w:tcPr>
            <w:tcW w:w="4680" w:type="dxa"/>
          </w:tcPr>
          <w:p w:rsidR="00276216" w:rsidP="00276216" w:rsidRDefault="008B308E" w14:paraId="41A5D7DF" w14:textId="4EE0C4C7">
            <w:pPr>
              <w:pStyle w:val="ListParagraph"/>
              <w:numPr>
                <w:ilvl w:val="0"/>
                <w:numId w:val="54"/>
              </w:numPr>
              <w:rPr>
                <w:rFonts w:eastAsiaTheme="majorEastAsia" w:cstheme="majorBidi"/>
                <w:sz w:val="24"/>
                <w:szCs w:val="24"/>
              </w:rPr>
            </w:pPr>
            <w:r>
              <w:rPr>
                <w:sz w:val="24"/>
                <w:szCs w:val="24"/>
              </w:rPr>
              <w:t>User will then fill out or confirm saved billing information</w:t>
            </w:r>
            <w:r w:rsidR="00B018EE">
              <w:rPr>
                <w:sz w:val="24"/>
                <w:szCs w:val="24"/>
              </w:rPr>
              <w:t xml:space="preserve"> and click </w:t>
            </w:r>
            <w:r w:rsidR="00043808">
              <w:rPr>
                <w:sz w:val="24"/>
                <w:szCs w:val="24"/>
              </w:rPr>
              <w:t>on “</w:t>
            </w:r>
            <w:r w:rsidR="008307F3">
              <w:rPr>
                <w:sz w:val="24"/>
                <w:szCs w:val="24"/>
              </w:rPr>
              <w:t>pay</w:t>
            </w:r>
            <w:r w:rsidR="008F78F0">
              <w:rPr>
                <w:sz w:val="24"/>
                <w:szCs w:val="24"/>
              </w:rPr>
              <w:t xml:space="preserve"> now”</w:t>
            </w:r>
            <w:r w:rsidR="00B3469C">
              <w:rPr>
                <w:sz w:val="24"/>
                <w:szCs w:val="24"/>
              </w:rPr>
              <w:t xml:space="preserve"> button.</w:t>
            </w:r>
          </w:p>
        </w:tc>
        <w:tc>
          <w:tcPr>
            <w:tcW w:w="4680" w:type="dxa"/>
          </w:tcPr>
          <w:p w:rsidR="00276216" w:rsidP="00276216" w:rsidRDefault="00115700" w14:paraId="125758F6" w14:textId="6645921E">
            <w:pPr>
              <w:pStyle w:val="ListParagraph"/>
              <w:numPr>
                <w:ilvl w:val="0"/>
                <w:numId w:val="54"/>
              </w:numPr>
              <w:rPr>
                <w:rFonts w:eastAsiaTheme="majorEastAsia" w:cstheme="majorBidi"/>
                <w:sz w:val="24"/>
                <w:szCs w:val="24"/>
              </w:rPr>
            </w:pPr>
            <w:r>
              <w:rPr>
                <w:rFonts w:ascii="Times New Roman" w:hAnsi="Times New Roman" w:eastAsia="Times New Roman" w:cs="Times New Roman"/>
                <w:sz w:val="24"/>
                <w:szCs w:val="24"/>
              </w:rPr>
              <w:t xml:space="preserve">System will check </w:t>
            </w:r>
            <w:r w:rsidR="00081582">
              <w:rPr>
                <w:rFonts w:ascii="Times New Roman" w:hAnsi="Times New Roman" w:eastAsia="Times New Roman" w:cs="Times New Roman"/>
                <w:sz w:val="24"/>
                <w:szCs w:val="24"/>
              </w:rPr>
              <w:t>billing and payment information</w:t>
            </w:r>
            <w:r w:rsidR="00B417FC">
              <w:rPr>
                <w:rFonts w:ascii="Times New Roman" w:hAnsi="Times New Roman" w:eastAsia="Times New Roman" w:cs="Times New Roman"/>
                <w:sz w:val="24"/>
                <w:szCs w:val="24"/>
              </w:rPr>
              <w:t>.</w:t>
            </w:r>
          </w:p>
        </w:tc>
      </w:tr>
      <w:tr w:rsidR="00796098" w:rsidTr="00A9310B" w14:paraId="2B63BE33" w14:textId="77777777">
        <w:tc>
          <w:tcPr>
            <w:tcW w:w="4680" w:type="dxa"/>
          </w:tcPr>
          <w:p w:rsidR="00796098" w:rsidP="00796098" w:rsidRDefault="00796098" w14:paraId="0FCE869B" w14:textId="77777777">
            <w:pPr>
              <w:pStyle w:val="ListParagraph"/>
              <w:rPr>
                <w:sz w:val="24"/>
                <w:szCs w:val="24"/>
              </w:rPr>
            </w:pPr>
          </w:p>
        </w:tc>
        <w:tc>
          <w:tcPr>
            <w:tcW w:w="4680" w:type="dxa"/>
          </w:tcPr>
          <w:p w:rsidR="00796098" w:rsidP="00276216" w:rsidRDefault="00796098" w14:paraId="010EAF32" w14:textId="2D0DF5AD">
            <w:pPr>
              <w:pStyle w:val="ListParagraph"/>
              <w:numPr>
                <w:ilvl w:val="0"/>
                <w:numId w:val="54"/>
              </w:numPr>
              <w:rPr>
                <w:rFonts w:ascii="Times New Roman" w:hAnsi="Times New Roman" w:eastAsia="Times New Roman" w:cs="Times New Roman"/>
                <w:sz w:val="24"/>
                <w:szCs w:val="24"/>
              </w:rPr>
            </w:pPr>
            <w:r>
              <w:rPr>
                <w:rFonts w:ascii="Times New Roman" w:hAnsi="Times New Roman" w:eastAsia="Times New Roman" w:cs="Times New Roman"/>
                <w:sz w:val="24"/>
                <w:szCs w:val="24"/>
              </w:rPr>
              <w:t>Save a printable copy to the users account</w:t>
            </w:r>
            <w:r w:rsidR="00450B81">
              <w:rPr>
                <w:rFonts w:ascii="Times New Roman" w:hAnsi="Times New Roman" w:eastAsia="Times New Roman" w:cs="Times New Roman"/>
                <w:sz w:val="24"/>
                <w:szCs w:val="24"/>
              </w:rPr>
              <w:t xml:space="preserve"> with appointment details.</w:t>
            </w:r>
          </w:p>
        </w:tc>
      </w:tr>
      <w:tr w:rsidR="00A96B2D" w:rsidTr="00A9310B" w14:paraId="21F37620" w14:textId="77777777">
        <w:tc>
          <w:tcPr>
            <w:tcW w:w="4680" w:type="dxa"/>
          </w:tcPr>
          <w:p w:rsidR="00A96B2D" w:rsidP="00796098" w:rsidRDefault="00A96B2D" w14:paraId="5E8695F7" w14:textId="77777777">
            <w:pPr>
              <w:pStyle w:val="ListParagraph"/>
              <w:rPr>
                <w:sz w:val="24"/>
                <w:szCs w:val="24"/>
              </w:rPr>
            </w:pPr>
          </w:p>
        </w:tc>
        <w:tc>
          <w:tcPr>
            <w:tcW w:w="4680" w:type="dxa"/>
          </w:tcPr>
          <w:p w:rsidR="00A96B2D" w:rsidP="00276216" w:rsidRDefault="00A96B2D" w14:paraId="6C340011" w14:textId="77777777">
            <w:pPr>
              <w:pStyle w:val="ListParagraph"/>
              <w:numPr>
                <w:ilvl w:val="0"/>
                <w:numId w:val="54"/>
              </w:numPr>
              <w:rPr>
                <w:rFonts w:ascii="Times New Roman" w:hAnsi="Times New Roman" w:eastAsia="Times New Roman" w:cs="Times New Roman"/>
                <w:sz w:val="24"/>
                <w:szCs w:val="24"/>
              </w:rPr>
            </w:pPr>
          </w:p>
        </w:tc>
      </w:tr>
      <w:tr w:rsidR="00276216" w:rsidTr="00A9310B" w14:paraId="37ACDFBA" w14:textId="77777777">
        <w:tc>
          <w:tcPr>
            <w:tcW w:w="4680" w:type="dxa"/>
          </w:tcPr>
          <w:p w:rsidR="00276216" w:rsidP="00A9310B" w:rsidRDefault="00276216" w14:paraId="628AB318" w14:textId="77777777">
            <w:r w:rsidRPr="5B62E6E6">
              <w:rPr>
                <w:rFonts w:ascii="Calibri" w:hAnsi="Calibri" w:eastAsia="Calibri" w:cs="Calibri"/>
                <w:sz w:val="24"/>
                <w:szCs w:val="24"/>
              </w:rPr>
              <w:t xml:space="preserve"> </w:t>
            </w:r>
          </w:p>
        </w:tc>
        <w:tc>
          <w:tcPr>
            <w:tcW w:w="4680" w:type="dxa"/>
          </w:tcPr>
          <w:p w:rsidRPr="000B6765" w:rsidR="000B6765" w:rsidP="000B6765" w:rsidRDefault="00B417FC" w14:paraId="7E059833" w14:textId="45BE92DD">
            <w:pPr>
              <w:pStyle w:val="ListParagraph"/>
              <w:numPr>
                <w:ilvl w:val="0"/>
                <w:numId w:val="54"/>
              </w:numPr>
              <w:rPr>
                <w:rFonts w:eastAsiaTheme="majorEastAsia" w:cstheme="majorBidi"/>
                <w:sz w:val="24"/>
                <w:szCs w:val="24"/>
              </w:rPr>
            </w:pPr>
            <w:r>
              <w:rPr>
                <w:rFonts w:ascii="Times New Roman" w:hAnsi="Times New Roman" w:eastAsia="Times New Roman" w:cs="Times New Roman"/>
                <w:sz w:val="24"/>
                <w:szCs w:val="24"/>
              </w:rPr>
              <w:t>Display printable receipt</w:t>
            </w:r>
          </w:p>
        </w:tc>
      </w:tr>
      <w:tr w:rsidR="000B6765" w:rsidTr="00A9310B" w14:paraId="25925442" w14:textId="77777777">
        <w:tc>
          <w:tcPr>
            <w:tcW w:w="4680" w:type="dxa"/>
          </w:tcPr>
          <w:p w:rsidRPr="007B1B8D" w:rsidR="000B6765" w:rsidP="007B1B8D" w:rsidRDefault="007B1B8D" w14:paraId="23761080" w14:textId="376DE9BC">
            <w:pPr>
              <w:pStyle w:val="ListParagraph"/>
              <w:numPr>
                <w:ilvl w:val="0"/>
                <w:numId w:val="54"/>
              </w:numPr>
              <w:rPr>
                <w:rFonts w:ascii="Calibri" w:hAnsi="Calibri" w:eastAsia="Calibri" w:cs="Calibri"/>
                <w:sz w:val="24"/>
                <w:szCs w:val="24"/>
              </w:rPr>
            </w:pPr>
            <w:r>
              <w:rPr>
                <w:rFonts w:ascii="Calibri" w:hAnsi="Calibri" w:eastAsia="Calibri" w:cs="Calibri"/>
                <w:sz w:val="24"/>
                <w:szCs w:val="24"/>
              </w:rPr>
              <w:t xml:space="preserve">User </w:t>
            </w:r>
            <w:r w:rsidR="00AE3B0D">
              <w:rPr>
                <w:rFonts w:ascii="Calibri" w:hAnsi="Calibri" w:eastAsia="Calibri" w:cs="Calibri"/>
                <w:sz w:val="24"/>
                <w:szCs w:val="24"/>
              </w:rPr>
              <w:t>will close the</w:t>
            </w:r>
            <w:r w:rsidR="00450B81">
              <w:rPr>
                <w:rFonts w:ascii="Calibri" w:hAnsi="Calibri" w:eastAsia="Calibri" w:cs="Calibri"/>
                <w:sz w:val="24"/>
                <w:szCs w:val="24"/>
              </w:rPr>
              <w:t xml:space="preserve"> receipt.</w:t>
            </w:r>
          </w:p>
        </w:tc>
        <w:tc>
          <w:tcPr>
            <w:tcW w:w="4680" w:type="dxa"/>
          </w:tcPr>
          <w:p w:rsidRPr="000B6765" w:rsidR="000B6765" w:rsidP="00450B81" w:rsidRDefault="00450B81" w14:paraId="0363C53D" w14:textId="0E59DE75">
            <w:pPr>
              <w:pStyle w:val="ListParagraph"/>
              <w:numPr>
                <w:ilvl w:val="0"/>
                <w:numId w:val="54"/>
              </w:numPr>
              <w:rPr>
                <w:rFonts w:ascii="Times New Roman" w:hAnsi="Times New Roman" w:eastAsia="Times New Roman" w:cs="Times New Roman"/>
                <w:sz w:val="24"/>
                <w:szCs w:val="24"/>
              </w:rPr>
            </w:pPr>
            <w:r>
              <w:rPr>
                <w:rFonts w:ascii="Times New Roman" w:hAnsi="Times New Roman" w:eastAsia="Times New Roman" w:cs="Times New Roman"/>
                <w:sz w:val="24"/>
                <w:szCs w:val="24"/>
              </w:rPr>
              <w:t>Returns and displays the updated scheduling page with new appointment.</w:t>
            </w:r>
          </w:p>
        </w:tc>
      </w:tr>
    </w:tbl>
    <w:p w:rsidR="00276216" w:rsidP="00276216" w:rsidRDefault="00276216" w14:paraId="7E0FBE81" w14:textId="77777777">
      <w:r w:rsidRPr="5B62E6E6">
        <w:rPr>
          <w:rFonts w:ascii="Calibri" w:hAnsi="Calibri" w:eastAsia="Calibri" w:cs="Calibri"/>
          <w:color w:val="FFFFFF" w:themeColor="accent3"/>
          <w:sz w:val="24"/>
          <w:szCs w:val="24"/>
        </w:rPr>
        <w:t xml:space="preserve"> </w:t>
      </w:r>
    </w:p>
    <w:tbl>
      <w:tblPr>
        <w:tblW w:w="0" w:type="auto"/>
        <w:tblLayout w:type="fixed"/>
        <w:tblLook w:val="04A0" w:firstRow="1" w:lastRow="0" w:firstColumn="1" w:lastColumn="0" w:noHBand="0" w:noVBand="1"/>
      </w:tblPr>
      <w:tblGrid>
        <w:gridCol w:w="4680"/>
        <w:gridCol w:w="4680"/>
      </w:tblGrid>
      <w:tr w:rsidR="00276216" w:rsidTr="00AA7245" w14:paraId="2A977712" w14:textId="77777777">
        <w:tc>
          <w:tcPr>
            <w:tcW w:w="4680" w:type="dxa"/>
          </w:tcPr>
          <w:p w:rsidRPr="00B37C80" w:rsidR="00276216" w:rsidP="00A9310B" w:rsidRDefault="00276216" w14:paraId="3D0C5632" w14:textId="77777777">
            <w:pPr>
              <w:rPr>
                <w:b/>
                <w:bCs/>
              </w:rPr>
            </w:pPr>
            <w:r w:rsidRPr="00B37C80">
              <w:rPr>
                <w:rFonts w:ascii="Segoe UI" w:hAnsi="Segoe UI" w:eastAsia="Segoe UI" w:cs="Segoe UI"/>
                <w:b/>
                <w:bCs/>
                <w:sz w:val="18"/>
                <w:szCs w:val="18"/>
              </w:rPr>
              <w:t>Actor Action (Alternate Flow 4.1)</w:t>
            </w:r>
          </w:p>
        </w:tc>
        <w:tc>
          <w:tcPr>
            <w:tcW w:w="4680" w:type="dxa"/>
          </w:tcPr>
          <w:p w:rsidRPr="00B37C80" w:rsidR="00276216" w:rsidP="00A9310B" w:rsidRDefault="00276216" w14:paraId="1D539568" w14:textId="77777777">
            <w:pPr>
              <w:rPr>
                <w:b/>
                <w:bCs/>
              </w:rPr>
            </w:pPr>
            <w:r w:rsidRPr="00B37C80">
              <w:rPr>
                <w:rFonts w:ascii="Segoe UI" w:hAnsi="Segoe UI" w:eastAsia="Segoe UI" w:cs="Segoe UI"/>
                <w:b/>
                <w:bCs/>
                <w:sz w:val="18"/>
                <w:szCs w:val="18"/>
              </w:rPr>
              <w:t>System Response</w:t>
            </w:r>
          </w:p>
        </w:tc>
      </w:tr>
      <w:tr w:rsidR="00276216" w:rsidTr="00AA7245" w14:paraId="56857190" w14:textId="77777777">
        <w:tc>
          <w:tcPr>
            <w:tcW w:w="4680" w:type="dxa"/>
          </w:tcPr>
          <w:p w:rsidR="00276216" w:rsidP="00A9310B" w:rsidRDefault="00276216" w14:paraId="0FBFC189" w14:textId="77777777">
            <w:r w:rsidRPr="5B62E6E6">
              <w:rPr>
                <w:rFonts w:ascii="Segoe UI" w:hAnsi="Segoe UI" w:eastAsia="Segoe UI" w:cs="Segoe UI"/>
                <w:sz w:val="18"/>
                <w:szCs w:val="18"/>
              </w:rPr>
              <w:t>4.1 User will click “cancel”.</w:t>
            </w:r>
          </w:p>
        </w:tc>
        <w:tc>
          <w:tcPr>
            <w:tcW w:w="4680" w:type="dxa"/>
          </w:tcPr>
          <w:p w:rsidR="00276216" w:rsidP="00A9310B" w:rsidRDefault="00276216" w14:paraId="4A706FFF" w14:textId="77777777">
            <w:r w:rsidRPr="5B62E6E6">
              <w:rPr>
                <w:rFonts w:ascii="Segoe UI" w:hAnsi="Segoe UI" w:eastAsia="Segoe UI" w:cs="Segoe UI"/>
                <w:sz w:val="18"/>
                <w:szCs w:val="18"/>
              </w:rPr>
              <w:t>5.1 Close save UI window and return the user to the report UI.</w:t>
            </w:r>
          </w:p>
        </w:tc>
      </w:tr>
    </w:tbl>
    <w:p w:rsidR="00276216" w:rsidP="5B62E6E6" w:rsidRDefault="00276216" w14:paraId="3DA0FD28" w14:textId="77777777"/>
    <w:p w:rsidR="00AC047E" w:rsidRDefault="00AC047E" w14:paraId="624AA31F" w14:textId="77777777">
      <w:pPr>
        <w:rPr>
          <w:color w:val="1B1B1B" w:themeColor="text1"/>
          <w:sz w:val="32"/>
          <w:szCs w:val="32"/>
        </w:rPr>
      </w:pPr>
      <w:r>
        <w:br w:type="page"/>
      </w:r>
    </w:p>
    <w:p w:rsidR="00D94F99" w:rsidP="6967B54D" w:rsidRDefault="00D94F99" w14:paraId="13518345" w14:textId="0DC1E3BE">
      <w:pPr>
        <w:pStyle w:val="Heading2"/>
      </w:pPr>
      <w:bookmarkStart w:name="_Toc63016019" w:id="78"/>
      <w:r>
        <w:lastRenderedPageBreak/>
        <w:t>Functional Requirements</w:t>
      </w:r>
      <w:bookmarkEnd w:id="78"/>
      <w:r>
        <w:fldChar w:fldCharType="begin"/>
      </w:r>
      <w:r>
        <w:instrText xml:space="preserve"> XE "Requirements" </w:instrText>
      </w:r>
      <w:r>
        <w:fldChar w:fldCharType="end"/>
      </w:r>
    </w:p>
    <w:p w:rsidRPr="00AA1EE2" w:rsidR="6A0ECC93" w:rsidP="00AA1EE2" w:rsidRDefault="004439EC" w14:paraId="47F42338" w14:textId="2C75CFCC">
      <w:pPr>
        <w:pStyle w:val="Heading3"/>
      </w:pPr>
      <w:bookmarkStart w:name="_Toc63016020" w:id="79"/>
      <w:r w:rsidRPr="00AA1EE2">
        <w:t>Client</w:t>
      </w:r>
      <w:bookmarkEnd w:id="79"/>
      <w:r w:rsidR="00DA1F51">
        <w:fldChar w:fldCharType="begin"/>
      </w:r>
      <w:r w:rsidR="00DA1F51">
        <w:instrText xml:space="preserve"> XE "</w:instrText>
      </w:r>
      <w:r w:rsidRPr="00BB076D" w:rsidR="00DA1F51">
        <w:instrText>Client</w:instrText>
      </w:r>
      <w:r w:rsidR="00DA1F51">
        <w:instrText xml:space="preserve">" </w:instrText>
      </w:r>
      <w:r w:rsidR="00DA1F51">
        <w:fldChar w:fldCharType="end"/>
      </w:r>
    </w:p>
    <w:p w:rsidR="00B962D5" w:rsidP="008A5100" w:rsidRDefault="00F67778" w14:paraId="37FF7397" w14:textId="180A4837">
      <w:pPr>
        <w:pStyle w:val="ListParagraph"/>
        <w:numPr>
          <w:ilvl w:val="0"/>
          <w:numId w:val="10"/>
        </w:numPr>
      </w:pPr>
      <w:r>
        <w:t>A client</w:t>
      </w:r>
      <w:r w:rsidR="00614057">
        <w:fldChar w:fldCharType="begin"/>
      </w:r>
      <w:r w:rsidR="00614057">
        <w:instrText xml:space="preserve"> TA \l "</w:instrText>
      </w:r>
      <w:r w:rsidRPr="00C60F81" w:rsidR="00614057">
        <w:instrText>Client: A customer of Infinite Pets</w:instrText>
      </w:r>
      <w:r w:rsidR="00614057">
        <w:instrText xml:space="preserve">" \s "client" \c 1 </w:instrText>
      </w:r>
      <w:r w:rsidR="00614057">
        <w:fldChar w:fldCharType="end"/>
      </w:r>
      <w:r w:rsidR="00F331FA">
        <w:t xml:space="preserve"> visits the company’s website</w:t>
      </w:r>
      <w:r w:rsidR="00C4377B">
        <w:fldChar w:fldCharType="begin"/>
      </w:r>
      <w:r w:rsidR="00C4377B">
        <w:instrText xml:space="preserve"> XE "</w:instrText>
      </w:r>
      <w:r w:rsidRPr="00BB076D" w:rsidR="00C4377B">
        <w:instrText>website</w:instrText>
      </w:r>
      <w:r w:rsidR="00C4377B">
        <w:instrText xml:space="preserve">" </w:instrText>
      </w:r>
      <w:r w:rsidR="00C4377B">
        <w:fldChar w:fldCharType="end"/>
      </w:r>
      <w:r w:rsidR="00C52AAC">
        <w:t>, clicks register button, and</w:t>
      </w:r>
      <w:r w:rsidR="005B59A7">
        <w:t xml:space="preserve"> </w:t>
      </w:r>
      <w:r w:rsidR="00C52AAC">
        <w:t>the registration form is displayed.</w:t>
      </w:r>
      <w:r w:rsidR="00954D61">
        <w:t xml:space="preserve"> The user fills the form and clicks submit button.</w:t>
      </w:r>
    </w:p>
    <w:p w:rsidR="003A7E74" w:rsidP="008A5100" w:rsidRDefault="00C52AAC" w14:paraId="1F7F6202" w14:textId="26C731A3">
      <w:pPr>
        <w:pStyle w:val="ListParagraph"/>
        <w:numPr>
          <w:ilvl w:val="0"/>
          <w:numId w:val="10"/>
        </w:numPr>
      </w:pPr>
      <w:r>
        <w:t>A client</w:t>
      </w:r>
      <w:r w:rsidR="00C4377B">
        <w:fldChar w:fldCharType="begin"/>
      </w:r>
      <w:r w:rsidR="00C4377B">
        <w:instrText xml:space="preserve"> XE "</w:instrText>
      </w:r>
      <w:r w:rsidRPr="00BB076D" w:rsidR="00C4377B">
        <w:instrText>client</w:instrText>
      </w:r>
      <w:r w:rsidR="00C4377B">
        <w:instrText xml:space="preserve">" </w:instrText>
      </w:r>
      <w:r w:rsidR="00C4377B">
        <w:fldChar w:fldCharType="end"/>
      </w:r>
      <w:r>
        <w:t xml:space="preserve"> logs in the system</w:t>
      </w:r>
      <w:r w:rsidR="0087366B">
        <w:fldChar w:fldCharType="begin"/>
      </w:r>
      <w:r w:rsidR="0087366B">
        <w:instrText xml:space="preserve"> XE "</w:instrText>
      </w:r>
      <w:r w:rsidRPr="00BB076D" w:rsidR="0087366B">
        <w:instrText>system</w:instrText>
      </w:r>
      <w:r w:rsidR="0087366B">
        <w:instrText xml:space="preserve">" </w:instrText>
      </w:r>
      <w:r w:rsidR="0087366B">
        <w:fldChar w:fldCharType="end"/>
      </w:r>
      <w:r>
        <w:t xml:space="preserve">, the user’s </w:t>
      </w:r>
      <w:r w:rsidR="00162F8B">
        <w:t>dashboard</w:t>
      </w:r>
      <w:r>
        <w:t xml:space="preserve"> appears with actions. The user clicks </w:t>
      </w:r>
      <w:r w:rsidR="00E65CD9">
        <w:t>“add a new pet”</w:t>
      </w:r>
      <w:r w:rsidR="00162F8B">
        <w:t>, and the form for adding a new pet is displayed.</w:t>
      </w:r>
      <w:r w:rsidR="00954D61">
        <w:t xml:space="preserve"> The user fills the form and clicks the submit button.</w:t>
      </w:r>
    </w:p>
    <w:p w:rsidR="00E06D87" w:rsidP="008A5100" w:rsidRDefault="009933AE" w14:paraId="2F7542ED" w14:textId="22582AF4">
      <w:pPr>
        <w:pStyle w:val="ListParagraph"/>
        <w:numPr>
          <w:ilvl w:val="0"/>
          <w:numId w:val="10"/>
        </w:numPr>
      </w:pPr>
      <w:r>
        <w:t>A client</w:t>
      </w:r>
      <w:r w:rsidR="00C4377B">
        <w:fldChar w:fldCharType="begin"/>
      </w:r>
      <w:r w:rsidR="00C4377B">
        <w:instrText xml:space="preserve"> XE "</w:instrText>
      </w:r>
      <w:r w:rsidRPr="00BB076D" w:rsidR="00C4377B">
        <w:instrText>client</w:instrText>
      </w:r>
      <w:r w:rsidR="00C4377B">
        <w:instrText xml:space="preserve">" </w:instrText>
      </w:r>
      <w:r w:rsidR="00C4377B">
        <w:fldChar w:fldCharType="end"/>
      </w:r>
      <w:r w:rsidR="004A00ED">
        <w:t xml:space="preserve"> log</w:t>
      </w:r>
      <w:r w:rsidR="00EF2A0C">
        <w:t xml:space="preserve"> in the system</w:t>
      </w:r>
      <w:r w:rsidR="0087366B">
        <w:fldChar w:fldCharType="begin"/>
      </w:r>
      <w:r w:rsidR="0087366B">
        <w:instrText xml:space="preserve"> XE "</w:instrText>
      </w:r>
      <w:r w:rsidRPr="00BB076D" w:rsidR="0087366B">
        <w:instrText>system</w:instrText>
      </w:r>
      <w:r w:rsidR="0087366B">
        <w:instrText xml:space="preserve">" </w:instrText>
      </w:r>
      <w:r w:rsidR="0087366B">
        <w:fldChar w:fldCharType="end"/>
      </w:r>
      <w:r w:rsidR="009F61C6">
        <w:t>, the</w:t>
      </w:r>
      <w:r w:rsidR="00633DC6">
        <w:t xml:space="preserve"> user’s dashboard appears with</w:t>
      </w:r>
      <w:r w:rsidR="00D12CD9">
        <w:t xml:space="preserve"> actions. The user clicks</w:t>
      </w:r>
      <w:r>
        <w:t xml:space="preserve"> </w:t>
      </w:r>
      <w:r w:rsidR="003165CA">
        <w:t xml:space="preserve">add an appointment </w:t>
      </w:r>
      <w:r w:rsidR="00D12CD9">
        <w:t>and the form is displayed</w:t>
      </w:r>
      <w:r w:rsidR="002D4AB0">
        <w:t xml:space="preserve">. </w:t>
      </w:r>
      <w:r w:rsidR="00954D61">
        <w:t>The user fills the for</w:t>
      </w:r>
      <w:r w:rsidR="004439EC">
        <w:t>m including</w:t>
      </w:r>
      <w:r w:rsidR="00954D61">
        <w:t xml:space="preserve"> a time block and </w:t>
      </w:r>
      <w:r w:rsidR="004439EC">
        <w:t>a service. The user then clicks “add an appointment” button.</w:t>
      </w:r>
    </w:p>
    <w:p w:rsidR="003165CA" w:rsidP="008A5100" w:rsidRDefault="003165CA" w14:paraId="2CBDE4A6" w14:textId="2CC7CE1D">
      <w:pPr>
        <w:pStyle w:val="ListParagraph"/>
        <w:numPr>
          <w:ilvl w:val="0"/>
          <w:numId w:val="10"/>
        </w:numPr>
      </w:pPr>
      <w:r>
        <w:t>A client</w:t>
      </w:r>
      <w:r w:rsidR="00C4377B">
        <w:fldChar w:fldCharType="begin"/>
      </w:r>
      <w:r w:rsidR="00C4377B">
        <w:instrText xml:space="preserve"> XE "</w:instrText>
      </w:r>
      <w:r w:rsidRPr="00BB076D" w:rsidR="00C4377B">
        <w:instrText>client</w:instrText>
      </w:r>
      <w:r w:rsidR="00C4377B">
        <w:instrText xml:space="preserve">" </w:instrText>
      </w:r>
      <w:r w:rsidR="00C4377B">
        <w:fldChar w:fldCharType="end"/>
      </w:r>
      <w:r w:rsidR="008A6066">
        <w:t xml:space="preserve"> selects a particular appointment</w:t>
      </w:r>
      <w:r w:rsidR="00574FC9">
        <w:t xml:space="preserve"> and options for said appointment is displayed. The user clicks request cancellation</w:t>
      </w:r>
      <w:r w:rsidR="00004641">
        <w:t xml:space="preserve">. </w:t>
      </w:r>
      <w:r w:rsidR="0071192A">
        <w:t>The staff</w:t>
      </w:r>
      <w:r w:rsidR="00C4377B">
        <w:fldChar w:fldCharType="begin"/>
      </w:r>
      <w:r w:rsidR="00C4377B">
        <w:instrText xml:space="preserve"> XE "</w:instrText>
      </w:r>
      <w:r w:rsidRPr="00BB076D" w:rsidR="00C4377B">
        <w:instrText>staff</w:instrText>
      </w:r>
      <w:r w:rsidR="00C4377B">
        <w:instrText xml:space="preserve">" </w:instrText>
      </w:r>
      <w:r w:rsidR="00C4377B">
        <w:fldChar w:fldCharType="end"/>
      </w:r>
      <w:r w:rsidR="0071192A">
        <w:t xml:space="preserve"> at the company will confirm </w:t>
      </w:r>
      <w:r w:rsidR="008C7637">
        <w:t>with the user.</w:t>
      </w:r>
    </w:p>
    <w:p w:rsidR="006F7B13" w:rsidP="008A5100" w:rsidRDefault="004314FA" w14:paraId="60FF2F7D" w14:textId="471E114F">
      <w:pPr>
        <w:pStyle w:val="ListParagraph"/>
        <w:numPr>
          <w:ilvl w:val="0"/>
          <w:numId w:val="10"/>
        </w:numPr>
      </w:pPr>
      <w:r>
        <w:t>A client</w:t>
      </w:r>
      <w:r w:rsidR="00C4377B">
        <w:fldChar w:fldCharType="begin"/>
      </w:r>
      <w:r w:rsidR="00C4377B">
        <w:instrText xml:space="preserve"> XE "</w:instrText>
      </w:r>
      <w:r w:rsidRPr="00BB076D" w:rsidR="00C4377B">
        <w:instrText>client</w:instrText>
      </w:r>
      <w:r w:rsidR="00C4377B">
        <w:instrText xml:space="preserve">" </w:instrText>
      </w:r>
      <w:r w:rsidR="00C4377B">
        <w:fldChar w:fldCharType="end"/>
      </w:r>
      <w:r>
        <w:t xml:space="preserve"> logs in the system</w:t>
      </w:r>
      <w:r w:rsidR="0087366B">
        <w:fldChar w:fldCharType="begin"/>
      </w:r>
      <w:r w:rsidR="0087366B">
        <w:instrText xml:space="preserve"> XE "</w:instrText>
      </w:r>
      <w:r w:rsidRPr="00BB076D" w:rsidR="0087366B">
        <w:instrText>system</w:instrText>
      </w:r>
      <w:r w:rsidR="0087366B">
        <w:instrText xml:space="preserve">" </w:instrText>
      </w:r>
      <w:r w:rsidR="0087366B">
        <w:fldChar w:fldCharType="end"/>
      </w:r>
      <w:r>
        <w:t xml:space="preserve"> and clicks </w:t>
      </w:r>
      <w:r w:rsidR="00471B10">
        <w:t>“Account</w:t>
      </w:r>
      <w:r w:rsidR="0094608C">
        <w:t>”. The account page is displayed and the user clicks “edit</w:t>
      </w:r>
      <w:r w:rsidR="006820F9">
        <w:t xml:space="preserve"> account”</w:t>
      </w:r>
      <w:r w:rsidR="003C2E9A">
        <w:t xml:space="preserve">. The user </w:t>
      </w:r>
      <w:r w:rsidR="00245438">
        <w:t>makes</w:t>
      </w:r>
      <w:r w:rsidR="009B05EB">
        <w:t xml:space="preserve"> some changes in her/his account</w:t>
      </w:r>
      <w:r w:rsidR="006F7B13">
        <w:t xml:space="preserve"> and clicks submit.</w:t>
      </w:r>
    </w:p>
    <w:p w:rsidRPr="00AA1EE2" w:rsidR="006F7B13" w:rsidP="00AA1EE2" w:rsidRDefault="006F7B13" w14:paraId="19B3ACE6" w14:textId="38DEA164">
      <w:pPr>
        <w:pStyle w:val="Heading3"/>
      </w:pPr>
      <w:bookmarkStart w:name="_Toc63016021" w:id="80"/>
      <w:r w:rsidRPr="00AA1EE2">
        <w:t>Staff</w:t>
      </w:r>
      <w:bookmarkEnd w:id="80"/>
      <w:r w:rsidR="00DA1F51">
        <w:fldChar w:fldCharType="begin"/>
      </w:r>
      <w:r w:rsidR="00DA1F51">
        <w:instrText xml:space="preserve"> XE "</w:instrText>
      </w:r>
      <w:r w:rsidRPr="00BB076D" w:rsidR="00DA1F51">
        <w:instrText>Staff</w:instrText>
      </w:r>
      <w:r w:rsidR="00DA1F51">
        <w:instrText xml:space="preserve">" </w:instrText>
      </w:r>
      <w:r w:rsidR="00DA1F51">
        <w:fldChar w:fldCharType="end"/>
      </w:r>
    </w:p>
    <w:p w:rsidRPr="00036179" w:rsidR="006F7B13" w:rsidP="008A5100" w:rsidRDefault="00B548A0" w14:paraId="1FB9D2D4" w14:textId="35878B83">
      <w:pPr>
        <w:pStyle w:val="ListParagraph"/>
        <w:numPr>
          <w:ilvl w:val="0"/>
          <w:numId w:val="11"/>
        </w:numPr>
      </w:pPr>
      <w:r w:rsidRPr="00036179">
        <w:t>A staff</w:t>
      </w:r>
      <w:r w:rsidR="00C4377B">
        <w:fldChar w:fldCharType="begin"/>
      </w:r>
      <w:r w:rsidR="00C4377B">
        <w:instrText xml:space="preserve"> XE "</w:instrText>
      </w:r>
      <w:r w:rsidRPr="00BB076D" w:rsidR="00C4377B">
        <w:instrText>staff</w:instrText>
      </w:r>
      <w:r w:rsidR="00C4377B">
        <w:instrText xml:space="preserve">" </w:instrText>
      </w:r>
      <w:r w:rsidR="00C4377B">
        <w:fldChar w:fldCharType="end"/>
      </w:r>
      <w:r w:rsidRPr="00036179">
        <w:t xml:space="preserve"> logs in the system</w:t>
      </w:r>
      <w:r w:rsidR="0087366B">
        <w:fldChar w:fldCharType="begin"/>
      </w:r>
      <w:r w:rsidR="0087366B">
        <w:instrText xml:space="preserve"> XE "</w:instrText>
      </w:r>
      <w:r w:rsidRPr="00BB076D" w:rsidR="0087366B">
        <w:instrText>system</w:instrText>
      </w:r>
      <w:r w:rsidR="0087366B">
        <w:instrText xml:space="preserve">" </w:instrText>
      </w:r>
      <w:r w:rsidR="0087366B">
        <w:fldChar w:fldCharType="end"/>
      </w:r>
      <w:r w:rsidRPr="00036179" w:rsidR="009408E2">
        <w:t xml:space="preserve"> and the dashboard is displayed. The staff clicks </w:t>
      </w:r>
      <w:r w:rsidRPr="00036179" w:rsidR="00000D2A">
        <w:t xml:space="preserve">on the “view reservations” button and the </w:t>
      </w:r>
      <w:r w:rsidRPr="00036179" w:rsidR="00672CB2">
        <w:t xml:space="preserve">reservations </w:t>
      </w:r>
      <w:r w:rsidRPr="00036179" w:rsidR="005A4543">
        <w:t>is displayed.</w:t>
      </w:r>
    </w:p>
    <w:p w:rsidRPr="00036179" w:rsidR="005A4543" w:rsidP="008A5100" w:rsidRDefault="00325413" w14:paraId="11740314" w14:textId="14C7DB2C">
      <w:pPr>
        <w:pStyle w:val="ListParagraph"/>
        <w:numPr>
          <w:ilvl w:val="0"/>
          <w:numId w:val="11"/>
        </w:numPr>
      </w:pPr>
      <w:r w:rsidRPr="00036179">
        <w:t>A staff</w:t>
      </w:r>
      <w:r w:rsidR="00C4377B">
        <w:fldChar w:fldCharType="begin"/>
      </w:r>
      <w:r w:rsidR="00C4377B">
        <w:instrText xml:space="preserve"> XE "</w:instrText>
      </w:r>
      <w:r w:rsidRPr="00BB076D" w:rsidR="00C4377B">
        <w:instrText>staff</w:instrText>
      </w:r>
      <w:r w:rsidR="00C4377B">
        <w:instrText xml:space="preserve">" </w:instrText>
      </w:r>
      <w:r w:rsidR="00C4377B">
        <w:fldChar w:fldCharType="end"/>
      </w:r>
      <w:r w:rsidRPr="00036179">
        <w:t xml:space="preserve"> logs in the system</w:t>
      </w:r>
      <w:r w:rsidR="0087366B">
        <w:fldChar w:fldCharType="begin"/>
      </w:r>
      <w:r w:rsidR="0087366B">
        <w:instrText xml:space="preserve"> XE "</w:instrText>
      </w:r>
      <w:r w:rsidRPr="00BB076D" w:rsidR="0087366B">
        <w:instrText>system</w:instrText>
      </w:r>
      <w:r w:rsidR="0087366B">
        <w:instrText xml:space="preserve">" </w:instrText>
      </w:r>
      <w:r w:rsidR="0087366B">
        <w:fldChar w:fldCharType="end"/>
      </w:r>
      <w:r w:rsidRPr="00036179">
        <w:t xml:space="preserve"> and the dashboard is displayed. The staff clicks on the “view calendar” button</w:t>
      </w:r>
      <w:r w:rsidRPr="00036179" w:rsidR="008613ED">
        <w:t xml:space="preserve"> and the calendar is displayed.</w:t>
      </w:r>
    </w:p>
    <w:p w:rsidR="008613ED" w:rsidP="008A5100" w:rsidRDefault="004A5E52" w14:paraId="32E1995B" w14:textId="66179A57">
      <w:pPr>
        <w:pStyle w:val="ListParagraph"/>
        <w:numPr>
          <w:ilvl w:val="0"/>
          <w:numId w:val="11"/>
        </w:numPr>
      </w:pPr>
      <w:r w:rsidRPr="00036179">
        <w:t>A staff</w:t>
      </w:r>
      <w:r w:rsidR="00C4377B">
        <w:fldChar w:fldCharType="begin"/>
      </w:r>
      <w:r w:rsidR="00C4377B">
        <w:instrText xml:space="preserve"> XE "</w:instrText>
      </w:r>
      <w:r w:rsidRPr="00BB076D" w:rsidR="00C4377B">
        <w:instrText>staff</w:instrText>
      </w:r>
      <w:r w:rsidR="00C4377B">
        <w:instrText xml:space="preserve">" </w:instrText>
      </w:r>
      <w:r w:rsidR="00C4377B">
        <w:fldChar w:fldCharType="end"/>
      </w:r>
      <w:r w:rsidRPr="00036179" w:rsidR="00F90C54">
        <w:t xml:space="preserve"> gets notified that a reservation is cancelled</w:t>
      </w:r>
      <w:r w:rsidRPr="00036179" w:rsidR="00205823">
        <w:t>. The</w:t>
      </w:r>
      <w:r w:rsidRPr="00036179" w:rsidR="00A6744C">
        <w:t xml:space="preserve"> staff opens the cancelled reservation and views the information</w:t>
      </w:r>
      <w:r w:rsidRPr="00036179" w:rsidR="00135D5E">
        <w:t>.</w:t>
      </w:r>
      <w:r w:rsidRPr="00036179" w:rsidR="006A78D0">
        <w:t xml:space="preserve"> </w:t>
      </w:r>
    </w:p>
    <w:p w:rsidRPr="000005AB" w:rsidR="0095145E" w:rsidP="008A5100" w:rsidRDefault="0095145E" w14:paraId="494FED80" w14:textId="4480A974">
      <w:pPr>
        <w:pStyle w:val="ListParagraph"/>
        <w:numPr>
          <w:ilvl w:val="0"/>
          <w:numId w:val="11"/>
        </w:numPr>
        <w:rPr>
          <w:i/>
          <w:iCs/>
        </w:rPr>
      </w:pPr>
      <w:commentRangeStart w:id="81"/>
      <w:commentRangeStart w:id="82"/>
      <w:r w:rsidRPr="0A929B21">
        <w:t>Alerts for staff</w:t>
      </w:r>
      <w:r>
        <w:fldChar w:fldCharType="begin"/>
      </w:r>
      <w:r>
        <w:instrText xml:space="preserve"> XE "</w:instrText>
      </w:r>
      <w:r w:rsidRPr="00BB076D">
        <w:instrText>staff</w:instrText>
      </w:r>
      <w:r>
        <w:instrText xml:space="preserve">" </w:instrText>
      </w:r>
      <w:r>
        <w:fldChar w:fldCharType="end"/>
      </w:r>
      <w:r w:rsidRPr="0A929B21">
        <w:t xml:space="preserve"> of important information regarding pet or client</w:t>
      </w:r>
      <w:r>
        <w:fldChar w:fldCharType="begin"/>
      </w:r>
      <w:r>
        <w:instrText xml:space="preserve"> XE "</w:instrText>
      </w:r>
      <w:r w:rsidRPr="00BB076D">
        <w:instrText>client</w:instrText>
      </w:r>
      <w:r>
        <w:instrText xml:space="preserve">" </w:instrText>
      </w:r>
      <w:r>
        <w:fldChar w:fldCharType="end"/>
      </w:r>
      <w:r w:rsidRPr="0A929B21">
        <w:t xml:space="preserve"> (medical or other) when file is accessed.</w:t>
      </w:r>
      <w:commentRangeStart w:id="83"/>
      <w:commentRangeEnd w:id="83"/>
      <w:r>
        <w:rPr>
          <w:rStyle w:val="CommentReference"/>
        </w:rPr>
        <w:commentReference w:id="83"/>
      </w:r>
      <w:commentRangeStart w:id="84"/>
      <w:commentRangeEnd w:id="84"/>
      <w:r>
        <w:rPr>
          <w:rStyle w:val="CommentReference"/>
        </w:rPr>
        <w:commentReference w:id="84"/>
      </w:r>
      <w:commentRangeStart w:id="85"/>
      <w:commentRangeEnd w:id="85"/>
      <w:r>
        <w:rPr>
          <w:rStyle w:val="CommentReference"/>
        </w:rPr>
        <w:commentReference w:id="85"/>
      </w:r>
      <w:commentRangeStart w:id="86"/>
      <w:commentRangeEnd w:id="86"/>
      <w:r>
        <w:rPr>
          <w:rStyle w:val="CommentReference"/>
        </w:rPr>
        <w:commentReference w:id="86"/>
      </w:r>
      <w:commentRangeStart w:id="87"/>
      <w:commentRangeEnd w:id="87"/>
      <w:r>
        <w:rPr>
          <w:rStyle w:val="CommentReference"/>
        </w:rPr>
        <w:commentReference w:id="87"/>
      </w:r>
      <w:commentRangeEnd w:id="81"/>
      <w:r>
        <w:rPr>
          <w:rStyle w:val="CommentReference"/>
        </w:rPr>
        <w:commentReference w:id="81"/>
      </w:r>
      <w:commentRangeEnd w:id="82"/>
      <w:r>
        <w:rPr>
          <w:rStyle w:val="CommentReference"/>
        </w:rPr>
        <w:commentReference w:id="82"/>
      </w:r>
    </w:p>
    <w:p w:rsidRPr="003E3BF4" w:rsidR="0063302C" w:rsidP="0095145E" w:rsidRDefault="004B1897" w14:paraId="16F19E5C" w14:textId="70471768">
      <w:pPr>
        <w:pStyle w:val="ListParagraph"/>
        <w:numPr>
          <w:ilvl w:val="0"/>
          <w:numId w:val="11"/>
        </w:numPr>
      </w:pPr>
      <w:commentRangeStart w:id="88"/>
      <w:commentRangeStart w:id="89"/>
      <w:r>
        <w:t>The owner log</w:t>
      </w:r>
      <w:r w:rsidR="000257F2">
        <w:t>s</w:t>
      </w:r>
      <w:r>
        <w:t xml:space="preserve"> in the system, </w:t>
      </w:r>
      <w:r w:rsidR="008C5F7C">
        <w:t xml:space="preserve">the </w:t>
      </w:r>
      <w:r>
        <w:t xml:space="preserve">dashboard is displayed. The owner clicks </w:t>
      </w:r>
      <w:r w:rsidR="008C5F7C">
        <w:t>on “announcements” button</w:t>
      </w:r>
      <w:r w:rsidR="00A20970">
        <w:t>. The owner clicks “new announcement” and enter all necessary input fields. The owner clicks on “publish”.</w:t>
      </w:r>
    </w:p>
    <w:p w:rsidRPr="003E3BF4" w:rsidR="00A20970" w:rsidP="0095145E" w:rsidRDefault="000257F2" w14:paraId="40974CB2" w14:textId="5C3609CC">
      <w:pPr>
        <w:pStyle w:val="ListParagraph"/>
        <w:numPr>
          <w:ilvl w:val="0"/>
          <w:numId w:val="11"/>
        </w:numPr>
      </w:pPr>
      <w:r>
        <w:t xml:space="preserve">The owner logs in the system, the dashboard is displayed. The owner clicks “gallery” and the gallery of images is displayed. </w:t>
      </w:r>
    </w:p>
    <w:p w:rsidR="003E3BF4" w:rsidP="003E3BF4" w:rsidRDefault="003E3BF4" w14:paraId="2022C422" w14:textId="48B518E5">
      <w:pPr>
        <w:pStyle w:val="ListParagraph"/>
        <w:numPr>
          <w:ilvl w:val="1"/>
          <w:numId w:val="11"/>
        </w:numPr>
      </w:pPr>
      <w:r>
        <w:t>The owner clicks “add” and enter all necessary fields, including uploading an image.</w:t>
      </w:r>
    </w:p>
    <w:p w:rsidRPr="003E3BF4" w:rsidR="003E3BF4" w:rsidP="6967B54D" w:rsidRDefault="003E3BF4" w14:paraId="6688DDDC" w14:textId="5D49DAF9">
      <w:pPr>
        <w:pStyle w:val="ListParagraph"/>
        <w:numPr>
          <w:ilvl w:val="1"/>
          <w:numId w:val="11"/>
        </w:numPr>
      </w:pPr>
      <w:r>
        <w:t xml:space="preserve">The owner clicks </w:t>
      </w:r>
      <w:r w:rsidR="00C4440A">
        <w:t>“delete” on one of those image.</w:t>
      </w:r>
      <w:commentRangeEnd w:id="88"/>
      <w:r>
        <w:rPr>
          <w:rStyle w:val="CommentReference"/>
        </w:rPr>
        <w:commentReference w:id="88"/>
      </w:r>
      <w:commentRangeEnd w:id="89"/>
      <w:r>
        <w:rPr>
          <w:rStyle w:val="CommentReference"/>
        </w:rPr>
        <w:commentReference w:id="89"/>
      </w:r>
    </w:p>
    <w:p w:rsidRPr="00344802" w:rsidR="6A0ECC93" w:rsidP="00344802" w:rsidRDefault="6A0ECC93" w14:paraId="47F42339" w14:textId="7ED6C77B">
      <w:pPr>
        <w:pStyle w:val="Heading2"/>
      </w:pPr>
      <w:bookmarkStart w:name="_Toc63016022" w:id="90"/>
      <w:commentRangeStart w:id="91"/>
      <w:r w:rsidRPr="00344802">
        <w:t>Non-Functional Requirements</w:t>
      </w:r>
      <w:r w:rsidR="00C4377B">
        <w:fldChar w:fldCharType="begin"/>
      </w:r>
      <w:r w:rsidR="00C4377B">
        <w:instrText xml:space="preserve"> XE "</w:instrText>
      </w:r>
      <w:r w:rsidRPr="00BB076D" w:rsidR="00C4377B">
        <w:instrText>Requirements</w:instrText>
      </w:r>
      <w:r w:rsidR="00C4377B">
        <w:instrText xml:space="preserve">" </w:instrText>
      </w:r>
      <w:r w:rsidR="00C4377B">
        <w:fldChar w:fldCharType="end"/>
      </w:r>
      <w:commentRangeEnd w:id="91"/>
      <w:r w:rsidR="00260882">
        <w:rPr>
          <w:rStyle w:val="CommentReference"/>
        </w:rPr>
        <w:commentReference w:id="91"/>
      </w:r>
      <w:bookmarkEnd w:id="90"/>
    </w:p>
    <w:p w:rsidR="007034D6" w:rsidP="007662D2" w:rsidRDefault="007034D6" w14:paraId="4EECEDE1" w14:textId="12555127">
      <w:pPr>
        <w:pStyle w:val="Heading3"/>
      </w:pPr>
      <w:bookmarkStart w:name="_Toc63016023" w:id="92"/>
      <w:r>
        <w:t>Client</w:t>
      </w:r>
      <w:bookmarkEnd w:id="92"/>
      <w:r w:rsidR="00DA1F51">
        <w:fldChar w:fldCharType="begin"/>
      </w:r>
      <w:r w:rsidR="00DA1F51">
        <w:instrText xml:space="preserve"> XE "</w:instrText>
      </w:r>
      <w:r w:rsidRPr="00BB076D" w:rsidR="00DA1F51">
        <w:instrText>Client</w:instrText>
      </w:r>
      <w:r w:rsidR="00DA1F51">
        <w:instrText xml:space="preserve">" </w:instrText>
      </w:r>
      <w:r w:rsidR="00DA1F51">
        <w:fldChar w:fldCharType="end"/>
      </w:r>
    </w:p>
    <w:p w:rsidR="00885531" w:rsidP="008A5100" w:rsidRDefault="003B677E" w14:paraId="39EE9404" w14:textId="1A16D6F8">
      <w:pPr>
        <w:pStyle w:val="ListParagraph"/>
        <w:numPr>
          <w:ilvl w:val="0"/>
          <w:numId w:val="12"/>
        </w:numPr>
      </w:pPr>
      <w:r w:rsidRPr="007662D2">
        <w:t>The clients</w:t>
      </w:r>
      <w:r w:rsidR="00C4377B">
        <w:fldChar w:fldCharType="begin"/>
      </w:r>
      <w:r w:rsidR="00C4377B">
        <w:instrText xml:space="preserve"> XE "</w:instrText>
      </w:r>
      <w:r w:rsidRPr="00BB076D" w:rsidR="00C4377B">
        <w:instrText>clients</w:instrText>
      </w:r>
      <w:r w:rsidR="00C4377B">
        <w:instrText xml:space="preserve">" </w:instrText>
      </w:r>
      <w:r w:rsidR="00C4377B">
        <w:fldChar w:fldCharType="end"/>
      </w:r>
      <w:r w:rsidRPr="007662D2">
        <w:t xml:space="preserve"> should be able to add a </w:t>
      </w:r>
      <w:r w:rsidRPr="007662D2" w:rsidR="005E3409">
        <w:t>specific instruction</w:t>
      </w:r>
      <w:r w:rsidRPr="007662D2">
        <w:t xml:space="preserve"> </w:t>
      </w:r>
      <w:r w:rsidRPr="007662D2" w:rsidR="00256220">
        <w:t xml:space="preserve">with </w:t>
      </w:r>
      <w:r w:rsidRPr="008B3AAE" w:rsidR="00256220">
        <w:rPr>
          <w:u w:val="single"/>
        </w:rPr>
        <w:t xml:space="preserve">limit of </w:t>
      </w:r>
      <w:r w:rsidRPr="008B3AAE" w:rsidR="00AE7751">
        <w:rPr>
          <w:u w:val="single"/>
        </w:rPr>
        <w:t>100 characters</w:t>
      </w:r>
      <w:r w:rsidRPr="007662D2" w:rsidR="00AE7751">
        <w:t>.</w:t>
      </w:r>
    </w:p>
    <w:p w:rsidR="00885531" w:rsidP="008A5100" w:rsidRDefault="00E01352" w14:paraId="40075712" w14:textId="60BACCA3">
      <w:pPr>
        <w:pStyle w:val="ListParagraph"/>
        <w:numPr>
          <w:ilvl w:val="0"/>
          <w:numId w:val="12"/>
        </w:numPr>
      </w:pPr>
      <w:r w:rsidRPr="007662D2">
        <w:lastRenderedPageBreak/>
        <w:t>The clients</w:t>
      </w:r>
      <w:r w:rsidR="00C4377B">
        <w:fldChar w:fldCharType="begin"/>
      </w:r>
      <w:r w:rsidR="00C4377B">
        <w:instrText xml:space="preserve"> XE "</w:instrText>
      </w:r>
      <w:r w:rsidRPr="00BB076D" w:rsidR="00C4377B">
        <w:instrText>clients</w:instrText>
      </w:r>
      <w:r w:rsidR="00C4377B">
        <w:instrText xml:space="preserve">" </w:instrText>
      </w:r>
      <w:r w:rsidR="00C4377B">
        <w:fldChar w:fldCharType="end"/>
      </w:r>
      <w:r w:rsidRPr="007662D2">
        <w:t xml:space="preserve"> </w:t>
      </w:r>
      <w:r w:rsidRPr="007662D2" w:rsidR="00737DF4">
        <w:t>must provide a reason</w:t>
      </w:r>
      <w:r w:rsidRPr="007662D2" w:rsidR="00C77267">
        <w:t xml:space="preserve"> upon cancelling </w:t>
      </w:r>
      <w:r w:rsidRPr="007662D2" w:rsidR="008820B5">
        <w:t>the appointment – as per to the policy</w:t>
      </w:r>
      <w:r w:rsidRPr="007662D2" w:rsidR="00AB680C">
        <w:t xml:space="preserve"> provided.</w:t>
      </w:r>
    </w:p>
    <w:p w:rsidR="00885531" w:rsidP="008A5100" w:rsidRDefault="00457737" w14:paraId="67F810BC" w14:textId="051D9CF5">
      <w:pPr>
        <w:pStyle w:val="ListParagraph"/>
        <w:numPr>
          <w:ilvl w:val="0"/>
          <w:numId w:val="12"/>
        </w:numPr>
      </w:pPr>
      <w:r w:rsidRPr="007662D2">
        <w:t>The clients</w:t>
      </w:r>
      <w:r w:rsidR="00C4377B">
        <w:fldChar w:fldCharType="begin"/>
      </w:r>
      <w:r w:rsidR="00C4377B">
        <w:instrText xml:space="preserve"> XE "</w:instrText>
      </w:r>
      <w:r w:rsidRPr="00BB076D" w:rsidR="00C4377B">
        <w:instrText>clients</w:instrText>
      </w:r>
      <w:r w:rsidR="00C4377B">
        <w:instrText xml:space="preserve">" </w:instrText>
      </w:r>
      <w:r w:rsidR="00C4377B">
        <w:fldChar w:fldCharType="end"/>
      </w:r>
      <w:r w:rsidRPr="007662D2">
        <w:t xml:space="preserve"> can only book </w:t>
      </w:r>
      <w:r w:rsidRPr="007662D2" w:rsidR="00045924">
        <w:t>in a specific time block. They are:</w:t>
      </w:r>
    </w:p>
    <w:p w:rsidRPr="00885531" w:rsidR="005B7F2D" w:rsidP="008A5100" w:rsidRDefault="00045924" w14:paraId="3535FE27" w14:textId="3780EC5A">
      <w:pPr>
        <w:pStyle w:val="ListParagraph"/>
        <w:numPr>
          <w:ilvl w:val="0"/>
          <w:numId w:val="15"/>
        </w:numPr>
      </w:pPr>
      <w:r w:rsidRPr="008B3AAE">
        <w:rPr>
          <w:lang w:val="en-CA"/>
        </w:rPr>
        <w:t>Early Morning (</w:t>
      </w:r>
      <w:r w:rsidRPr="008B3AAE" w:rsidR="008F6F75">
        <w:rPr>
          <w:lang w:val="en-CA"/>
        </w:rPr>
        <w:t>0</w:t>
      </w:r>
      <w:r w:rsidRPr="008B3AAE">
        <w:rPr>
          <w:lang w:val="en-CA"/>
        </w:rPr>
        <w:t>6</w:t>
      </w:r>
      <w:r w:rsidRPr="008B3AAE" w:rsidR="008F6F75">
        <w:rPr>
          <w:lang w:val="en-CA"/>
        </w:rPr>
        <w:t>:00</w:t>
      </w:r>
      <w:r w:rsidRPr="008B3AAE">
        <w:rPr>
          <w:lang w:val="en-CA"/>
        </w:rPr>
        <w:t>-</w:t>
      </w:r>
      <w:r w:rsidRPr="008B3AAE" w:rsidR="008F6F75">
        <w:rPr>
          <w:lang w:val="en-CA"/>
        </w:rPr>
        <w:t>0</w:t>
      </w:r>
      <w:r w:rsidRPr="008B3AAE">
        <w:rPr>
          <w:lang w:val="en-CA"/>
        </w:rPr>
        <w:t>9</w:t>
      </w:r>
      <w:r w:rsidRPr="008B3AAE" w:rsidR="008F6F75">
        <w:rPr>
          <w:lang w:val="en-CA"/>
        </w:rPr>
        <w:t>:00</w:t>
      </w:r>
      <w:r w:rsidRPr="008B3AAE" w:rsidR="005B7F2D">
        <w:rPr>
          <w:lang w:val="en-CA"/>
        </w:rPr>
        <w:t>)</w:t>
      </w:r>
      <w:r w:rsidRPr="008B3AAE">
        <w:rPr>
          <w:lang w:val="en-CA"/>
        </w:rPr>
        <w:t xml:space="preserve"> </w:t>
      </w:r>
    </w:p>
    <w:p w:rsidRPr="00437C53" w:rsidR="005B7F2D" w:rsidP="008A5100" w:rsidRDefault="00045924" w14:paraId="33BEC057" w14:textId="064E863C">
      <w:pPr>
        <w:pStyle w:val="ListParagraph"/>
        <w:numPr>
          <w:ilvl w:val="0"/>
          <w:numId w:val="15"/>
        </w:numPr>
        <w:rPr>
          <w:lang w:val="en-CA"/>
        </w:rPr>
      </w:pPr>
      <w:r w:rsidRPr="00437C53">
        <w:rPr>
          <w:lang w:val="en-CA"/>
        </w:rPr>
        <w:t>Morning</w:t>
      </w:r>
      <w:r w:rsidRPr="00437C53" w:rsidR="005B7F2D">
        <w:rPr>
          <w:lang w:val="en-CA"/>
        </w:rPr>
        <w:t xml:space="preserve"> (</w:t>
      </w:r>
      <w:r w:rsidRPr="00437C53" w:rsidR="008F6F75">
        <w:rPr>
          <w:lang w:val="en-CA"/>
        </w:rPr>
        <w:t>0</w:t>
      </w:r>
      <w:r w:rsidRPr="00437C53" w:rsidR="005B7F2D">
        <w:rPr>
          <w:lang w:val="en-CA"/>
        </w:rPr>
        <w:t>9</w:t>
      </w:r>
      <w:r w:rsidRPr="00437C53" w:rsidR="008F6F75">
        <w:rPr>
          <w:lang w:val="en-CA"/>
        </w:rPr>
        <w:t>:00</w:t>
      </w:r>
      <w:r w:rsidRPr="00437C53" w:rsidR="005B7F2D">
        <w:rPr>
          <w:lang w:val="en-CA"/>
        </w:rPr>
        <w:t>-12</w:t>
      </w:r>
      <w:r w:rsidRPr="00437C53" w:rsidR="008F6F75">
        <w:rPr>
          <w:lang w:val="en-CA"/>
        </w:rPr>
        <w:t>:00</w:t>
      </w:r>
      <w:r w:rsidRPr="00437C53" w:rsidR="005B7F2D">
        <w:rPr>
          <w:lang w:val="en-CA"/>
        </w:rPr>
        <w:t>)</w:t>
      </w:r>
    </w:p>
    <w:p w:rsidRPr="00437C53" w:rsidR="005B7F2D" w:rsidP="008A5100" w:rsidRDefault="00045924" w14:paraId="407E58B2" w14:textId="4787594C">
      <w:pPr>
        <w:pStyle w:val="ListParagraph"/>
        <w:numPr>
          <w:ilvl w:val="0"/>
          <w:numId w:val="15"/>
        </w:numPr>
        <w:rPr>
          <w:lang w:val="en-CA"/>
        </w:rPr>
      </w:pPr>
      <w:r w:rsidRPr="00437C53">
        <w:rPr>
          <w:lang w:val="en-CA"/>
        </w:rPr>
        <w:t>Afternoon</w:t>
      </w:r>
      <w:r w:rsidRPr="00437C53" w:rsidR="005B7F2D">
        <w:rPr>
          <w:lang w:val="en-CA"/>
        </w:rPr>
        <w:t xml:space="preserve"> (12</w:t>
      </w:r>
      <w:r w:rsidRPr="00437C53" w:rsidR="008F6F75">
        <w:rPr>
          <w:lang w:val="en-CA"/>
        </w:rPr>
        <w:t>:00</w:t>
      </w:r>
      <w:r w:rsidRPr="00437C53" w:rsidR="005B7F2D">
        <w:rPr>
          <w:lang w:val="en-CA"/>
        </w:rPr>
        <w:t>-</w:t>
      </w:r>
      <w:r w:rsidRPr="00437C53" w:rsidR="008F6F75">
        <w:rPr>
          <w:lang w:val="en-CA"/>
        </w:rPr>
        <w:t>16:00</w:t>
      </w:r>
      <w:r w:rsidRPr="00437C53" w:rsidR="005B7F2D">
        <w:rPr>
          <w:lang w:val="en-CA"/>
        </w:rPr>
        <w:t>)</w:t>
      </w:r>
    </w:p>
    <w:p w:rsidRPr="00437C53" w:rsidR="00045924" w:rsidP="008A5100" w:rsidRDefault="00045924" w14:paraId="20E57F66" w14:textId="35CEED03">
      <w:pPr>
        <w:pStyle w:val="ListParagraph"/>
        <w:numPr>
          <w:ilvl w:val="0"/>
          <w:numId w:val="15"/>
        </w:numPr>
        <w:rPr>
          <w:lang w:val="en-CA"/>
        </w:rPr>
      </w:pPr>
      <w:r w:rsidRPr="00437C53">
        <w:rPr>
          <w:lang w:val="en-CA"/>
        </w:rPr>
        <w:t xml:space="preserve">Evening </w:t>
      </w:r>
      <w:r w:rsidRPr="00437C53" w:rsidR="005B7F2D">
        <w:rPr>
          <w:lang w:val="en-CA"/>
        </w:rPr>
        <w:t>(</w:t>
      </w:r>
      <w:r w:rsidRPr="00437C53" w:rsidR="008F6F75">
        <w:rPr>
          <w:lang w:val="en-CA"/>
        </w:rPr>
        <w:t>16:00</w:t>
      </w:r>
      <w:r w:rsidRPr="00437C53" w:rsidR="005B7F2D">
        <w:rPr>
          <w:lang w:val="en-CA"/>
        </w:rPr>
        <w:t>-</w:t>
      </w:r>
      <w:r w:rsidRPr="00437C53" w:rsidR="0051677A">
        <w:rPr>
          <w:lang w:val="en-CA"/>
        </w:rPr>
        <w:t>18:00</w:t>
      </w:r>
      <w:r w:rsidRPr="00437C53" w:rsidR="005B7F2D">
        <w:rPr>
          <w:lang w:val="en-CA"/>
        </w:rPr>
        <w:t>)</w:t>
      </w:r>
      <w:r w:rsidRPr="00437C53">
        <w:rPr>
          <w:lang w:val="en-CA"/>
        </w:rPr>
        <w:t xml:space="preserve"> </w:t>
      </w:r>
    </w:p>
    <w:p w:rsidRPr="005E3409" w:rsidR="005E3409" w:rsidP="5E1E9CA3" w:rsidRDefault="005E3409" w14:paraId="31EABE51" w14:textId="66179A57">
      <w:pPr>
        <w:rPr>
          <w:color w:val="434343"/>
          <w:sz w:val="28"/>
          <w:szCs w:val="28"/>
        </w:rPr>
      </w:pPr>
      <w:r>
        <w:br w:type="page"/>
      </w:r>
      <w:r w:rsidRPr="5E1E9CA3">
        <w:rPr>
          <w:sz w:val="28"/>
          <w:szCs w:val="28"/>
        </w:rPr>
        <w:lastRenderedPageBreak/>
        <w:t>Staff</w:t>
      </w:r>
      <w:r>
        <w:fldChar w:fldCharType="begin"/>
      </w:r>
      <w:r>
        <w:instrText xml:space="preserve"> XE "Staff" </w:instrText>
      </w:r>
      <w:r>
        <w:fldChar w:fldCharType="end"/>
      </w:r>
    </w:p>
    <w:p w:rsidRPr="00860082" w:rsidR="000005AB" w:rsidP="671DC62F" w:rsidRDefault="008C4EA2" w14:paraId="48B709CD" w14:textId="4F2AAE5B">
      <w:pPr>
        <w:pStyle w:val="ListParagraph"/>
        <w:numPr>
          <w:ilvl w:val="0"/>
          <w:numId w:val="13"/>
        </w:numPr>
        <w:rPr>
          <w:i/>
          <w:iCs/>
        </w:rPr>
      </w:pPr>
      <w:r w:rsidRPr="00860082">
        <w:t>For the staff</w:t>
      </w:r>
      <w:r w:rsidRPr="00860082" w:rsidR="00C4377B">
        <w:fldChar w:fldCharType="begin"/>
      </w:r>
      <w:r w:rsidRPr="00860082" w:rsidR="00C4377B">
        <w:instrText xml:space="preserve"> XE "staff" </w:instrText>
      </w:r>
      <w:r w:rsidRPr="00860082" w:rsidR="00C4377B">
        <w:fldChar w:fldCharType="end"/>
      </w:r>
      <w:r w:rsidRPr="00860082">
        <w:t xml:space="preserve">, </w:t>
      </w:r>
      <w:r w:rsidRPr="00860082" w:rsidR="007034D6">
        <w:t>the system</w:t>
      </w:r>
      <w:r w:rsidRPr="00860082" w:rsidR="0087366B">
        <w:fldChar w:fldCharType="begin"/>
      </w:r>
      <w:r w:rsidRPr="00860082" w:rsidR="0087366B">
        <w:instrText xml:space="preserve"> XE "system" </w:instrText>
      </w:r>
      <w:r w:rsidRPr="00860082" w:rsidR="0087366B">
        <w:fldChar w:fldCharType="end"/>
      </w:r>
      <w:r w:rsidRPr="00860082" w:rsidR="007034D6">
        <w:t xml:space="preserve"> must have access roles for staff and </w:t>
      </w:r>
      <w:commentRangeStart w:id="93"/>
      <w:commentRangeStart w:id="94"/>
      <w:r w:rsidRPr="00860082" w:rsidR="007034D6">
        <w:t>administrators</w:t>
      </w:r>
      <w:commentRangeEnd w:id="93"/>
      <w:r w:rsidRPr="00860082" w:rsidR="00260882">
        <w:rPr>
          <w:rStyle w:val="CommentReference"/>
        </w:rPr>
        <w:commentReference w:id="93"/>
      </w:r>
      <w:commentRangeEnd w:id="94"/>
      <w:r>
        <w:rPr>
          <w:rStyle w:val="CommentReference"/>
        </w:rPr>
        <w:commentReference w:id="94"/>
      </w:r>
      <w:r w:rsidR="007034D6">
        <w:t>.</w:t>
      </w:r>
    </w:p>
    <w:p w:rsidRPr="00A41E46" w:rsidR="00A41E46" w:rsidP="00A41E46" w:rsidRDefault="0C5E5F05" w14:paraId="0E60CBE9" w14:textId="5E6C530F">
      <w:pPr>
        <w:pStyle w:val="ListParagraph"/>
        <w:numPr>
          <w:ilvl w:val="0"/>
          <w:numId w:val="13"/>
        </w:numPr>
      </w:pPr>
      <w:r>
        <w:t xml:space="preserve">Staff members can have the option to have their Client Contracts pre-signed with a digital signature. </w:t>
      </w:r>
      <w:r w:rsidRPr="00860082" w:rsidR="007034D6">
        <w:t xml:space="preserve"> </w:t>
      </w:r>
    </w:p>
    <w:p w:rsidR="0A9A6ADE" w:rsidP="671DC62F" w:rsidRDefault="0A9A6ADE" w14:paraId="0D2316E4" w14:textId="1EAC4715">
      <w:pPr>
        <w:pStyle w:val="ListParagraph"/>
        <w:numPr>
          <w:ilvl w:val="0"/>
          <w:numId w:val="13"/>
        </w:numPr>
        <w:rPr>
          <w:i/>
          <w:iCs/>
        </w:rPr>
      </w:pPr>
      <w:r>
        <w:t xml:space="preserve">Administrators can view an individual or all staff members </w:t>
      </w:r>
      <w:r w:rsidR="3ABF406A">
        <w:t xml:space="preserve">schedules. </w:t>
      </w:r>
    </w:p>
    <w:p w:rsidR="3ABF406A" w:rsidP="6E5BB377" w:rsidRDefault="3ABF406A" w14:paraId="03AEA5DB" w14:textId="5D77DF30">
      <w:pPr>
        <w:pStyle w:val="ListParagraph"/>
        <w:numPr>
          <w:ilvl w:val="0"/>
          <w:numId w:val="13"/>
        </w:numPr>
        <w:rPr>
          <w:i/>
          <w:iCs/>
        </w:rPr>
      </w:pPr>
      <w:r>
        <w:t>An Administrator can send emails to both staff members and clients regarding upcoming promotions</w:t>
      </w:r>
      <w:r w:rsidR="6FC88B44">
        <w:t xml:space="preserve">. </w:t>
      </w:r>
    </w:p>
    <w:p w:rsidRPr="002A416E" w:rsidR="002A416E" w:rsidP="002A416E" w:rsidRDefault="002A416E" w14:paraId="2C92D7A4" w14:textId="23E9A149">
      <w:r>
        <w:rPr>
          <w:sz w:val="28"/>
          <w:szCs w:val="28"/>
        </w:rPr>
        <w:t>General</w:t>
      </w:r>
    </w:p>
    <w:p w:rsidR="002A416E" w:rsidP="008A5100" w:rsidRDefault="002A416E" w14:paraId="6240560D" w14:textId="1B303460">
      <w:pPr>
        <w:pStyle w:val="ListParagraph"/>
        <w:numPr>
          <w:ilvl w:val="0"/>
          <w:numId w:val="27"/>
        </w:numPr>
      </w:pPr>
      <w:r>
        <w:t xml:space="preserve">The </w:t>
      </w:r>
      <w:r w:rsidR="00EC7A79">
        <w:t>login proces</w:t>
      </w:r>
      <w:r w:rsidR="008621AA">
        <w:t xml:space="preserve">s should be performed </w:t>
      </w:r>
      <w:r>
        <w:t xml:space="preserve">within </w:t>
      </w:r>
      <w:r w:rsidR="00910ACA">
        <w:t>5</w:t>
      </w:r>
      <w:r>
        <w:t xml:space="preserve"> seconds in normal conditions</w:t>
      </w:r>
      <w:r w:rsidR="00F518FB">
        <w:t xml:space="preserve">. </w:t>
      </w:r>
    </w:p>
    <w:p w:rsidR="005515F3" w:rsidP="008A5100" w:rsidRDefault="00910ACA" w14:paraId="43C2A9B2" w14:textId="778DD99E">
      <w:pPr>
        <w:pStyle w:val="ListParagraph"/>
        <w:numPr>
          <w:ilvl w:val="0"/>
          <w:numId w:val="27"/>
        </w:numPr>
      </w:pPr>
      <w:r>
        <w:t xml:space="preserve">The process for </w:t>
      </w:r>
      <w:r w:rsidR="005515F3">
        <w:t>schedule submission should be completed within 15 seconds.</w:t>
      </w:r>
    </w:p>
    <w:p w:rsidRPr="000005AB" w:rsidR="002A416E" w:rsidP="000005AB" w:rsidRDefault="002A416E" w14:paraId="3ACB0159" w14:textId="12555127"/>
    <w:p w:rsidR="00036179" w:rsidP="00036179" w:rsidRDefault="6A0ECC93" w14:paraId="61D6554C" w14:textId="29347A69">
      <w:pPr>
        <w:pStyle w:val="Heading2"/>
      </w:pPr>
      <w:bookmarkStart w:name="_Toc63016024" w:id="95"/>
      <w:r w:rsidRPr="2DBF2800">
        <w:t>System Interface Requirements</w:t>
      </w:r>
      <w:bookmarkEnd w:id="95"/>
      <w:r w:rsidR="00C4377B">
        <w:fldChar w:fldCharType="begin"/>
      </w:r>
      <w:r w:rsidR="00C4377B">
        <w:instrText xml:space="preserve"> XE "</w:instrText>
      </w:r>
      <w:r w:rsidRPr="00BB076D" w:rsidR="00C4377B">
        <w:instrText>Requirements</w:instrText>
      </w:r>
      <w:r w:rsidR="00C4377B">
        <w:instrText xml:space="preserve">" </w:instrText>
      </w:r>
      <w:r w:rsidR="00C4377B">
        <w:fldChar w:fldCharType="end"/>
      </w:r>
    </w:p>
    <w:p w:rsidR="00670CF2" w:rsidP="008A5100" w:rsidRDefault="330981CF" w14:paraId="12B2E5B4" w14:textId="11AEA716">
      <w:pPr>
        <w:pStyle w:val="ListParagraph"/>
        <w:numPr>
          <w:ilvl w:val="0"/>
          <w:numId w:val="4"/>
        </w:numPr>
      </w:pPr>
      <w:r w:rsidRPr="2DBF2800">
        <w:t>Interacts with Clients</w:t>
      </w:r>
      <w:r w:rsidR="00C4377B">
        <w:fldChar w:fldCharType="begin"/>
      </w:r>
      <w:r w:rsidR="00C4377B">
        <w:instrText xml:space="preserve"> XE "</w:instrText>
      </w:r>
      <w:r w:rsidRPr="00BB076D" w:rsidR="00C4377B">
        <w:instrText>Clients</w:instrText>
      </w:r>
      <w:r w:rsidR="00C4377B">
        <w:instrText xml:space="preserve">" </w:instrText>
      </w:r>
      <w:r w:rsidR="00C4377B">
        <w:fldChar w:fldCharType="end"/>
      </w:r>
      <w:r w:rsidRPr="2DBF2800">
        <w:t xml:space="preserve"> and Staff</w:t>
      </w:r>
      <w:r w:rsidR="00DA1F51">
        <w:fldChar w:fldCharType="begin"/>
      </w:r>
      <w:r w:rsidR="00DA1F51">
        <w:instrText xml:space="preserve"> XE "</w:instrText>
      </w:r>
      <w:r w:rsidRPr="00BB076D" w:rsidR="00DA1F51">
        <w:instrText>Staff</w:instrText>
      </w:r>
      <w:r w:rsidR="00DA1F51">
        <w:instrText xml:space="preserve">" </w:instrText>
      </w:r>
      <w:r w:rsidR="00DA1F51">
        <w:fldChar w:fldCharType="end"/>
      </w:r>
      <w:r w:rsidRPr="2DBF2800">
        <w:t xml:space="preserve">’s Emails </w:t>
      </w:r>
    </w:p>
    <w:p w:rsidR="64650638" w:rsidP="008A5100" w:rsidRDefault="64650638" w14:paraId="47F4233D" w14:textId="5149AE5C">
      <w:pPr>
        <w:pStyle w:val="ListParagraph"/>
        <w:numPr>
          <w:ilvl w:val="0"/>
          <w:numId w:val="4"/>
        </w:numPr>
      </w:pPr>
      <w:r w:rsidRPr="2DBF2800">
        <w:t>Interaction with 3</w:t>
      </w:r>
      <w:r w:rsidRPr="00670CF2">
        <w:rPr>
          <w:vertAlign w:val="superscript"/>
        </w:rPr>
        <w:t>rd</w:t>
      </w:r>
      <w:r w:rsidRPr="2DBF2800">
        <w:t xml:space="preserve"> party payment methods</w:t>
      </w:r>
    </w:p>
    <w:p w:rsidR="6A0ECC93" w:rsidP="00670CF2" w:rsidRDefault="6A0ECC93" w14:paraId="47F4233E" w14:textId="74719D07">
      <w:pPr>
        <w:pStyle w:val="Heading2"/>
        <w:rPr>
          <w:i/>
          <w:iCs/>
        </w:rPr>
      </w:pPr>
      <w:bookmarkStart w:name="_Toc63016025" w:id="96"/>
      <w:r w:rsidRPr="2DBF2800">
        <w:t>Maintainability</w:t>
      </w:r>
      <w:r w:rsidR="00DA1F51">
        <w:fldChar w:fldCharType="begin"/>
      </w:r>
      <w:r w:rsidR="00DA1F51">
        <w:instrText xml:space="preserve"> XE "</w:instrText>
      </w:r>
      <w:r w:rsidRPr="00BB076D" w:rsidR="00DA1F51">
        <w:instrText>Maintainability</w:instrText>
      </w:r>
      <w:r w:rsidR="00DA1F51">
        <w:instrText xml:space="preserve">" </w:instrText>
      </w:r>
      <w:r w:rsidR="00DA1F51">
        <w:fldChar w:fldCharType="end"/>
      </w:r>
      <w:r w:rsidRPr="2DBF2800">
        <w:t xml:space="preserve"> and Administration</w:t>
      </w:r>
      <w:r w:rsidR="00DA1F51">
        <w:fldChar w:fldCharType="begin"/>
      </w:r>
      <w:r w:rsidR="00DA1F51">
        <w:instrText xml:space="preserve"> XE "</w:instrText>
      </w:r>
      <w:r w:rsidRPr="00BB076D" w:rsidR="00DA1F51">
        <w:instrText>Administration</w:instrText>
      </w:r>
      <w:r w:rsidR="00DA1F51">
        <w:instrText xml:space="preserve">" </w:instrText>
      </w:r>
      <w:r w:rsidR="00DA1F51">
        <w:fldChar w:fldCharType="end"/>
      </w:r>
      <w:r w:rsidRPr="2DBF2800">
        <w:t xml:space="preserve"> Requirements</w:t>
      </w:r>
      <w:bookmarkEnd w:id="96"/>
      <w:r w:rsidR="00C4377B">
        <w:fldChar w:fldCharType="begin"/>
      </w:r>
      <w:r w:rsidR="00C4377B">
        <w:instrText xml:space="preserve"> XE "</w:instrText>
      </w:r>
      <w:r w:rsidRPr="00BB076D" w:rsidR="00C4377B">
        <w:instrText>Requirements</w:instrText>
      </w:r>
      <w:r w:rsidR="00C4377B">
        <w:instrText xml:space="preserve">" </w:instrText>
      </w:r>
      <w:r w:rsidR="00C4377B">
        <w:fldChar w:fldCharType="end"/>
      </w:r>
    </w:p>
    <w:p w:rsidR="2DBF2800" w:rsidP="00670CF2" w:rsidRDefault="6EF42514" w14:paraId="47F4233F" w14:textId="41CA4C69">
      <w:pPr>
        <w:pStyle w:val="Heading3"/>
      </w:pPr>
      <w:bookmarkStart w:name="_Toc63016026" w:id="97"/>
      <w:r>
        <w:t>Maintainability</w:t>
      </w:r>
      <w:bookmarkEnd w:id="97"/>
      <w:r w:rsidR="0B65E02F">
        <w:fldChar w:fldCharType="begin"/>
      </w:r>
      <w:r w:rsidR="0B65E02F">
        <w:instrText xml:space="preserve"> XE "Maintainability" </w:instrText>
      </w:r>
      <w:r w:rsidR="0B65E02F">
        <w:fldChar w:fldCharType="end"/>
      </w:r>
    </w:p>
    <w:p w:rsidR="005A60A8" w:rsidP="008A5100" w:rsidRDefault="008F7FA1" w14:paraId="46F6B3D8" w14:textId="77777777">
      <w:pPr>
        <w:pStyle w:val="ListParagraph"/>
        <w:numPr>
          <w:ilvl w:val="0"/>
          <w:numId w:val="14"/>
        </w:numPr>
      </w:pPr>
      <w:commentRangeStart w:id="98"/>
      <w:r>
        <w:t>Adjustments</w:t>
      </w:r>
      <w:commentRangeEnd w:id="98"/>
      <w:r w:rsidR="006D0995">
        <w:rPr>
          <w:rStyle w:val="CommentReference"/>
        </w:rPr>
        <w:commentReference w:id="98"/>
      </w:r>
      <w:r>
        <w:t xml:space="preserve"> </w:t>
      </w:r>
      <w:r w:rsidR="00E72D98">
        <w:t xml:space="preserve">may have to be made </w:t>
      </w:r>
      <w:r w:rsidR="00C205BA">
        <w:t>to the system</w:t>
      </w:r>
      <w:r w:rsidR="0087366B">
        <w:fldChar w:fldCharType="begin"/>
      </w:r>
      <w:r w:rsidR="0087366B">
        <w:instrText xml:space="preserve"> XE "</w:instrText>
      </w:r>
      <w:r w:rsidRPr="00BB076D" w:rsidR="0087366B">
        <w:instrText>system</w:instrText>
      </w:r>
      <w:r w:rsidR="0087366B">
        <w:instrText xml:space="preserve">" </w:instrText>
      </w:r>
      <w:r w:rsidR="0087366B">
        <w:fldChar w:fldCharType="end"/>
      </w:r>
      <w:r w:rsidR="00C205BA">
        <w:t xml:space="preserve"> in order to keep the integrated calendar </w:t>
      </w:r>
      <w:r w:rsidR="00064AE5">
        <w:t>running smoothly</w:t>
      </w:r>
      <w:r w:rsidR="00AF50E9">
        <w:t xml:space="preserve">. </w:t>
      </w:r>
    </w:p>
    <w:p w:rsidR="7551B8AB" w:rsidP="008A5100" w:rsidRDefault="005A60A8" w14:paraId="47F42340" w14:textId="763E169E">
      <w:pPr>
        <w:pStyle w:val="ListParagraph"/>
        <w:numPr>
          <w:ilvl w:val="1"/>
          <w:numId w:val="14"/>
        </w:numPr>
      </w:pPr>
      <w:r>
        <w:t>C</w:t>
      </w:r>
      <w:r w:rsidR="00EB2465">
        <w:t>lient may be finding themselves frustrated with user interface</w:t>
      </w:r>
      <w:r>
        <w:t>. We may want to adjust based on feedback from client and staff alike.</w:t>
      </w:r>
    </w:p>
    <w:p w:rsidR="005A60A8" w:rsidP="008A5100" w:rsidRDefault="006B274C" w14:paraId="165C5AA2" w14:textId="03538052">
      <w:pPr>
        <w:pStyle w:val="ListParagraph"/>
        <w:numPr>
          <w:ilvl w:val="1"/>
          <w:numId w:val="14"/>
        </w:numPr>
      </w:pPr>
      <w:r>
        <w:t xml:space="preserve">We’ll be gathering the bug reports </w:t>
      </w:r>
      <w:r w:rsidR="00086DEE">
        <w:t>within few weeks</w:t>
      </w:r>
      <w:r w:rsidR="00465D01">
        <w:t xml:space="preserve"> and fix them accordingly. </w:t>
      </w:r>
    </w:p>
    <w:p w:rsidR="009E579C" w:rsidP="008A5100" w:rsidRDefault="009E579C" w14:paraId="3E6A70FB" w14:textId="3B70DEF6">
      <w:pPr>
        <w:pStyle w:val="ListParagraph"/>
        <w:numPr>
          <w:ilvl w:val="1"/>
          <w:numId w:val="14"/>
        </w:numPr>
      </w:pPr>
      <w:r>
        <w:t>We’ll be monitoring</w:t>
      </w:r>
      <w:r w:rsidR="00A52152">
        <w:t>, if allowed,</w:t>
      </w:r>
      <w:r>
        <w:t xml:space="preserve"> the</w:t>
      </w:r>
      <w:r w:rsidR="00A52152">
        <w:t xml:space="preserve"> </w:t>
      </w:r>
      <w:r>
        <w:t>database</w:t>
      </w:r>
      <w:r w:rsidR="00A52152">
        <w:t xml:space="preserve"> </w:t>
      </w:r>
      <w:r w:rsidR="00F26DAC">
        <w:t xml:space="preserve">to ensure </w:t>
      </w:r>
      <w:r w:rsidR="00FF15C0">
        <w:t>that data is clean</w:t>
      </w:r>
      <w:r w:rsidR="00E637A8">
        <w:t>.</w:t>
      </w:r>
    </w:p>
    <w:p w:rsidRPr="00D273B8" w:rsidR="00670CF2" w:rsidP="00283A75" w:rsidRDefault="5AD96C99" w14:paraId="6EA2A425" w14:textId="6F1AB00D">
      <w:pPr>
        <w:pStyle w:val="Heading3"/>
        <w:rPr>
          <w:i/>
          <w:iCs/>
        </w:rPr>
      </w:pPr>
      <w:bookmarkStart w:name="_Toc63016027" w:id="99"/>
      <w:r w:rsidRPr="2DBF2800">
        <w:t>Administration</w:t>
      </w:r>
      <w:bookmarkEnd w:id="99"/>
      <w:r w:rsidR="00DA1F51">
        <w:fldChar w:fldCharType="begin"/>
      </w:r>
      <w:r w:rsidR="00DA1F51">
        <w:instrText xml:space="preserve"> XE "</w:instrText>
      </w:r>
      <w:r w:rsidRPr="00BB076D" w:rsidR="00DA1F51">
        <w:instrText>Administration</w:instrText>
      </w:r>
      <w:r w:rsidR="00DA1F51">
        <w:instrText xml:space="preserve">" </w:instrText>
      </w:r>
      <w:r w:rsidR="00DA1F51">
        <w:fldChar w:fldCharType="end"/>
      </w:r>
      <w:r w:rsidRPr="2DBF2800" w:rsidR="14607DC4">
        <w:t xml:space="preserve"> </w:t>
      </w:r>
    </w:p>
    <w:p w:rsidRPr="00DE36DB" w:rsidR="6A0ECC93" w:rsidP="008A5100" w:rsidRDefault="14607DC4" w14:paraId="47F42342" w14:textId="17F91FA4">
      <w:pPr>
        <w:pStyle w:val="ListParagraph"/>
        <w:numPr>
          <w:ilvl w:val="0"/>
          <w:numId w:val="14"/>
        </w:numPr>
        <w:rPr>
          <w:i/>
          <w:iCs/>
        </w:rPr>
      </w:pPr>
      <w:r w:rsidRPr="7551B8AB">
        <w:t xml:space="preserve">Admin can </w:t>
      </w:r>
      <w:r w:rsidR="00306771">
        <w:t xml:space="preserve">add or </w:t>
      </w:r>
      <w:r w:rsidR="00DE36DB">
        <w:t xml:space="preserve">remove the staff’s qualifications. </w:t>
      </w:r>
    </w:p>
    <w:p w:rsidRPr="00283A75" w:rsidR="00DE36DB" w:rsidP="008A5100" w:rsidRDefault="0726B4F9" w14:paraId="5F4410E5" w14:textId="2F40323B">
      <w:pPr>
        <w:pStyle w:val="ListParagraph"/>
        <w:numPr>
          <w:ilvl w:val="1"/>
          <w:numId w:val="14"/>
        </w:numPr>
        <w:rPr>
          <w:i/>
          <w:iCs/>
        </w:rPr>
      </w:pPr>
      <w:r>
        <w:t>For example, a</w:t>
      </w:r>
      <w:r w:rsidR="2D88E574">
        <w:t xml:space="preserve"> staff is skilled in nail clipping and </w:t>
      </w:r>
      <w:r w:rsidR="783A6D58">
        <w:t>bathing</w:t>
      </w:r>
      <w:r w:rsidR="2F7DC92B">
        <w:t xml:space="preserve">. </w:t>
      </w:r>
      <w:r w:rsidR="21AF127A">
        <w:t>Do note that an owner is also considered as an administrator.</w:t>
      </w:r>
    </w:p>
    <w:p w:rsidR="355303A5" w:rsidP="008A5100" w:rsidRDefault="355303A5" w14:paraId="32FF451A" w14:textId="0B0583C6">
      <w:pPr>
        <w:pStyle w:val="ListParagraph"/>
        <w:numPr>
          <w:ilvl w:val="0"/>
          <w:numId w:val="14"/>
        </w:numPr>
      </w:pPr>
      <w:r>
        <w:t>Password and Account Reclamation</w:t>
      </w:r>
    </w:p>
    <w:p w:rsidR="355303A5" w:rsidP="008A5100" w:rsidRDefault="355303A5" w14:paraId="521FDCF5" w14:textId="370EB14C">
      <w:pPr>
        <w:pStyle w:val="ListParagraph"/>
        <w:numPr>
          <w:ilvl w:val="1"/>
          <w:numId w:val="14"/>
        </w:numPr>
      </w:pPr>
      <w:r>
        <w:t xml:space="preserve">Client </w:t>
      </w:r>
      <w:r w:rsidR="632C2E8A">
        <w:t>a</w:t>
      </w:r>
      <w:r>
        <w:t>ccounts will be able to recover their password through a uniquely generated link from a “account recovery” p</w:t>
      </w:r>
      <w:r w:rsidR="4284445B">
        <w:t>age</w:t>
      </w:r>
    </w:p>
    <w:p w:rsidR="4284445B" w:rsidP="3AD67D30" w:rsidRDefault="4284445B" w14:paraId="7488CEF9" w14:textId="11CBC4A5">
      <w:pPr>
        <w:pStyle w:val="ListParagraph"/>
        <w:numPr>
          <w:ilvl w:val="1"/>
          <w:numId w:val="14"/>
        </w:numPr>
      </w:pPr>
      <w:r>
        <w:t xml:space="preserve">Staff </w:t>
      </w:r>
      <w:r w:rsidR="09FA098E">
        <w:t>a</w:t>
      </w:r>
      <w:r>
        <w:t xml:space="preserve">ccounts are only able to be recovered by contacting an admin who will then set a </w:t>
      </w:r>
      <w:r w:rsidR="69515E9F">
        <w:t xml:space="preserve">recovery password for the user. </w:t>
      </w:r>
    </w:p>
    <w:p w:rsidR="355303A5" w:rsidP="008A5100" w:rsidRDefault="69515E9F" w14:paraId="7D9A941C" w14:textId="5061EF84">
      <w:pPr>
        <w:pStyle w:val="ListParagraph"/>
        <w:numPr>
          <w:ilvl w:val="1"/>
          <w:numId w:val="14"/>
        </w:numPr>
      </w:pPr>
      <w:r>
        <w:t>Once an account is locked only an admin</w:t>
      </w:r>
      <w:r w:rsidR="17A11441">
        <w:t xml:space="preserve">istrator can unlock it. </w:t>
      </w:r>
      <w:r>
        <w:t xml:space="preserve"> </w:t>
      </w:r>
      <w:r w:rsidR="355303A5">
        <w:t xml:space="preserve"> </w:t>
      </w:r>
    </w:p>
    <w:p w:rsidR="2DBF2800" w:rsidP="008A5100" w:rsidRDefault="475C38F6" w14:paraId="47F42343" w14:textId="3AA6BB3C">
      <w:pPr>
        <w:pStyle w:val="ListParagraph"/>
        <w:numPr>
          <w:ilvl w:val="0"/>
          <w:numId w:val="14"/>
        </w:numPr>
      </w:pPr>
      <w:commentRangeStart w:id="100"/>
      <w:commentRangeStart w:id="101"/>
      <w:r w:rsidRPr="7551B8AB">
        <w:t>Backup and Restore</w:t>
      </w:r>
      <w:commentRangeEnd w:id="100"/>
      <w:r w:rsidR="006D0995">
        <w:rPr>
          <w:rStyle w:val="CommentReference"/>
        </w:rPr>
        <w:commentReference w:id="100"/>
      </w:r>
      <w:commentRangeEnd w:id="101"/>
      <w:r>
        <w:rPr>
          <w:rStyle w:val="CommentReference"/>
        </w:rPr>
        <w:commentReference w:id="101"/>
      </w:r>
    </w:p>
    <w:p w:rsidR="000C5F36" w:rsidP="008A5100" w:rsidRDefault="000C5F36" w14:paraId="06547EA3" w14:textId="5C95B404">
      <w:pPr>
        <w:pStyle w:val="ListParagraph"/>
        <w:numPr>
          <w:ilvl w:val="1"/>
          <w:numId w:val="14"/>
        </w:numPr>
      </w:pPr>
      <w:r>
        <w:lastRenderedPageBreak/>
        <w:t xml:space="preserve">The </w:t>
      </w:r>
      <w:r w:rsidR="00A974BC">
        <w:t xml:space="preserve">backup should be done every 12 hours. We believe this is sufficient as the company is </w:t>
      </w:r>
      <w:r w:rsidR="00BA4934">
        <w:t>a small business, currently.</w:t>
      </w:r>
    </w:p>
    <w:p w:rsidR="40C61C5A" w:rsidP="008A5100" w:rsidRDefault="40C61C5A" w14:paraId="47F42344" w14:textId="1628B966">
      <w:pPr>
        <w:pStyle w:val="ListParagraph"/>
        <w:numPr>
          <w:ilvl w:val="0"/>
          <w:numId w:val="14"/>
        </w:numPr>
      </w:pPr>
      <w:r w:rsidRPr="7551B8AB">
        <w:t xml:space="preserve">An </w:t>
      </w:r>
      <w:r w:rsidR="00670CF2">
        <w:t>a</w:t>
      </w:r>
      <w:r w:rsidRPr="7551B8AB">
        <w:t>dmin</w:t>
      </w:r>
      <w:r w:rsidR="00C4377B">
        <w:fldChar w:fldCharType="begin"/>
      </w:r>
      <w:r w:rsidR="00C4377B">
        <w:instrText xml:space="preserve"> XE "</w:instrText>
      </w:r>
      <w:r w:rsidRPr="00BB076D" w:rsidR="00C4377B">
        <w:instrText>admin</w:instrText>
      </w:r>
      <w:r w:rsidR="00C4377B">
        <w:instrText xml:space="preserve">" </w:instrText>
      </w:r>
      <w:r w:rsidR="00C4377B">
        <w:fldChar w:fldCharType="end"/>
      </w:r>
      <w:r w:rsidRPr="7551B8AB">
        <w:t xml:space="preserve"> account m</w:t>
      </w:r>
      <w:r w:rsidRPr="7551B8AB" w:rsidR="475C38F6">
        <w:t>ust always exist</w:t>
      </w:r>
    </w:p>
    <w:p w:rsidR="00D273B8" w:rsidRDefault="00D273B8" w14:paraId="5454411B" w14:textId="77777777">
      <w:pPr>
        <w:rPr>
          <w:color w:val="1B1B1B" w:themeColor="text1"/>
          <w:sz w:val="32"/>
          <w:szCs w:val="32"/>
        </w:rPr>
      </w:pPr>
      <w:r>
        <w:br w:type="page"/>
      </w:r>
    </w:p>
    <w:p w:rsidR="6A0ECC93" w:rsidP="00670CF2" w:rsidRDefault="6A0ECC93" w14:paraId="47F42345" w14:textId="2021B49D">
      <w:pPr>
        <w:pStyle w:val="Heading2"/>
        <w:rPr>
          <w:i/>
          <w:iCs/>
        </w:rPr>
      </w:pPr>
      <w:bookmarkStart w:name="_Toc63016028" w:id="102"/>
      <w:r w:rsidRPr="3F1B39F0">
        <w:lastRenderedPageBreak/>
        <w:t>Usability Requirements</w:t>
      </w:r>
      <w:bookmarkEnd w:id="102"/>
      <w:r w:rsidR="00C4377B">
        <w:fldChar w:fldCharType="begin"/>
      </w:r>
      <w:r w:rsidR="00C4377B">
        <w:instrText xml:space="preserve"> XE "</w:instrText>
      </w:r>
      <w:r w:rsidRPr="00BB076D" w:rsidR="00C4377B">
        <w:instrText>Requirements</w:instrText>
      </w:r>
      <w:r w:rsidR="00C4377B">
        <w:instrText xml:space="preserve">" </w:instrText>
      </w:r>
      <w:r w:rsidR="00C4377B">
        <w:fldChar w:fldCharType="end"/>
      </w:r>
    </w:p>
    <w:p w:rsidR="00237CA2" w:rsidP="008C7F77" w:rsidRDefault="00237CA2" w14:paraId="043E6A6B" w14:textId="6665FE63">
      <w:pPr>
        <w:pStyle w:val="Heading3"/>
      </w:pPr>
      <w:bookmarkStart w:name="_Toc63016029" w:id="103"/>
      <w:commentRangeStart w:id="104"/>
      <w:r>
        <w:t>Client</w:t>
      </w:r>
      <w:commentRangeEnd w:id="104"/>
      <w:r w:rsidR="006D0995">
        <w:rPr>
          <w:rStyle w:val="CommentReference"/>
          <w:color w:val="auto"/>
        </w:rPr>
        <w:commentReference w:id="104"/>
      </w:r>
      <w:bookmarkEnd w:id="103"/>
      <w:r w:rsidR="00DA1F51">
        <w:fldChar w:fldCharType="begin"/>
      </w:r>
      <w:r w:rsidR="00DA1F51">
        <w:instrText xml:space="preserve"> XE "</w:instrText>
      </w:r>
      <w:r w:rsidRPr="00BB076D" w:rsidR="00DA1F51">
        <w:instrText>Client</w:instrText>
      </w:r>
      <w:r w:rsidR="00DA1F51">
        <w:instrText xml:space="preserve">" </w:instrText>
      </w:r>
      <w:r w:rsidR="00DA1F51">
        <w:fldChar w:fldCharType="end"/>
      </w:r>
    </w:p>
    <w:p w:rsidR="00FB4E54" w:rsidP="00FB4E54" w:rsidRDefault="00FB4E54" w14:paraId="782DBA09" w14:textId="16EC96A5">
      <w:r>
        <w:t>The cli</w:t>
      </w:r>
      <w:r w:rsidR="003D23E3">
        <w:t>ent</w:t>
      </w:r>
      <w:r w:rsidR="00C4377B">
        <w:fldChar w:fldCharType="begin"/>
      </w:r>
      <w:r w:rsidR="00C4377B">
        <w:instrText xml:space="preserve"> XE "</w:instrText>
      </w:r>
      <w:r w:rsidRPr="00BB076D" w:rsidR="00C4377B">
        <w:instrText>client</w:instrText>
      </w:r>
      <w:r w:rsidR="00C4377B">
        <w:instrText xml:space="preserve">" </w:instrText>
      </w:r>
      <w:r w:rsidR="00C4377B">
        <w:fldChar w:fldCharType="end"/>
      </w:r>
      <w:r w:rsidR="003D23E3">
        <w:t xml:space="preserve"> </w:t>
      </w:r>
      <w:r w:rsidR="000F2C25">
        <w:t>is any customer of Infinite Pets</w:t>
      </w:r>
      <w:r w:rsidR="00DA1F51">
        <w:fldChar w:fldCharType="begin"/>
      </w:r>
      <w:r w:rsidR="00DA1F51">
        <w:instrText xml:space="preserve"> XE "</w:instrText>
      </w:r>
      <w:r w:rsidRPr="00BB076D" w:rsidR="00DA1F51">
        <w:instrText>Infinite Pets</w:instrText>
      </w:r>
      <w:r w:rsidR="00DA1F51">
        <w:instrText xml:space="preserve">" </w:instrText>
      </w:r>
      <w:r w:rsidR="00DA1F51">
        <w:fldChar w:fldCharType="end"/>
      </w:r>
      <w:r w:rsidR="000F2C25">
        <w:t xml:space="preserve">. </w:t>
      </w:r>
      <w:r w:rsidR="006B155C">
        <w:t xml:space="preserve">All client interaction will be done through the Infinite </w:t>
      </w:r>
      <w:r w:rsidR="00C4377B">
        <w:t>P</w:t>
      </w:r>
      <w:r w:rsidR="006B155C">
        <w:t>ets website</w:t>
      </w:r>
      <w:r w:rsidR="00C4377B">
        <w:fldChar w:fldCharType="begin"/>
      </w:r>
      <w:r w:rsidR="00C4377B">
        <w:instrText xml:space="preserve"> XE "</w:instrText>
      </w:r>
      <w:r w:rsidRPr="00BB076D" w:rsidR="00C4377B">
        <w:instrText>website</w:instrText>
      </w:r>
      <w:r w:rsidR="00C4377B">
        <w:instrText xml:space="preserve">" </w:instrText>
      </w:r>
      <w:r w:rsidR="00C4377B">
        <w:fldChar w:fldCharType="end"/>
      </w:r>
      <w:r w:rsidR="006B155C">
        <w:t xml:space="preserve">. For this </w:t>
      </w:r>
      <w:r w:rsidR="00245438">
        <w:t>reason,</w:t>
      </w:r>
      <w:r w:rsidR="006B155C">
        <w:t xml:space="preserve"> the website will have a very easy to use interface. </w:t>
      </w:r>
      <w:r w:rsidR="000F2C25">
        <w:t xml:space="preserve">They will </w:t>
      </w:r>
      <w:r w:rsidR="00752E55">
        <w:t xml:space="preserve">be able to easily understand </w:t>
      </w:r>
      <w:r w:rsidR="008B2999">
        <w:t xml:space="preserve">how to add their profile to the </w:t>
      </w:r>
      <w:r w:rsidR="00E22A20">
        <w:t>Infinite Pets system</w:t>
      </w:r>
      <w:r w:rsidR="0087366B">
        <w:fldChar w:fldCharType="begin"/>
      </w:r>
      <w:r w:rsidR="0087366B">
        <w:instrText xml:space="preserve"> XE "</w:instrText>
      </w:r>
      <w:r w:rsidRPr="00BB076D" w:rsidR="0087366B">
        <w:instrText>system</w:instrText>
      </w:r>
      <w:r w:rsidR="0087366B">
        <w:instrText xml:space="preserve">" </w:instrText>
      </w:r>
      <w:r w:rsidR="0087366B">
        <w:fldChar w:fldCharType="end"/>
      </w:r>
      <w:r w:rsidR="00E22A20">
        <w:t xml:space="preserve">. </w:t>
      </w:r>
      <w:r w:rsidR="00BF09DB">
        <w:t>Their profile will include</w:t>
      </w:r>
      <w:r w:rsidR="003101CC">
        <w:t xml:space="preserve"> their name, contact info, and </w:t>
      </w:r>
      <w:r w:rsidR="006430FF">
        <w:t>a description of their pet</w:t>
      </w:r>
      <w:r w:rsidR="00BF3F9D">
        <w:t xml:space="preserve">. Once a profile is created the client will be able to book services </w:t>
      </w:r>
      <w:r w:rsidR="000C671B">
        <w:t>that Infinite</w:t>
      </w:r>
      <w:r w:rsidR="000E0A4A">
        <w:t xml:space="preserve"> Pets offers.</w:t>
      </w:r>
    </w:p>
    <w:p w:rsidR="00D15116" w:rsidP="00D15116" w:rsidRDefault="00377D6F" w14:paraId="7FD50E7F" w14:textId="77777777">
      <w:r>
        <w:t xml:space="preserve"> </w:t>
      </w:r>
    </w:p>
    <w:p w:rsidR="00FD1842" w:rsidP="00D15116" w:rsidRDefault="00FD1842" w14:paraId="21384348" w14:textId="79F9D108">
      <w:pPr>
        <w:pStyle w:val="Heading3"/>
      </w:pPr>
      <w:bookmarkStart w:name="_Toc63016030" w:id="105"/>
      <w:r>
        <w:t>Staff</w:t>
      </w:r>
      <w:bookmarkEnd w:id="105"/>
      <w:r w:rsidR="00DA1F51">
        <w:fldChar w:fldCharType="begin"/>
      </w:r>
      <w:r w:rsidR="00DA1F51">
        <w:instrText xml:space="preserve"> XE "</w:instrText>
      </w:r>
      <w:r w:rsidRPr="00BB076D" w:rsidR="00DA1F51">
        <w:instrText>Staff</w:instrText>
      </w:r>
      <w:r w:rsidR="00DA1F51">
        <w:instrText xml:space="preserve">" </w:instrText>
      </w:r>
      <w:r w:rsidR="00DA1F51">
        <w:fldChar w:fldCharType="end"/>
      </w:r>
    </w:p>
    <w:p w:rsidR="001A3280" w:rsidP="001A3280" w:rsidRDefault="001A3280" w14:paraId="4276C498" w14:textId="1D76D61C">
      <w:r>
        <w:t>The staff</w:t>
      </w:r>
      <w:r w:rsidR="00C4377B">
        <w:fldChar w:fldCharType="begin"/>
      </w:r>
      <w:r w:rsidR="00C4377B">
        <w:instrText xml:space="preserve"> XE "</w:instrText>
      </w:r>
      <w:r w:rsidRPr="00BB076D" w:rsidR="00C4377B">
        <w:instrText>staff</w:instrText>
      </w:r>
      <w:r w:rsidR="00C4377B">
        <w:instrText xml:space="preserve">" </w:instrText>
      </w:r>
      <w:r w:rsidR="00C4377B">
        <w:fldChar w:fldCharType="end"/>
      </w:r>
      <w:r>
        <w:t xml:space="preserve"> of Infinite Pets</w:t>
      </w:r>
      <w:r w:rsidR="00DA1F51">
        <w:fldChar w:fldCharType="begin"/>
      </w:r>
      <w:r w:rsidR="00DA1F51">
        <w:instrText xml:space="preserve"> XE "</w:instrText>
      </w:r>
      <w:r w:rsidRPr="00BB076D" w:rsidR="00DA1F51">
        <w:instrText>Infinite Pets</w:instrText>
      </w:r>
      <w:r w:rsidR="00DA1F51">
        <w:instrText xml:space="preserve">" </w:instrText>
      </w:r>
      <w:r w:rsidR="00DA1F51">
        <w:fldChar w:fldCharType="end"/>
      </w:r>
      <w:r>
        <w:t xml:space="preserve"> will use the system</w:t>
      </w:r>
      <w:r w:rsidR="0087366B">
        <w:fldChar w:fldCharType="begin"/>
      </w:r>
      <w:r w:rsidR="0087366B">
        <w:instrText xml:space="preserve"> XE "</w:instrText>
      </w:r>
      <w:r w:rsidRPr="00BB076D" w:rsidR="0087366B">
        <w:instrText>system</w:instrText>
      </w:r>
      <w:r w:rsidR="0087366B">
        <w:instrText xml:space="preserve">" </w:instrText>
      </w:r>
      <w:r w:rsidR="0087366B">
        <w:fldChar w:fldCharType="end"/>
      </w:r>
      <w:r>
        <w:t xml:space="preserve"> to access their schedule. The schedule wi</w:t>
      </w:r>
      <w:r w:rsidR="00AA5F12">
        <w:t xml:space="preserve">ll </w:t>
      </w:r>
      <w:r w:rsidR="00DA168D">
        <w:t xml:space="preserve">display their upcoming </w:t>
      </w:r>
      <w:r w:rsidR="00245438">
        <w:t>workdays</w:t>
      </w:r>
      <w:r w:rsidR="00DA168D">
        <w:t>.</w:t>
      </w:r>
      <w:r w:rsidR="004A7937">
        <w:t xml:space="preserve"> The staff will also receive various notifications based on new events added to their sched</w:t>
      </w:r>
      <w:r w:rsidR="00F612F4">
        <w:t>ule, or event removed from their schedule.</w:t>
      </w:r>
      <w:r w:rsidR="006B155C">
        <w:t xml:space="preserve"> While the system will be </w:t>
      </w:r>
      <w:r w:rsidR="00C4377B">
        <w:t>straight</w:t>
      </w:r>
      <w:r w:rsidR="006B155C">
        <w:t xml:space="preserve"> forward, the staff </w:t>
      </w:r>
      <w:r w:rsidR="00C45D39">
        <w:t xml:space="preserve">will still be trained on how to use the </w:t>
      </w:r>
      <w:r w:rsidR="00BC39E7">
        <w:t>system</w:t>
      </w:r>
      <w:r w:rsidR="00C45D39">
        <w:t>.</w:t>
      </w:r>
    </w:p>
    <w:p w:rsidR="00D15116" w:rsidP="001A3280" w:rsidRDefault="00D15116" w14:paraId="53203AA0" w14:textId="77777777"/>
    <w:p w:rsidR="00D15116" w:rsidP="00D15116" w:rsidRDefault="00D15116" w14:paraId="36BE9B8D" w14:textId="77777777">
      <w:pPr>
        <w:pStyle w:val="Heading3"/>
      </w:pPr>
      <w:bookmarkStart w:name="_Toc63016031" w:id="106"/>
      <w:r>
        <w:t>User Interface</w:t>
      </w:r>
      <w:bookmarkEnd w:id="106"/>
    </w:p>
    <w:p w:rsidRPr="00D15116" w:rsidR="00D15116" w:rsidP="009B30E2" w:rsidRDefault="000C39B5" w14:paraId="00A48CBF" w14:textId="072EB95D">
      <w:pPr>
        <w:pStyle w:val="Heading4"/>
      </w:pPr>
      <w:r>
        <w:t>Forms</w:t>
      </w:r>
    </w:p>
    <w:p w:rsidR="00D15116" w:rsidP="00D15116" w:rsidRDefault="00D15116" w14:paraId="49623BAD" w14:textId="77777777">
      <w:r>
        <w:t xml:space="preserve">The user interface must be clear and easy to read. The “cancel” button should be in places where the client needs to submit a form (for example, change password). Upon clicking on submit or update button, the client should be directed to where they can see newly added information. For example, if a client added a pet profile, he/she should be directed to pets list view so that the client can see new information. </w:t>
      </w:r>
    </w:p>
    <w:p w:rsidR="00D15116" w:rsidP="00D15116" w:rsidRDefault="00D15116" w14:paraId="58983250" w14:textId="77777777"/>
    <w:p w:rsidRPr="00796C65" w:rsidR="00D15116" w:rsidP="00D15116" w:rsidRDefault="00D15116" w14:paraId="61CF186D" w14:textId="77777777">
      <w:r>
        <w:t>For any of the errors such as invalid login credentials, a clear and lightly shaded red box should appear on top area of form. It should list the label name of input (login credentials, pet name, pet birthday, etc) and a short description of what input is expected.</w:t>
      </w:r>
    </w:p>
    <w:p w:rsidRPr="001A3280" w:rsidR="00D15116" w:rsidP="00D15116" w:rsidRDefault="00D15116" w14:paraId="475F7FBC" w14:textId="22A05EAE">
      <w:r>
        <w:t>If the client changed any information regarding account and clicked submit, a system message on top of the page will say “Profile had been successfully updated”</w:t>
      </w:r>
      <w:r w:rsidR="009D57DE">
        <w:t>.</w:t>
      </w:r>
    </w:p>
    <w:p w:rsidR="00DA168D" w:rsidP="008C7F77" w:rsidRDefault="00FB4E54" w14:paraId="50796085" w14:textId="192F395A">
      <w:pPr>
        <w:pStyle w:val="Heading3"/>
      </w:pPr>
      <w:bookmarkStart w:name="_Toc63016032" w:id="107"/>
      <w:r>
        <w:t>Administrator</w:t>
      </w:r>
      <w:r w:rsidR="00DA1F51">
        <w:fldChar w:fldCharType="begin"/>
      </w:r>
      <w:r w:rsidR="00DA1F51">
        <w:instrText xml:space="preserve"> XE "</w:instrText>
      </w:r>
      <w:r w:rsidRPr="00BB076D" w:rsidR="00DA1F51">
        <w:instrText>Administrator</w:instrText>
      </w:r>
      <w:r w:rsidR="00DA1F51">
        <w:instrText xml:space="preserve">" </w:instrText>
      </w:r>
      <w:r w:rsidR="00DA1F51">
        <w:fldChar w:fldCharType="end"/>
      </w:r>
      <w:r>
        <w:t>/Owner</w:t>
      </w:r>
      <w:bookmarkEnd w:id="107"/>
    </w:p>
    <w:p w:rsidRPr="00DA168D" w:rsidR="00A64940" w:rsidP="00DA168D" w:rsidRDefault="00DA168D" w14:paraId="5062A4C1" w14:textId="0D1DD024">
      <w:pPr>
        <w:rPr>
          <w:color w:val="434343"/>
          <w:sz w:val="28"/>
          <w:szCs w:val="28"/>
        </w:rPr>
      </w:pPr>
      <w:r>
        <w:t>The administra</w:t>
      </w:r>
      <w:r w:rsidR="002A617E">
        <w:t>tor will have complete control over the system</w:t>
      </w:r>
      <w:r w:rsidR="0087366B">
        <w:fldChar w:fldCharType="begin"/>
      </w:r>
      <w:r w:rsidR="0087366B">
        <w:instrText xml:space="preserve"> XE "</w:instrText>
      </w:r>
      <w:r w:rsidRPr="00BB076D" w:rsidR="0087366B">
        <w:instrText>system</w:instrText>
      </w:r>
      <w:r w:rsidR="0087366B">
        <w:instrText xml:space="preserve">" </w:instrText>
      </w:r>
      <w:r w:rsidR="0087366B">
        <w:fldChar w:fldCharType="end"/>
      </w:r>
      <w:r w:rsidR="002A617E">
        <w:t>. They will be able to see which clients</w:t>
      </w:r>
      <w:r w:rsidR="00C4377B">
        <w:fldChar w:fldCharType="begin"/>
      </w:r>
      <w:r w:rsidR="00C4377B">
        <w:instrText xml:space="preserve"> XE "</w:instrText>
      </w:r>
      <w:r w:rsidRPr="00BB076D" w:rsidR="00C4377B">
        <w:instrText>clients</w:instrText>
      </w:r>
      <w:r w:rsidR="00C4377B">
        <w:instrText xml:space="preserve">" </w:instrText>
      </w:r>
      <w:r w:rsidR="00C4377B">
        <w:fldChar w:fldCharType="end"/>
      </w:r>
      <w:r w:rsidR="002A617E">
        <w:t xml:space="preserve"> have requested </w:t>
      </w:r>
      <w:r w:rsidR="00CF62AE">
        <w:t>their service. They can then assign this service to a staff</w:t>
      </w:r>
      <w:r w:rsidR="00C4377B">
        <w:fldChar w:fldCharType="begin"/>
      </w:r>
      <w:r w:rsidR="00C4377B">
        <w:instrText xml:space="preserve"> XE "</w:instrText>
      </w:r>
      <w:r w:rsidRPr="00BB076D" w:rsidR="00C4377B">
        <w:instrText>staff</w:instrText>
      </w:r>
      <w:r w:rsidR="00C4377B">
        <w:instrText xml:space="preserve">" </w:instrText>
      </w:r>
      <w:r w:rsidR="00C4377B">
        <w:fldChar w:fldCharType="end"/>
      </w:r>
      <w:r w:rsidR="00CF62AE">
        <w:t xml:space="preserve"> member. The administrator will be able to create and remove a staff member</w:t>
      </w:r>
      <w:r w:rsidR="00630377">
        <w:t xml:space="preserve"> from the system. </w:t>
      </w:r>
      <w:r w:rsidR="00037B2D">
        <w:t xml:space="preserve">The </w:t>
      </w:r>
      <w:r w:rsidR="009D57DE">
        <w:t>a</w:t>
      </w:r>
      <w:r w:rsidR="0084264F">
        <w:t>dministrator</w:t>
      </w:r>
      <w:r w:rsidR="00DA1F51">
        <w:fldChar w:fldCharType="begin"/>
      </w:r>
      <w:r w:rsidR="00DA1F51">
        <w:instrText xml:space="preserve"> XE "</w:instrText>
      </w:r>
      <w:r w:rsidRPr="00BB076D" w:rsidR="00DA1F51">
        <w:instrText>Administrator</w:instrText>
      </w:r>
      <w:r w:rsidR="00DA1F51">
        <w:instrText xml:space="preserve">" </w:instrText>
      </w:r>
      <w:r w:rsidR="00DA1F51">
        <w:fldChar w:fldCharType="end"/>
      </w:r>
      <w:r w:rsidR="0084264F">
        <w:t xml:space="preserve"> will </w:t>
      </w:r>
      <w:r w:rsidR="004A7937">
        <w:t>be able to view all of the clients in the system as well.</w:t>
      </w:r>
      <w:r w:rsidR="00C45D39">
        <w:t xml:space="preserve"> Because the </w:t>
      </w:r>
      <w:r w:rsidR="00D273B8">
        <w:t>administrator side of the system will have a large range of functionality, the administrator will have to be trained on all aspects of the system</w:t>
      </w:r>
      <w:r w:rsidR="009D57DE">
        <w:t>.</w:t>
      </w:r>
      <w:r w:rsidR="00A64940">
        <w:br w:type="page"/>
      </w:r>
    </w:p>
    <w:p w:rsidRPr="00AA1EE2" w:rsidR="77FAF271" w:rsidP="00AA1EE2" w:rsidRDefault="5DBB7FF2" w14:paraId="52242919" w14:textId="7EA5201C">
      <w:pPr>
        <w:pStyle w:val="Heading1"/>
      </w:pPr>
      <w:bookmarkStart w:name="_Toc63016033" w:id="108"/>
      <w:commentRangeStart w:id="109"/>
      <w:r w:rsidRPr="00AA1EE2">
        <w:lastRenderedPageBreak/>
        <w:t>Problem Domain Class Diagram</w:t>
      </w:r>
      <w:commentRangeEnd w:id="109"/>
      <w:r w:rsidR="006D0995">
        <w:rPr>
          <w:rStyle w:val="CommentReference"/>
          <w:color w:val="auto"/>
        </w:rPr>
        <w:commentReference w:id="109"/>
      </w:r>
      <w:bookmarkEnd w:id="108"/>
    </w:p>
    <w:p w:rsidR="00D02FE0" w:rsidRDefault="3549A627" w14:paraId="62A165AF" w14:textId="16A8D2EE">
      <w:pPr>
        <w:rPr>
          <w:color w:val="4BACC6" w:themeColor="accent1"/>
          <w:sz w:val="44"/>
          <w:szCs w:val="44"/>
        </w:rPr>
      </w:pPr>
      <w:del w:author="Nicholas Panos" w:date="2021-01-25T15:48:00Z" w:id="1138765939">
        <w:r w:rsidR="3549A627">
          <w:drawing>
            <wp:inline wp14:editId="575C529B" wp14:anchorId="43737E2D">
              <wp:extent cx="6946514" cy="3397558"/>
              <wp:effectExtent l="0" t="0" r="0" b="0"/>
              <wp:docPr id="23" name="Picture 23" descr="Diagram&#10;&#10;Description automatically generated" title=""/>
              <wp:cNvGraphicFramePr>
                <a:graphicFrameLocks noChangeAspect="1"/>
              </wp:cNvGraphicFramePr>
              <a:graphic>
                <a:graphicData uri="http://schemas.openxmlformats.org/drawingml/2006/picture">
                  <pic:pic>
                    <pic:nvPicPr>
                      <pic:cNvPr id="0" name="Picture 23"/>
                      <pic:cNvPicPr/>
                    </pic:nvPicPr>
                    <pic:blipFill>
                      <a:blip r:embed="R900b0bb1015949d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946514" cy="3397558"/>
                      </a:xfrm>
                      <a:prstGeom prst="rect">
                        <a:avLst/>
                      </a:prstGeom>
                    </pic:spPr>
                  </pic:pic>
                </a:graphicData>
              </a:graphic>
            </wp:inline>
          </w:drawing>
        </w:r>
      </w:del>
      <w:ins w:author="Nicholas Panos" w:date="2021-01-25T15:48:00Z" w:id="1078980228">
        <w:r w:rsidR="36898AEB">
          <w:drawing>
            <wp:inline wp14:editId="0BDB3FD2" wp14:anchorId="26FE12EC">
              <wp:extent cx="5857198" cy="5503326"/>
              <wp:effectExtent l="0" t="0" r="0" b="2540"/>
              <wp:docPr id="789082191" name="Picture 789082191" title=""/>
              <wp:cNvGraphicFramePr>
                <a:graphicFrameLocks noChangeAspect="1"/>
              </wp:cNvGraphicFramePr>
              <a:graphic>
                <a:graphicData uri="http://schemas.openxmlformats.org/drawingml/2006/picture">
                  <pic:pic>
                    <pic:nvPicPr>
                      <pic:cNvPr id="0" name="Picture 789082191"/>
                      <pic:cNvPicPr/>
                    </pic:nvPicPr>
                    <pic:blipFill>
                      <a:blip r:embed="Rfdc0824c0e03488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57198" cy="5503326"/>
                      </a:xfrm>
                      <a:prstGeom prst="rect">
                        <a:avLst/>
                      </a:prstGeom>
                    </pic:spPr>
                  </pic:pic>
                </a:graphicData>
              </a:graphic>
            </wp:inline>
          </w:drawing>
        </w:r>
      </w:ins>
      <w:r>
        <w:br w:type="page"/>
      </w:r>
    </w:p>
    <w:p w:rsidRPr="00AA1EE2" w:rsidR="6BEF9D99" w:rsidP="00AA1EE2" w:rsidRDefault="6BEF9D99" w14:paraId="17FB08AB" w14:textId="5E5811A1">
      <w:pPr>
        <w:pStyle w:val="Heading1"/>
      </w:pPr>
      <w:bookmarkStart w:name="_Toc63016034" w:id="112"/>
      <w:commentRangeStart w:id="113"/>
      <w:r w:rsidRPr="00AA1EE2">
        <w:lastRenderedPageBreak/>
        <w:t>Sequence Diagram</w:t>
      </w:r>
      <w:r w:rsidR="00E362F0">
        <w:t>s</w:t>
      </w:r>
      <w:commentRangeEnd w:id="113"/>
      <w:r w:rsidR="00E13628">
        <w:rPr>
          <w:rStyle w:val="CommentReference"/>
        </w:rPr>
        <w:commentReference w:id="113"/>
      </w:r>
      <w:bookmarkEnd w:id="112"/>
      <w:r w:rsidR="00DA1F51">
        <w:fldChar w:fldCharType="begin"/>
      </w:r>
      <w:r w:rsidR="00DA1F51">
        <w:instrText xml:space="preserve"> XE "</w:instrText>
      </w:r>
      <w:r w:rsidRPr="00BB076D" w:rsidR="00DA1F51">
        <w:instrText>Sequence Diagrams</w:instrText>
      </w:r>
      <w:r w:rsidR="00DA1F51">
        <w:instrText xml:space="preserve">" </w:instrText>
      </w:r>
      <w:r w:rsidR="00DA1F51">
        <w:fldChar w:fldCharType="end"/>
      </w:r>
    </w:p>
    <w:p w:rsidR="00947864" w:rsidP="00947864" w:rsidRDefault="794C18BD" w14:paraId="3A796F67" w14:textId="77777777">
      <w:pPr>
        <w:pStyle w:val="Heading2"/>
        <w:rPr>
          <w:rFonts w:ascii="Calibri" w:hAnsi="Calibri" w:eastAsia="Calibri" w:cs="Calibri"/>
          <w:color w:val="1B1B1B" w:themeColor="accent4"/>
          <w:lang w:val="en-CA"/>
        </w:rPr>
      </w:pPr>
      <w:bookmarkStart w:name="_Toc63016035" w:id="114"/>
      <w:r w:rsidRPr="671DC62F">
        <w:rPr>
          <w:rFonts w:ascii="Calibri" w:hAnsi="Calibri" w:eastAsia="Calibri" w:cs="Calibri"/>
          <w:color w:val="1B1B1B" w:themeColor="accent4"/>
          <w:lang w:val="en-CA"/>
        </w:rPr>
        <w:t>Use Case 1: Login</w:t>
      </w:r>
      <w:bookmarkEnd w:id="114"/>
    </w:p>
    <w:p w:rsidR="00D02FE0" w:rsidP="00947864" w:rsidRDefault="00B40578" w14:paraId="504F4099" w14:textId="0BA455BA">
      <w:pPr>
        <w:pStyle w:val="Heading2"/>
        <w:rPr>
          <w:color w:val="4BACC6" w:themeColor="accent1"/>
          <w:sz w:val="44"/>
          <w:szCs w:val="44"/>
        </w:rPr>
      </w:pPr>
      <w:bookmarkStart w:name="_Toc63015885" w:id="115"/>
      <w:bookmarkStart w:name="_Toc63016036" w:id="116"/>
      <w:r w:rsidR="00B40578">
        <w:drawing>
          <wp:inline wp14:editId="0CDB3AFC" wp14:anchorId="70A652DA">
            <wp:extent cx="6802620" cy="2995249"/>
            <wp:effectExtent l="0" t="1270" r="0" b="0"/>
            <wp:docPr id="5" name="Picture 5" title=""/>
            <wp:cNvGraphicFramePr>
              <a:graphicFrameLocks noChangeAspect="1"/>
            </wp:cNvGraphicFramePr>
            <a:graphic>
              <a:graphicData uri="http://schemas.openxmlformats.org/drawingml/2006/picture">
                <pic:pic>
                  <pic:nvPicPr>
                    <pic:cNvPr id="0" name="Picture 5"/>
                    <pic:cNvPicPr/>
                  </pic:nvPicPr>
                  <pic:blipFill>
                    <a:blip r:embed="R1d09416f6ba94c65">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6802620" cy="2995249"/>
                    </a:xfrm>
                    <a:prstGeom prst="rect">
                      <a:avLst/>
                    </a:prstGeom>
                  </pic:spPr>
                </pic:pic>
              </a:graphicData>
            </a:graphic>
          </wp:inline>
        </w:drawing>
      </w:r>
      <w:bookmarkEnd w:id="115"/>
      <w:bookmarkEnd w:id="116"/>
      <w:r>
        <w:br w:type="page"/>
      </w:r>
    </w:p>
    <w:p w:rsidRPr="0061647B" w:rsidR="46B4E8D4" w:rsidP="0061647B" w:rsidRDefault="46B4E8D4" w14:paraId="595517DF" w14:textId="2BEF5DFA">
      <w:pPr>
        <w:pStyle w:val="Heading2"/>
      </w:pPr>
      <w:bookmarkStart w:name="_Toc63016037" w:id="117"/>
      <w:r w:rsidRPr="0061647B">
        <w:lastRenderedPageBreak/>
        <w:t>Use Case 2: Create an Account</w:t>
      </w:r>
      <w:bookmarkEnd w:id="117"/>
    </w:p>
    <w:p w:rsidR="007C7AFC" w:rsidRDefault="00B40578" w14:paraId="4A5232AE" w14:textId="1CEBA4B1">
      <w:pPr>
        <w:rPr>
          <w:color w:val="4BACC6" w:themeColor="accent1"/>
          <w:sz w:val="44"/>
          <w:szCs w:val="44"/>
        </w:rPr>
      </w:pPr>
      <w:r w:rsidR="00B40578">
        <w:drawing>
          <wp:inline wp14:editId="6F289B0A" wp14:anchorId="77BD7861">
            <wp:extent cx="5939792" cy="2606040"/>
            <wp:effectExtent l="0" t="0" r="3810" b="3810"/>
            <wp:docPr id="7" name="Picture 7" title=""/>
            <wp:cNvGraphicFramePr>
              <a:graphicFrameLocks noChangeAspect="1"/>
            </wp:cNvGraphicFramePr>
            <a:graphic>
              <a:graphicData uri="http://schemas.openxmlformats.org/drawingml/2006/picture">
                <pic:pic>
                  <pic:nvPicPr>
                    <pic:cNvPr id="0" name="Picture 7"/>
                    <pic:cNvPicPr/>
                  </pic:nvPicPr>
                  <pic:blipFill>
                    <a:blip r:embed="R14b42860fe28490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9792" cy="2606040"/>
                    </a:xfrm>
                    <a:prstGeom prst="rect">
                      <a:avLst/>
                    </a:prstGeom>
                  </pic:spPr>
                </pic:pic>
              </a:graphicData>
            </a:graphic>
          </wp:inline>
        </w:drawing>
      </w:r>
    </w:p>
    <w:p w:rsidR="00102604" w:rsidRDefault="00102604" w14:paraId="13F1ADE1" w14:textId="77777777">
      <w:pPr>
        <w:rPr>
          <w:color w:val="4BACC6" w:themeColor="accent1"/>
          <w:sz w:val="44"/>
          <w:szCs w:val="40"/>
        </w:rPr>
      </w:pPr>
    </w:p>
    <w:p w:rsidR="671DC62F" w:rsidRDefault="671DC62F" w14:paraId="17481A9E" w14:textId="4F12E999">
      <w:r>
        <w:br w:type="page"/>
      </w:r>
    </w:p>
    <w:p w:rsidR="62460081" w:rsidP="671DC62F" w:rsidRDefault="62460081" w14:paraId="67F929F5" w14:textId="51E29684">
      <w:pPr>
        <w:pStyle w:val="Heading2"/>
        <w:rPr>
          <w:rFonts w:ascii="Calibri" w:hAnsi="Calibri" w:eastAsia="Calibri" w:cs="Calibri"/>
          <w:color w:val="1B1B1B" w:themeColor="accent4"/>
        </w:rPr>
      </w:pPr>
      <w:bookmarkStart w:name="_Toc63016038" w:id="118"/>
      <w:r w:rsidRPr="671DC62F">
        <w:rPr>
          <w:rFonts w:ascii="Calibri" w:hAnsi="Calibri" w:eastAsia="Calibri" w:cs="Calibri"/>
          <w:color w:val="1B1B1B" w:themeColor="accent4"/>
          <w:lang w:val="en-CA"/>
        </w:rPr>
        <w:lastRenderedPageBreak/>
        <w:t>Use Case 3: Reset Password</w:t>
      </w:r>
      <w:bookmarkEnd w:id="118"/>
    </w:p>
    <w:p w:rsidR="00305F4B" w:rsidP="00AB2996" w:rsidRDefault="00B40578" w14:paraId="03BE7024" w14:textId="58ECB7DF">
      <w:r w:rsidR="00B40578">
        <w:drawing>
          <wp:inline wp14:editId="09E5AB08" wp14:anchorId="4C794F23">
            <wp:extent cx="7423168" cy="4509134"/>
            <wp:effectExtent l="9525" t="0" r="0" b="0"/>
            <wp:docPr id="8" name="Picture 8" title=""/>
            <wp:cNvGraphicFramePr>
              <a:graphicFrameLocks noChangeAspect="1"/>
            </wp:cNvGraphicFramePr>
            <a:graphic>
              <a:graphicData uri="http://schemas.openxmlformats.org/drawingml/2006/picture">
                <pic:pic>
                  <pic:nvPicPr>
                    <pic:cNvPr id="0" name="Picture 8"/>
                    <pic:cNvPicPr/>
                  </pic:nvPicPr>
                  <pic:blipFill>
                    <a:blip r:embed="R6f8a77f19ce04235">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7423168" cy="4509134"/>
                    </a:xfrm>
                    <a:prstGeom prst="rect">
                      <a:avLst/>
                    </a:prstGeom>
                  </pic:spPr>
                </pic:pic>
              </a:graphicData>
            </a:graphic>
          </wp:inline>
        </w:drawing>
      </w:r>
    </w:p>
    <w:p w:rsidR="38F91632" w:rsidP="00AC047E" w:rsidRDefault="00305F4B" w14:paraId="0A316B09" w14:textId="70715145">
      <w:pPr>
        <w:pStyle w:val="Heading2"/>
      </w:pPr>
      <w:r>
        <w:br w:type="page"/>
      </w:r>
      <w:bookmarkStart w:name="_Toc63016039" w:id="119"/>
      <w:r w:rsidRPr="671DC62F" w:rsidR="38F91632">
        <w:rPr>
          <w:lang w:val="en-CA"/>
        </w:rPr>
        <w:lastRenderedPageBreak/>
        <w:t>Use Case 4:  Update Account Information</w:t>
      </w:r>
      <w:bookmarkEnd w:id="119"/>
    </w:p>
    <w:p w:rsidR="003E000B" w:rsidP="0055240A" w:rsidRDefault="00B1632E" w14:paraId="49A924EB" w14:textId="457DDE63">
      <w:r w:rsidR="00B1632E">
        <w:drawing>
          <wp:inline wp14:editId="78CAF87B" wp14:anchorId="407F4C86">
            <wp:extent cx="5939792" cy="4312920"/>
            <wp:effectExtent l="0" t="0" r="3810" b="0"/>
            <wp:docPr id="9" name="Picture 9" title=""/>
            <wp:cNvGraphicFramePr>
              <a:graphicFrameLocks noChangeAspect="1"/>
            </wp:cNvGraphicFramePr>
            <a:graphic>
              <a:graphicData uri="http://schemas.openxmlformats.org/drawingml/2006/picture">
                <pic:pic>
                  <pic:nvPicPr>
                    <pic:cNvPr id="0" name="Picture 9"/>
                    <pic:cNvPicPr/>
                  </pic:nvPicPr>
                  <pic:blipFill>
                    <a:blip r:embed="R4021cac6709f4aa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9792" cy="4312920"/>
                    </a:xfrm>
                    <a:prstGeom prst="rect">
                      <a:avLst/>
                    </a:prstGeom>
                  </pic:spPr>
                </pic:pic>
              </a:graphicData>
            </a:graphic>
          </wp:inline>
        </w:drawing>
      </w:r>
    </w:p>
    <w:p w:rsidR="003E000B" w:rsidRDefault="003E000B" w14:paraId="6ED1A4BD" w14:textId="0B23E4BC">
      <w:r>
        <w:br w:type="page"/>
      </w:r>
    </w:p>
    <w:p w:rsidR="16C26CAD" w:rsidP="671DC62F" w:rsidRDefault="16C26CAD" w14:paraId="3F0D4E28" w14:textId="37822066">
      <w:pPr>
        <w:pStyle w:val="Heading2"/>
        <w:rPr>
          <w:rFonts w:ascii="Calibri" w:hAnsi="Calibri" w:eastAsia="Calibri" w:cs="Calibri"/>
          <w:color w:val="1B1B1B" w:themeColor="accent4"/>
        </w:rPr>
      </w:pPr>
      <w:bookmarkStart w:name="_Toc63016040" w:id="120"/>
      <w:r w:rsidRPr="671DC62F">
        <w:rPr>
          <w:rFonts w:ascii="Calibri" w:hAnsi="Calibri" w:eastAsia="Calibri" w:cs="Calibri"/>
          <w:color w:val="1B1B1B" w:themeColor="accent4"/>
          <w:lang w:val="en-CA"/>
        </w:rPr>
        <w:lastRenderedPageBreak/>
        <w:t>Use Case 5: Change Password</w:t>
      </w:r>
      <w:bookmarkEnd w:id="120"/>
    </w:p>
    <w:p w:rsidR="00EF32E9" w:rsidP="00EF32E9" w:rsidRDefault="00B1632E" w14:paraId="036530C5" w14:textId="5CD5F6A2">
      <w:pPr>
        <w:rPr>
          <w:color w:val="1B1B1B" w:themeColor="text1"/>
          <w:sz w:val="32"/>
          <w:szCs w:val="32"/>
        </w:rPr>
      </w:pPr>
      <w:r w:rsidR="00B1632E">
        <w:drawing>
          <wp:inline wp14:editId="758419F2" wp14:anchorId="5B2C6245">
            <wp:extent cx="5939792" cy="5695948"/>
            <wp:effectExtent l="0" t="0" r="3810" b="0"/>
            <wp:docPr id="10" name="Picture 10" title=""/>
            <wp:cNvGraphicFramePr>
              <a:graphicFrameLocks noChangeAspect="1"/>
            </wp:cNvGraphicFramePr>
            <a:graphic>
              <a:graphicData uri="http://schemas.openxmlformats.org/drawingml/2006/picture">
                <pic:pic>
                  <pic:nvPicPr>
                    <pic:cNvPr id="0" name="Picture 10"/>
                    <pic:cNvPicPr/>
                  </pic:nvPicPr>
                  <pic:blipFill>
                    <a:blip r:embed="Reb0748028e1246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9792" cy="5695948"/>
                    </a:xfrm>
                    <a:prstGeom prst="rect">
                      <a:avLst/>
                    </a:prstGeom>
                  </pic:spPr>
                </pic:pic>
              </a:graphicData>
            </a:graphic>
          </wp:inline>
        </w:drawing>
      </w:r>
    </w:p>
    <w:p w:rsidR="00EF32E9" w:rsidRDefault="00EF32E9" w14:paraId="158B0203" w14:textId="77777777">
      <w:pPr>
        <w:rPr>
          <w:color w:val="1B1B1B" w:themeColor="text1"/>
          <w:sz w:val="32"/>
          <w:szCs w:val="32"/>
        </w:rPr>
      </w:pPr>
      <w:r w:rsidRPr="671DC62F">
        <w:rPr>
          <w:color w:val="1B1B1B" w:themeColor="accent4"/>
          <w:sz w:val="32"/>
          <w:szCs w:val="32"/>
        </w:rPr>
        <w:br w:type="page"/>
      </w:r>
    </w:p>
    <w:p w:rsidR="1590CB9A" w:rsidP="671DC62F" w:rsidRDefault="1590CB9A" w14:paraId="44D978A6" w14:textId="65AEA7F7">
      <w:pPr>
        <w:pStyle w:val="Heading2"/>
        <w:rPr>
          <w:rFonts w:ascii="Calibri" w:hAnsi="Calibri" w:eastAsia="Calibri" w:cs="Calibri"/>
          <w:color w:val="1B1B1B" w:themeColor="accent4"/>
        </w:rPr>
      </w:pPr>
      <w:bookmarkStart w:name="_Toc63016041" w:id="121"/>
      <w:r w:rsidRPr="671DC62F">
        <w:rPr>
          <w:rFonts w:ascii="Calibri" w:hAnsi="Calibri" w:eastAsia="Calibri" w:cs="Calibri"/>
          <w:color w:val="1B1B1B" w:themeColor="accent4"/>
          <w:lang w:val="en-CA"/>
        </w:rPr>
        <w:lastRenderedPageBreak/>
        <w:t>Use Case 6:  Client Delete Account</w:t>
      </w:r>
      <w:bookmarkEnd w:id="121"/>
    </w:p>
    <w:p w:rsidR="004D519F" w:rsidP="00EF32E9" w:rsidRDefault="00B1632E" w14:paraId="6D5CD9BB" w14:textId="3C01D5C3">
      <w:pPr>
        <w:rPr>
          <w:color w:val="1B1B1B" w:themeColor="text1"/>
          <w:sz w:val="32"/>
          <w:szCs w:val="32"/>
        </w:rPr>
      </w:pPr>
      <w:r w:rsidR="00B1632E">
        <w:drawing>
          <wp:inline wp14:editId="23AB5E08" wp14:anchorId="4A14DBDD">
            <wp:extent cx="5939792" cy="5695948"/>
            <wp:effectExtent l="0" t="0" r="3810" b="0"/>
            <wp:docPr id="11" name="Picture 11" title=""/>
            <wp:cNvGraphicFramePr>
              <a:graphicFrameLocks noChangeAspect="1"/>
            </wp:cNvGraphicFramePr>
            <a:graphic>
              <a:graphicData uri="http://schemas.openxmlformats.org/drawingml/2006/picture">
                <pic:pic>
                  <pic:nvPicPr>
                    <pic:cNvPr id="0" name="Picture 11"/>
                    <pic:cNvPicPr/>
                  </pic:nvPicPr>
                  <pic:blipFill>
                    <a:blip r:embed="R1775ae3fa786486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9792" cy="5695948"/>
                    </a:xfrm>
                    <a:prstGeom prst="rect">
                      <a:avLst/>
                    </a:prstGeom>
                  </pic:spPr>
                </pic:pic>
              </a:graphicData>
            </a:graphic>
          </wp:inline>
        </w:drawing>
      </w:r>
    </w:p>
    <w:p w:rsidR="004D519F" w:rsidRDefault="004D519F" w14:paraId="449EC341" w14:textId="77777777">
      <w:pPr>
        <w:rPr>
          <w:color w:val="1B1B1B" w:themeColor="text1"/>
          <w:sz w:val="32"/>
          <w:szCs w:val="32"/>
        </w:rPr>
      </w:pPr>
      <w:r w:rsidRPr="671DC62F">
        <w:rPr>
          <w:color w:val="1B1B1B" w:themeColor="accent4"/>
          <w:sz w:val="32"/>
          <w:szCs w:val="32"/>
        </w:rPr>
        <w:br w:type="page"/>
      </w:r>
    </w:p>
    <w:p w:rsidR="6A230A7D" w:rsidP="671DC62F" w:rsidRDefault="6A230A7D" w14:paraId="7FF0E5EF" w14:textId="37D411D4">
      <w:r w:rsidRPr="671DC62F">
        <w:rPr>
          <w:rFonts w:ascii="Calibri" w:hAnsi="Calibri" w:eastAsia="Calibri" w:cs="Calibri"/>
          <w:color w:val="1B1B1B" w:themeColor="accent4"/>
          <w:sz w:val="32"/>
          <w:szCs w:val="32"/>
          <w:lang w:val="en-CA"/>
        </w:rPr>
        <w:lastRenderedPageBreak/>
        <w:t>Use Case 7: Client Adds Pet Profile</w:t>
      </w:r>
    </w:p>
    <w:p w:rsidR="0051505E" w:rsidRDefault="00B1632E" w14:paraId="12C3AB0F" w14:textId="030E85FA">
      <w:pPr>
        <w:rPr>
          <w:color w:val="1B1B1B" w:themeColor="text1"/>
          <w:sz w:val="32"/>
          <w:szCs w:val="32"/>
        </w:rPr>
      </w:pPr>
      <w:r w:rsidR="00B1632E">
        <w:drawing>
          <wp:inline wp14:editId="583C05E1" wp14:anchorId="114BAF99">
            <wp:extent cx="5939792" cy="4556760"/>
            <wp:effectExtent l="0" t="0" r="3810" b="0"/>
            <wp:docPr id="12" name="Picture 12" title=""/>
            <wp:cNvGraphicFramePr>
              <a:graphicFrameLocks noChangeAspect="1"/>
            </wp:cNvGraphicFramePr>
            <a:graphic>
              <a:graphicData uri="http://schemas.openxmlformats.org/drawingml/2006/picture">
                <pic:pic>
                  <pic:nvPicPr>
                    <pic:cNvPr id="0" name="Picture 12"/>
                    <pic:cNvPicPr/>
                  </pic:nvPicPr>
                  <pic:blipFill>
                    <a:blip r:embed="R98d68820e0c94f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9792" cy="4556760"/>
                    </a:xfrm>
                    <a:prstGeom prst="rect">
                      <a:avLst/>
                    </a:prstGeom>
                  </pic:spPr>
                </pic:pic>
              </a:graphicData>
            </a:graphic>
          </wp:inline>
        </w:drawing>
      </w:r>
      <w:r>
        <w:br/>
      </w:r>
    </w:p>
    <w:p w:rsidR="671DC62F" w:rsidRDefault="671DC62F" w14:paraId="22E27B0C" w14:textId="5B8F2E37">
      <w:r>
        <w:br w:type="page"/>
      </w:r>
    </w:p>
    <w:p w:rsidR="79C59623" w:rsidP="671DC62F" w:rsidRDefault="79C59623" w14:paraId="29DD7AD5" w14:textId="77F9AA75">
      <w:pPr>
        <w:pStyle w:val="Heading2"/>
        <w:rPr>
          <w:rFonts w:ascii="Calibri" w:hAnsi="Calibri" w:eastAsia="Calibri" w:cs="Calibri"/>
          <w:color w:val="1B1B1B" w:themeColor="accent4"/>
        </w:rPr>
      </w:pPr>
      <w:bookmarkStart w:name="_Toc63016042" w:id="122"/>
      <w:r w:rsidRPr="671DC62F">
        <w:rPr>
          <w:rFonts w:ascii="Calibri" w:hAnsi="Calibri" w:eastAsia="Calibri" w:cs="Calibri"/>
          <w:color w:val="1B1B1B" w:themeColor="accent4"/>
          <w:lang w:val="en-CA"/>
        </w:rPr>
        <w:lastRenderedPageBreak/>
        <w:t xml:space="preserve">Use Case 8: </w:t>
      </w:r>
      <w:r w:rsidRPr="671DC62F">
        <w:rPr>
          <w:rFonts w:ascii="Calibri" w:hAnsi="Calibri" w:eastAsia="Calibri" w:cs="Calibri"/>
          <w:color w:val="1B1B1B" w:themeColor="accent4"/>
          <w:lang w:val="en-US"/>
        </w:rPr>
        <w:t>Client Views Pet Profile List</w:t>
      </w:r>
      <w:bookmarkEnd w:id="122"/>
    </w:p>
    <w:p w:rsidR="0051505E" w:rsidP="00EF32E9" w:rsidRDefault="007F7970" w14:paraId="5E128B48" w14:textId="1D5B52C5">
      <w:pPr>
        <w:rPr>
          <w:color w:val="1B1B1B" w:themeColor="text1"/>
          <w:sz w:val="32"/>
          <w:szCs w:val="32"/>
        </w:rPr>
      </w:pPr>
      <w:r w:rsidR="007F7970">
        <w:drawing>
          <wp:inline wp14:editId="72599A62" wp14:anchorId="018A6957">
            <wp:extent cx="5886450" cy="3103989"/>
            <wp:effectExtent l="0" t="0" r="0" b="1270"/>
            <wp:docPr id="13" name="Picture 13" title=""/>
            <wp:cNvGraphicFramePr>
              <a:graphicFrameLocks noChangeAspect="1"/>
            </wp:cNvGraphicFramePr>
            <a:graphic>
              <a:graphicData uri="http://schemas.openxmlformats.org/drawingml/2006/picture">
                <pic:pic>
                  <pic:nvPicPr>
                    <pic:cNvPr id="0" name="Picture 13"/>
                    <pic:cNvPicPr/>
                  </pic:nvPicPr>
                  <pic:blipFill>
                    <a:blip r:embed="Rc5895a6e5c504ac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86450" cy="3103989"/>
                    </a:xfrm>
                    <a:prstGeom prst="rect">
                      <a:avLst/>
                    </a:prstGeom>
                  </pic:spPr>
                </pic:pic>
              </a:graphicData>
            </a:graphic>
          </wp:inline>
        </w:drawing>
      </w:r>
    </w:p>
    <w:p w:rsidR="0051505E" w:rsidRDefault="0051505E" w14:paraId="5EB57430" w14:textId="77777777">
      <w:pPr>
        <w:rPr>
          <w:color w:val="1B1B1B" w:themeColor="text1"/>
          <w:sz w:val="32"/>
          <w:szCs w:val="32"/>
        </w:rPr>
      </w:pPr>
      <w:r w:rsidRPr="671DC62F">
        <w:rPr>
          <w:color w:val="1B1B1B" w:themeColor="accent4"/>
          <w:sz w:val="32"/>
          <w:szCs w:val="32"/>
        </w:rPr>
        <w:br w:type="page"/>
      </w:r>
    </w:p>
    <w:p w:rsidR="1DE10E96" w:rsidP="671DC62F" w:rsidRDefault="1DE10E96" w14:paraId="511316DD" w14:textId="4D4CF39F">
      <w:r w:rsidRPr="671DC62F">
        <w:rPr>
          <w:rFonts w:ascii="Calibri" w:hAnsi="Calibri" w:eastAsia="Calibri" w:cs="Calibri"/>
          <w:color w:val="1B1B1B" w:themeColor="accent4"/>
          <w:sz w:val="32"/>
          <w:szCs w:val="32"/>
          <w:lang w:val="en-CA"/>
        </w:rPr>
        <w:lastRenderedPageBreak/>
        <w:t xml:space="preserve">Use Case 9: </w:t>
      </w:r>
      <w:r w:rsidRPr="671DC62F">
        <w:rPr>
          <w:rFonts w:ascii="Calibri" w:hAnsi="Calibri" w:eastAsia="Calibri" w:cs="Calibri"/>
          <w:color w:val="1B1B1B" w:themeColor="accent4"/>
          <w:sz w:val="32"/>
          <w:szCs w:val="32"/>
          <w:lang w:val="en-US"/>
        </w:rPr>
        <w:t>Client views a pet’s profile</w:t>
      </w:r>
    </w:p>
    <w:p w:rsidR="008B418A" w:rsidRDefault="435EC62A" w14:paraId="6AD92E18" w14:textId="4DCB81B3">
      <w:pPr>
        <w:rPr>
          <w:color w:val="1B1B1B" w:themeColor="text1"/>
          <w:sz w:val="32"/>
          <w:szCs w:val="32"/>
        </w:rPr>
      </w:pPr>
      <w:r w:rsidR="435EC62A">
        <w:drawing>
          <wp:inline wp14:editId="65F085D5" wp14:anchorId="5855C872">
            <wp:extent cx="7725592" cy="2613990"/>
            <wp:effectExtent l="3175" t="0" r="0" b="0"/>
            <wp:docPr id="29" name="Graphic 29" title=""/>
            <wp:cNvGraphicFramePr>
              <a:graphicFrameLocks noChangeAspect="1"/>
            </wp:cNvGraphicFramePr>
            <a:graphic>
              <a:graphicData uri="http://schemas.openxmlformats.org/drawingml/2006/picture">
                <pic:pic>
                  <pic:nvPicPr>
                    <pic:cNvPr id="0" name="Graphic 29"/>
                    <pic:cNvPicPr/>
                  </pic:nvPicPr>
                  <pic:blipFill>
                    <a:blip r:embed="R51d2979f25aa42e2">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31"/>
                        </a:ext>
                      </a:extLst>
                    </a:blip>
                    <a:stretch>
                      <a:fillRect/>
                    </a:stretch>
                  </pic:blipFill>
                  <pic:spPr>
                    <a:xfrm rot="16200000" flipH="0" flipV="0">
                      <a:off x="0" y="0"/>
                      <a:ext cx="7725592" cy="2613990"/>
                    </a:xfrm>
                    <a:prstGeom prst="rect">
                      <a:avLst/>
                    </a:prstGeom>
                  </pic:spPr>
                </pic:pic>
              </a:graphicData>
            </a:graphic>
          </wp:inline>
        </w:drawing>
      </w:r>
      <w:r w:rsidRPr="53C45DF9">
        <w:rPr>
          <w:color w:val="1B1B1B" w:themeColor="accent4" w:themeTint="FF" w:themeShade="FF"/>
          <w:sz w:val="32"/>
          <w:szCs w:val="32"/>
        </w:rPr>
        <w:br w:type="page"/>
      </w:r>
    </w:p>
    <w:p w:rsidR="368590D7" w:rsidP="671DC62F" w:rsidRDefault="368590D7" w14:paraId="63112F2A" w14:textId="416C952F">
      <w:pPr>
        <w:pStyle w:val="Heading2"/>
        <w:rPr>
          <w:rFonts w:ascii="Calibri" w:hAnsi="Calibri" w:eastAsia="Calibri" w:cs="Calibri"/>
          <w:color w:val="1B1B1B" w:themeColor="accent4"/>
          <w:lang w:val="en-CA"/>
        </w:rPr>
      </w:pPr>
      <w:bookmarkStart w:name="_Toc63016043" w:id="123"/>
      <w:r w:rsidRPr="671DC62F">
        <w:rPr>
          <w:rFonts w:ascii="Calibri" w:hAnsi="Calibri" w:eastAsia="Calibri" w:cs="Calibri"/>
          <w:color w:val="1B1B1B" w:themeColor="accent4"/>
          <w:lang w:val="en-US"/>
        </w:rPr>
        <w:lastRenderedPageBreak/>
        <w:t>Use Case 10: Client Updates a pet’s information</w:t>
      </w:r>
      <w:bookmarkEnd w:id="123"/>
    </w:p>
    <w:p w:rsidRPr="00DD08A9" w:rsidR="00DD08A9" w:rsidP="00DD08A9" w:rsidRDefault="00DD08A9" w14:paraId="539E0419" w14:textId="6E52C2DE">
      <w:pPr>
        <w:rPr>
          <w:lang w:val="en-CA"/>
        </w:rPr>
      </w:pPr>
    </w:p>
    <w:p w:rsidR="00A830D2" w:rsidRDefault="5EACDB47" w14:paraId="7D699000" w14:textId="6407FCF2">
      <w:pPr>
        <w:rPr>
          <w:color w:val="1B1B1B" w:themeColor="text1"/>
          <w:sz w:val="32"/>
          <w:szCs w:val="32"/>
        </w:rPr>
      </w:pPr>
      <w:r w:rsidR="5EACDB47">
        <w:drawing>
          <wp:inline wp14:editId="33189FE9" wp14:anchorId="52471084">
            <wp:extent cx="7354880" cy="2477557"/>
            <wp:effectExtent l="317" t="0" r="0" b="0"/>
            <wp:docPr id="30" name="Graphic 30" title=""/>
            <wp:cNvGraphicFramePr>
              <a:graphicFrameLocks noChangeAspect="1"/>
            </wp:cNvGraphicFramePr>
            <a:graphic>
              <a:graphicData uri="http://schemas.openxmlformats.org/drawingml/2006/picture">
                <pic:pic>
                  <pic:nvPicPr>
                    <pic:cNvPr id="0" name="Graphic 30"/>
                    <pic:cNvPicPr/>
                  </pic:nvPicPr>
                  <pic:blipFill>
                    <a:blip r:embed="Re478297de06f4a0d">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33"/>
                        </a:ext>
                      </a:extLst>
                    </a:blip>
                    <a:stretch>
                      <a:fillRect/>
                    </a:stretch>
                  </pic:blipFill>
                  <pic:spPr>
                    <a:xfrm rot="16200000" flipH="0" flipV="0">
                      <a:off x="0" y="0"/>
                      <a:ext cx="7354880" cy="2477557"/>
                    </a:xfrm>
                    <a:prstGeom prst="rect">
                      <a:avLst/>
                    </a:prstGeom>
                  </pic:spPr>
                </pic:pic>
              </a:graphicData>
            </a:graphic>
          </wp:inline>
        </w:drawing>
      </w:r>
      <w:r w:rsidRPr="53C45DF9">
        <w:rPr>
          <w:color w:val="1B1B1B" w:themeColor="accent4" w:themeTint="FF" w:themeShade="FF"/>
          <w:sz w:val="32"/>
          <w:szCs w:val="32"/>
        </w:rPr>
        <w:br w:type="page"/>
      </w:r>
    </w:p>
    <w:p w:rsidR="41A327D6" w:rsidP="671DC62F" w:rsidRDefault="41A327D6" w14:paraId="623C454B" w14:textId="0C619607">
      <w:pPr>
        <w:pStyle w:val="Heading2"/>
        <w:rPr>
          <w:rFonts w:ascii="Calibri" w:hAnsi="Calibri" w:eastAsia="Calibri" w:cs="Calibri"/>
          <w:color w:val="1B1B1B" w:themeColor="accent4"/>
          <w:lang w:val="en-CA"/>
        </w:rPr>
      </w:pPr>
      <w:bookmarkStart w:name="_Toc63016044" w:id="124"/>
      <w:r w:rsidRPr="671DC62F">
        <w:rPr>
          <w:rFonts w:ascii="Calibri" w:hAnsi="Calibri" w:eastAsia="Calibri" w:cs="Calibri"/>
          <w:color w:val="1B1B1B" w:themeColor="accent4"/>
          <w:lang w:val="en-US"/>
        </w:rPr>
        <w:lastRenderedPageBreak/>
        <w:t>Use Case 11: Client view’s the available schedule</w:t>
      </w:r>
      <w:bookmarkEnd w:id="124"/>
    </w:p>
    <w:p w:rsidR="00341508" w:rsidP="00EF32E9" w:rsidRDefault="00C33445" w14:paraId="0E54F197" w14:textId="0E379A84">
      <w:pPr>
        <w:rPr>
          <w:color w:val="1B1B1B" w:themeColor="text1"/>
          <w:sz w:val="32"/>
          <w:szCs w:val="32"/>
        </w:rPr>
      </w:pPr>
      <w:r w:rsidR="00C33445">
        <w:drawing>
          <wp:inline wp14:editId="4DF7F5B3" wp14:anchorId="5EE7C8A1">
            <wp:extent cx="7354583" cy="2477457"/>
            <wp:effectExtent l="317" t="0" r="0" b="0"/>
            <wp:docPr id="31" name="Graphic 31" title=""/>
            <wp:cNvGraphicFramePr>
              <a:graphicFrameLocks noChangeAspect="1"/>
            </wp:cNvGraphicFramePr>
            <a:graphic>
              <a:graphicData uri="http://schemas.openxmlformats.org/drawingml/2006/picture">
                <pic:pic>
                  <pic:nvPicPr>
                    <pic:cNvPr id="0" name="Graphic 31"/>
                    <pic:cNvPicPr/>
                  </pic:nvPicPr>
                  <pic:blipFill>
                    <a:blip r:embed="Rf1b66dd68cb949de">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35"/>
                        </a:ext>
                      </a:extLst>
                    </a:blip>
                    <a:stretch>
                      <a:fillRect/>
                    </a:stretch>
                  </pic:blipFill>
                  <pic:spPr>
                    <a:xfrm rot="16200000" flipH="0" flipV="0">
                      <a:off x="0" y="0"/>
                      <a:ext cx="7354583" cy="2477457"/>
                    </a:xfrm>
                    <a:prstGeom prst="rect">
                      <a:avLst/>
                    </a:prstGeom>
                  </pic:spPr>
                </pic:pic>
              </a:graphicData>
            </a:graphic>
          </wp:inline>
        </w:drawing>
      </w:r>
    </w:p>
    <w:p w:rsidR="00306983" w:rsidP="00EF32E9" w:rsidRDefault="00306983" w14:paraId="6F40BB9E" w14:textId="77777777">
      <w:pPr>
        <w:rPr>
          <w:color w:val="1B1B1B" w:themeColor="text1"/>
          <w:sz w:val="32"/>
          <w:szCs w:val="32"/>
        </w:rPr>
      </w:pPr>
    </w:p>
    <w:p w:rsidRPr="007F7970" w:rsidR="007F7970" w:rsidP="00AC047E" w:rsidRDefault="00341508" w14:paraId="4DEBDA76" w14:textId="1DE0BCF0">
      <w:pPr>
        <w:pStyle w:val="Heading2"/>
        <w:rPr>
          <w:lang w:val="en-US"/>
        </w:rPr>
      </w:pPr>
      <w:r w:rsidRPr="671DC62F">
        <w:br w:type="page"/>
      </w:r>
      <w:bookmarkStart w:name="_Toc63016045" w:id="125"/>
      <w:r w:rsidRPr="6967B54D" w:rsidR="326181D7">
        <w:rPr>
          <w:lang w:val="en-US"/>
        </w:rPr>
        <w:lastRenderedPageBreak/>
        <w:t>Use Case 12: Client books an ap</w:t>
      </w:r>
      <w:r w:rsidRPr="6967B54D" w:rsidR="462D1E40">
        <w:rPr>
          <w:lang w:val="en-US"/>
        </w:rPr>
        <w:t>pointment</w:t>
      </w:r>
      <w:bookmarkEnd w:id="125"/>
    </w:p>
    <w:p w:rsidR="00FA384A" w:rsidP="00EF32E9" w:rsidRDefault="00FA384A" w14:paraId="05016880" w14:textId="39307046"/>
    <w:p w:rsidR="00FA384A" w:rsidRDefault="00306983" w14:paraId="7045582B" w14:textId="12500E9D">
      <w:pPr>
        <w:rPr>
          <w:color w:val="1B1B1B" w:themeColor="text1"/>
          <w:sz w:val="32"/>
          <w:szCs w:val="32"/>
        </w:rPr>
      </w:pPr>
      <w:r>
        <w:rPr>
          <w:noProof/>
        </w:rPr>
        <w:drawing>
          <wp:anchor distT="0" distB="0" distL="114300" distR="114300" simplePos="0" relativeHeight="251658241" behindDoc="0" locked="0" layoutInCell="1" allowOverlap="1" wp14:anchorId="45907D6C" wp14:editId="317445E2">
            <wp:simplePos x="0" y="0"/>
            <wp:positionH relativeFrom="margin">
              <wp:align>left</wp:align>
            </wp:positionH>
            <wp:positionV relativeFrom="paragraph">
              <wp:posOffset>1701165</wp:posOffset>
            </wp:positionV>
            <wp:extent cx="7161218" cy="3780157"/>
            <wp:effectExtent l="0" t="5080" r="0" b="0"/>
            <wp:wrapNone/>
            <wp:docPr id="1313981082"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5"/>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rot="16200000">
                      <a:off x="0" y="0"/>
                      <a:ext cx="7161218" cy="3780157"/>
                    </a:xfrm>
                    <a:prstGeom prst="rect">
                      <a:avLst/>
                    </a:prstGeom>
                  </pic:spPr>
                </pic:pic>
              </a:graphicData>
            </a:graphic>
            <wp14:sizeRelH relativeFrom="page">
              <wp14:pctWidth>0</wp14:pctWidth>
            </wp14:sizeRelH>
            <wp14:sizeRelV relativeFrom="page">
              <wp14:pctHeight>0</wp14:pctHeight>
            </wp14:sizeRelV>
          </wp:anchor>
        </w:drawing>
      </w:r>
      <w:r w:rsidRPr="671DC62F" w:rsidR="00FA384A">
        <w:rPr>
          <w:color w:val="1B1B1B" w:themeColor="accent4"/>
          <w:sz w:val="32"/>
          <w:szCs w:val="32"/>
        </w:rPr>
        <w:br w:type="page"/>
      </w:r>
    </w:p>
    <w:p w:rsidR="4EEEB136" w:rsidP="671DC62F" w:rsidRDefault="4EEEB136" w14:paraId="652D4980" w14:textId="686385AD">
      <w:pPr>
        <w:pStyle w:val="Heading2"/>
        <w:rPr>
          <w:rFonts w:ascii="Calibri" w:hAnsi="Calibri" w:eastAsia="Calibri" w:cs="Calibri"/>
          <w:color w:val="1B1B1B" w:themeColor="accent4"/>
          <w:lang w:val="en-CA"/>
        </w:rPr>
      </w:pPr>
      <w:bookmarkStart w:name="_Toc63016046" w:id="126"/>
      <w:r w:rsidRPr="671DC62F">
        <w:rPr>
          <w:rFonts w:ascii="Calibri" w:hAnsi="Calibri" w:eastAsia="Calibri" w:cs="Calibri"/>
          <w:color w:val="1B1B1B" w:themeColor="accent4"/>
          <w:lang w:val="en-US"/>
        </w:rPr>
        <w:lastRenderedPageBreak/>
        <w:t>Use Case 13: Client views their upcoming appointments</w:t>
      </w:r>
      <w:bookmarkEnd w:id="126"/>
    </w:p>
    <w:p w:rsidRPr="000312D3" w:rsidR="000312D3" w:rsidP="00EF32E9" w:rsidRDefault="5B30143D" w14:paraId="7616BB27" w14:textId="5167E138">
      <w:pPr>
        <w:rPr>
          <w:color w:val="1B1B1B" w:themeColor="text1"/>
          <w:sz w:val="32"/>
          <w:szCs w:val="32"/>
          <w:lang w:val="en-CA"/>
        </w:rPr>
      </w:pPr>
      <w:r w:rsidR="5B30143D">
        <w:drawing>
          <wp:inline wp14:editId="252F2DD2" wp14:anchorId="5612B5EB">
            <wp:extent cx="5943600" cy="2673351"/>
            <wp:effectExtent l="0" t="0" r="0" b="0"/>
            <wp:docPr id="33" name="Graphic 33" title=""/>
            <wp:cNvGraphicFramePr>
              <a:graphicFrameLocks noChangeAspect="1"/>
            </wp:cNvGraphicFramePr>
            <a:graphic>
              <a:graphicData uri="http://schemas.openxmlformats.org/drawingml/2006/picture">
                <pic:pic>
                  <pic:nvPicPr>
                    <pic:cNvPr id="0" name="Graphic 33"/>
                    <pic:cNvPicPr/>
                  </pic:nvPicPr>
                  <pic:blipFill>
                    <a:blip r:embed="R82a193fcfdd14b38">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39"/>
                        </a:ext>
                      </a:extLst>
                    </a:blip>
                    <a:stretch>
                      <a:fillRect/>
                    </a:stretch>
                  </pic:blipFill>
                  <pic:spPr>
                    <a:xfrm rot="0" flipH="0" flipV="0">
                      <a:off x="0" y="0"/>
                      <a:ext cx="5943600" cy="2673351"/>
                    </a:xfrm>
                    <a:prstGeom prst="rect">
                      <a:avLst/>
                    </a:prstGeom>
                  </pic:spPr>
                </pic:pic>
              </a:graphicData>
            </a:graphic>
          </wp:inline>
        </w:drawing>
      </w:r>
    </w:p>
    <w:p w:rsidR="19E565DE" w:rsidP="671DC62F" w:rsidRDefault="00F74318" w14:paraId="38542C9E" w14:textId="7A1EC370">
      <w:pPr>
        <w:pStyle w:val="Heading2"/>
        <w:rPr>
          <w:rFonts w:ascii="Calibri" w:hAnsi="Calibri" w:eastAsia="Calibri" w:cs="Calibri"/>
          <w:color w:val="1B1B1B" w:themeColor="accent4"/>
        </w:rPr>
      </w:pPr>
      <w:r>
        <w:br w:type="page"/>
      </w:r>
      <w:bookmarkStart w:name="_Toc63016047" w:id="127"/>
      <w:r w:rsidRPr="671DC62F" w:rsidR="097E9AAF">
        <w:rPr>
          <w:rFonts w:ascii="Calibri" w:hAnsi="Calibri" w:eastAsia="Calibri" w:cs="Calibri"/>
          <w:color w:val="1B1B1B" w:themeColor="accent4"/>
          <w:lang w:val="en-US"/>
        </w:rPr>
        <w:lastRenderedPageBreak/>
        <w:t>Use Case 14: Client updates an appointment</w:t>
      </w:r>
      <w:bookmarkEnd w:id="127"/>
    </w:p>
    <w:p w:rsidR="19E565DE" w:rsidP="671DC62F" w:rsidRDefault="19E565DE" w14:paraId="6FAA9D2E" w14:textId="07934EB1"/>
    <w:p w:rsidR="19E565DE" w:rsidP="671DC62F" w:rsidRDefault="006141A7" w14:paraId="53D834B1" w14:textId="393E8ECE">
      <w:r>
        <w:rPr>
          <w:noProof/>
        </w:rPr>
        <w:drawing>
          <wp:anchor distT="0" distB="0" distL="114300" distR="114300" simplePos="0" relativeHeight="251658243" behindDoc="1" locked="0" layoutInCell="1" allowOverlap="1" wp14:anchorId="09A86635" wp14:editId="2DF95C1C">
            <wp:simplePos x="0" y="0"/>
            <wp:positionH relativeFrom="margin">
              <wp:posOffset>-937260</wp:posOffset>
            </wp:positionH>
            <wp:positionV relativeFrom="paragraph">
              <wp:posOffset>787400</wp:posOffset>
            </wp:positionV>
            <wp:extent cx="7471410" cy="5585460"/>
            <wp:effectExtent l="0" t="9525" r="5715" b="5715"/>
            <wp:wrapTight wrapText="bothSides">
              <wp:wrapPolygon edited="0">
                <wp:start x="21628" y="14108"/>
                <wp:lineTo x="19865" y="14108"/>
                <wp:lineTo x="19865" y="3647"/>
                <wp:lineTo x="19645" y="37"/>
                <wp:lineTo x="17111" y="37"/>
                <wp:lineTo x="16340" y="3720"/>
                <wp:lineTo x="16340" y="3647"/>
                <wp:lineTo x="15569" y="37"/>
                <wp:lineTo x="13697" y="37"/>
                <wp:lineTo x="12816" y="3499"/>
                <wp:lineTo x="12816" y="3499"/>
                <wp:lineTo x="11935" y="37"/>
                <wp:lineTo x="10172" y="37"/>
                <wp:lineTo x="9291" y="2910"/>
                <wp:lineTo x="9291" y="2910"/>
                <wp:lineTo x="8410" y="37"/>
                <wp:lineTo x="6647" y="37"/>
                <wp:lineTo x="5766" y="2321"/>
                <wp:lineTo x="5766" y="2321"/>
                <wp:lineTo x="4885" y="37"/>
                <wp:lineTo x="3068" y="37"/>
                <wp:lineTo x="2242" y="1731"/>
                <wp:lineTo x="1305" y="995"/>
                <wp:lineTo x="479" y="258"/>
                <wp:lineTo x="39" y="995"/>
                <wp:lineTo x="39" y="1068"/>
                <wp:lineTo x="39" y="2026"/>
                <wp:lineTo x="479" y="2100"/>
                <wp:lineTo x="1360" y="20517"/>
                <wp:lineTo x="4004" y="20664"/>
                <wp:lineTo x="4830" y="20075"/>
                <wp:lineTo x="7529" y="20075"/>
                <wp:lineTo x="8355" y="19486"/>
                <wp:lineTo x="11053" y="19486"/>
                <wp:lineTo x="11935" y="18675"/>
                <wp:lineTo x="14578" y="18454"/>
                <wp:lineTo x="14578" y="21548"/>
                <wp:lineTo x="15459" y="21548"/>
                <wp:lineTo x="15459" y="16171"/>
                <wp:lineTo x="18103" y="16171"/>
                <wp:lineTo x="18103" y="20001"/>
                <wp:lineTo x="18984" y="19780"/>
                <wp:lineTo x="18984" y="15286"/>
                <wp:lineTo x="21628" y="15213"/>
                <wp:lineTo x="21628" y="14108"/>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16200000">
                      <a:off x="0" y="0"/>
                      <a:ext cx="7471410" cy="5585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4318">
        <w:br w:type="page"/>
      </w:r>
    </w:p>
    <w:p w:rsidR="19E565DE" w:rsidP="00AC047E" w:rsidRDefault="097E9AAF" w14:paraId="6AEB5928" w14:textId="6CF9BD44">
      <w:pPr>
        <w:pStyle w:val="Heading2"/>
        <w:rPr>
          <w:lang w:val="en-US"/>
        </w:rPr>
      </w:pPr>
      <w:bookmarkStart w:name="_Toc63016048" w:id="128"/>
      <w:r w:rsidRPr="671DC62F">
        <w:lastRenderedPageBreak/>
        <w:t xml:space="preserve">Use Case </w:t>
      </w:r>
      <w:r w:rsidRPr="2BADD478">
        <w:t>1</w:t>
      </w:r>
      <w:r w:rsidRPr="2BADD478" w:rsidR="618F3F34">
        <w:t>5</w:t>
      </w:r>
      <w:r w:rsidRPr="671DC62F">
        <w:t>: Client Cancels Appointment</w:t>
      </w:r>
      <w:bookmarkEnd w:id="128"/>
    </w:p>
    <w:p w:rsidR="19E565DE" w:rsidP="671DC62F" w:rsidRDefault="642EE8C3" w14:paraId="1AC06675" w14:textId="1AAE5EFE">
      <w:r w:rsidR="642EE8C3">
        <w:drawing>
          <wp:inline wp14:editId="7C28D4D2" wp14:anchorId="7CE13D47">
            <wp:extent cx="7644772" cy="5010222"/>
            <wp:effectExtent l="2858" t="0" r="0" b="0"/>
            <wp:docPr id="360293424" name="Picture 360293424" title=""/>
            <wp:cNvGraphicFramePr>
              <a:graphicFrameLocks noChangeAspect="1"/>
            </wp:cNvGraphicFramePr>
            <a:graphic>
              <a:graphicData uri="http://schemas.openxmlformats.org/drawingml/2006/picture">
                <pic:pic>
                  <pic:nvPicPr>
                    <pic:cNvPr id="0" name="Picture 360293424"/>
                    <pic:cNvPicPr/>
                  </pic:nvPicPr>
                  <pic:blipFill>
                    <a:blip r:embed="R31994513f02a450e">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7644772" cy="5010222"/>
                    </a:xfrm>
                    <a:prstGeom prst="rect">
                      <a:avLst/>
                    </a:prstGeom>
                  </pic:spPr>
                </pic:pic>
              </a:graphicData>
            </a:graphic>
          </wp:inline>
        </w:drawing>
      </w:r>
      <w:r>
        <w:br w:type="page"/>
      </w:r>
    </w:p>
    <w:p w:rsidR="19E565DE" w:rsidP="00AC047E" w:rsidRDefault="097E9AAF" w14:paraId="5C6EAD7F" w14:textId="0EDF463D">
      <w:pPr>
        <w:pStyle w:val="Heading2"/>
        <w:rPr>
          <w:lang w:val="en-US"/>
        </w:rPr>
      </w:pPr>
      <w:bookmarkStart w:name="_Toc63016049" w:id="129"/>
      <w:r w:rsidRPr="671DC62F">
        <w:lastRenderedPageBreak/>
        <w:t xml:space="preserve">Use Case </w:t>
      </w:r>
      <w:r w:rsidRPr="2BADD478">
        <w:t>1</w:t>
      </w:r>
      <w:r w:rsidRPr="2BADD478" w:rsidR="69A4B650">
        <w:t>6</w:t>
      </w:r>
      <w:r w:rsidRPr="671DC62F">
        <w:t>: Client Views Client Contract</w:t>
      </w:r>
      <w:bookmarkEnd w:id="129"/>
    </w:p>
    <w:p w:rsidR="19E565DE" w:rsidP="671DC62F" w:rsidRDefault="2CC8C3AF" w14:paraId="1A1E43EB" w14:textId="3D8E848F">
      <w:r w:rsidR="2CC8C3AF">
        <w:drawing>
          <wp:inline wp14:editId="633C73E7" wp14:anchorId="13EB6D11">
            <wp:extent cx="7626558" cy="4533900"/>
            <wp:effectExtent l="3175" t="0" r="0" b="0"/>
            <wp:docPr id="1056401037" name="Picture 1056401037" title=""/>
            <wp:cNvGraphicFramePr>
              <a:graphicFrameLocks noChangeAspect="1"/>
            </wp:cNvGraphicFramePr>
            <a:graphic>
              <a:graphicData uri="http://schemas.openxmlformats.org/drawingml/2006/picture">
                <pic:pic>
                  <pic:nvPicPr>
                    <pic:cNvPr id="0" name="Picture 1056401037"/>
                    <pic:cNvPicPr/>
                  </pic:nvPicPr>
                  <pic:blipFill>
                    <a:blip r:embed="R81eb398821b6452a">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7626558" cy="4533900"/>
                    </a:xfrm>
                    <a:prstGeom prst="rect">
                      <a:avLst/>
                    </a:prstGeom>
                  </pic:spPr>
                </pic:pic>
              </a:graphicData>
            </a:graphic>
          </wp:inline>
        </w:drawing>
      </w:r>
      <w:r>
        <w:br w:type="page"/>
      </w:r>
    </w:p>
    <w:p w:rsidR="19E565DE" w:rsidP="00AC047E" w:rsidRDefault="097E9AAF" w14:paraId="27D9A2C0" w14:textId="5D08BA36">
      <w:pPr>
        <w:pStyle w:val="Heading2"/>
        <w:rPr>
          <w:lang w:val="en-US"/>
        </w:rPr>
      </w:pPr>
      <w:bookmarkStart w:name="_Toc63016050" w:id="130"/>
      <w:r w:rsidRPr="671DC62F">
        <w:lastRenderedPageBreak/>
        <w:t xml:space="preserve">Use Case </w:t>
      </w:r>
      <w:r w:rsidRPr="2BADD478">
        <w:t>1</w:t>
      </w:r>
      <w:r w:rsidRPr="2BADD478" w:rsidR="7B358D8F">
        <w:t>7</w:t>
      </w:r>
      <w:r w:rsidRPr="671DC62F">
        <w:t>: Client Prints Client Contract</w:t>
      </w:r>
      <w:bookmarkEnd w:id="130"/>
    </w:p>
    <w:p w:rsidR="19E565DE" w:rsidP="671DC62F" w:rsidRDefault="00113B38" w14:paraId="02326822" w14:textId="1E557731">
      <w:r w:rsidR="00113B38">
        <w:drawing>
          <wp:inline wp14:editId="4ACDECDB" wp14:anchorId="5305E83D">
            <wp:extent cx="7642574" cy="4316730"/>
            <wp:effectExtent l="5398" t="0" r="2222" b="2223"/>
            <wp:docPr id="16" name="Picture 16" title=""/>
            <wp:cNvGraphicFramePr>
              <a:graphicFrameLocks noChangeAspect="1"/>
            </wp:cNvGraphicFramePr>
            <a:graphic>
              <a:graphicData uri="http://schemas.openxmlformats.org/drawingml/2006/picture">
                <pic:pic>
                  <pic:nvPicPr>
                    <pic:cNvPr id="0" name="Picture 16"/>
                    <pic:cNvPicPr/>
                  </pic:nvPicPr>
                  <pic:blipFill>
                    <a:blip r:embed="Rb802b6efdc994a52">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7642574" cy="4316730"/>
                    </a:xfrm>
                    <a:prstGeom prst="rect">
                      <a:avLst/>
                    </a:prstGeom>
                  </pic:spPr>
                </pic:pic>
              </a:graphicData>
            </a:graphic>
          </wp:inline>
        </w:drawing>
      </w:r>
      <w:r>
        <w:br w:type="page"/>
      </w:r>
    </w:p>
    <w:p w:rsidR="19E565DE" w:rsidP="00AC047E" w:rsidRDefault="097E9AAF" w14:paraId="36A9F14D" w14:textId="193432E4">
      <w:pPr>
        <w:pStyle w:val="Heading2"/>
        <w:rPr>
          <w:lang w:val="en-US"/>
        </w:rPr>
      </w:pPr>
      <w:bookmarkStart w:name="_Toc63016051" w:id="131"/>
      <w:r w:rsidRPr="6967B54D">
        <w:lastRenderedPageBreak/>
        <w:t>Use Case 1</w:t>
      </w:r>
      <w:r w:rsidRPr="6967B54D" w:rsidR="0284A1D8">
        <w:t>8</w:t>
      </w:r>
      <w:r w:rsidRPr="6967B54D">
        <w:t>:</w:t>
      </w:r>
      <w:r w:rsidRPr="6967B54D" w:rsidR="001B010A">
        <w:t xml:space="preserve"> </w:t>
      </w:r>
      <w:r w:rsidRPr="6967B54D">
        <w:t>Staff Sets Work Preferences</w:t>
      </w:r>
      <w:bookmarkEnd w:id="131"/>
    </w:p>
    <w:p w:rsidR="19E565DE" w:rsidP="671DC62F" w:rsidRDefault="2DF3D592" w14:paraId="29877A57" w14:textId="70EF26B6">
      <w:pPr>
        <w:rPr>
          <w:rFonts w:ascii="Calibri Light" w:hAnsi="Calibri Light" w:eastAsia="Calibri Light" w:cs="Calibri Light"/>
          <w:color w:val="000000"/>
          <w:sz w:val="32"/>
          <w:szCs w:val="32"/>
        </w:rPr>
      </w:pPr>
      <w:r w:rsidR="2DF3D592">
        <w:drawing>
          <wp:inline wp14:editId="480A3EC7" wp14:anchorId="6020FA28">
            <wp:extent cx="5960534" cy="5029200"/>
            <wp:effectExtent l="0" t="0" r="0" b="0"/>
            <wp:docPr id="1478583108" name="Picture 1478583108" title=""/>
            <wp:cNvGraphicFramePr>
              <a:graphicFrameLocks noChangeAspect="1"/>
            </wp:cNvGraphicFramePr>
            <a:graphic>
              <a:graphicData uri="http://schemas.openxmlformats.org/drawingml/2006/picture">
                <pic:pic>
                  <pic:nvPicPr>
                    <pic:cNvPr id="0" name="Picture 1478583108"/>
                    <pic:cNvPicPr/>
                  </pic:nvPicPr>
                  <pic:blipFill>
                    <a:blip r:embed="Rf992982720f84ec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60534" cy="5029200"/>
                    </a:xfrm>
                    <a:prstGeom prst="rect">
                      <a:avLst/>
                    </a:prstGeom>
                  </pic:spPr>
                </pic:pic>
              </a:graphicData>
            </a:graphic>
          </wp:inline>
        </w:drawing>
      </w:r>
    </w:p>
    <w:p w:rsidR="19E565DE" w:rsidP="671DC62F" w:rsidRDefault="00F74318" w14:paraId="06FAC226" w14:textId="7EFAFD2E">
      <w:r>
        <w:br w:type="page"/>
      </w:r>
    </w:p>
    <w:p w:rsidR="19E565DE" w:rsidP="00AC047E" w:rsidRDefault="097E9AAF" w14:paraId="3E337E50" w14:textId="15DDE565">
      <w:pPr>
        <w:pStyle w:val="Heading2"/>
        <w:rPr>
          <w:lang w:val="en-US"/>
        </w:rPr>
      </w:pPr>
      <w:bookmarkStart w:name="_Toc63016052" w:id="132"/>
      <w:r w:rsidRPr="671DC62F">
        <w:lastRenderedPageBreak/>
        <w:t xml:space="preserve">Use Case </w:t>
      </w:r>
      <w:r w:rsidRPr="2BADD478" w:rsidR="197B24E5">
        <w:t>19</w:t>
      </w:r>
      <w:r w:rsidRPr="671DC62F">
        <w:t>: Staff Views Available Appointments</w:t>
      </w:r>
      <w:bookmarkEnd w:id="132"/>
    </w:p>
    <w:p w:rsidR="19E565DE" w:rsidP="671DC62F" w:rsidRDefault="712EAFD9" w14:paraId="6E1054D1" w14:textId="6B423258">
      <w:r w:rsidR="712EAFD9">
        <w:drawing>
          <wp:inline wp14:editId="65C938C2" wp14:anchorId="59C829AF">
            <wp:extent cx="7613743" cy="2966185"/>
            <wp:effectExtent l="0" t="318" r="6033" b="6032"/>
            <wp:docPr id="1729455571" name="Picture 1729455571" title=""/>
            <wp:cNvGraphicFramePr>
              <a:graphicFrameLocks noChangeAspect="1"/>
            </wp:cNvGraphicFramePr>
            <a:graphic>
              <a:graphicData uri="http://schemas.openxmlformats.org/drawingml/2006/picture">
                <pic:pic>
                  <pic:nvPicPr>
                    <pic:cNvPr id="0" name="Picture 1729455571"/>
                    <pic:cNvPicPr/>
                  </pic:nvPicPr>
                  <pic:blipFill>
                    <a:blip r:embed="R6ea60949a7cd4720">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7613743" cy="2966185"/>
                    </a:xfrm>
                    <a:prstGeom prst="rect">
                      <a:avLst/>
                    </a:prstGeom>
                  </pic:spPr>
                </pic:pic>
              </a:graphicData>
            </a:graphic>
          </wp:inline>
        </w:drawing>
      </w:r>
    </w:p>
    <w:p w:rsidR="19E565DE" w:rsidP="00AC047E" w:rsidRDefault="097E9AAF" w14:paraId="75332260" w14:textId="760F636C">
      <w:pPr>
        <w:pStyle w:val="Heading2"/>
        <w:rPr>
          <w:lang w:val="en-US"/>
        </w:rPr>
      </w:pPr>
      <w:bookmarkStart w:name="_Toc63016053" w:id="133"/>
      <w:r w:rsidRPr="671DC62F">
        <w:lastRenderedPageBreak/>
        <w:t xml:space="preserve">Use Case </w:t>
      </w:r>
      <w:r w:rsidRPr="2BADD478">
        <w:t>2</w:t>
      </w:r>
      <w:r w:rsidRPr="2BADD478" w:rsidR="6E3E6CA2">
        <w:t>0</w:t>
      </w:r>
      <w:r w:rsidRPr="671DC62F">
        <w:t>: Staff Views Client and Pet Information</w:t>
      </w:r>
      <w:bookmarkEnd w:id="133"/>
    </w:p>
    <w:p w:rsidR="19E565DE" w:rsidP="671DC62F" w:rsidRDefault="4D99B80B" w14:paraId="408139F1" w14:textId="0B3C2106">
      <w:pPr>
        <w:rPr>
          <w:rFonts w:ascii="Calibri Light" w:hAnsi="Calibri Light" w:eastAsia="Calibri Light" w:cs="Calibri Light"/>
          <w:color w:val="000000"/>
          <w:sz w:val="32"/>
          <w:szCs w:val="32"/>
        </w:rPr>
      </w:pPr>
      <w:r w:rsidR="4D99B80B">
        <w:drawing>
          <wp:inline wp14:editId="5CD447BF" wp14:anchorId="58FB5404">
            <wp:extent cx="7409570" cy="5001457"/>
            <wp:effectExtent l="3810" t="0" r="0" b="5080"/>
            <wp:docPr id="1792888167" name="Picture 1792888167" title=""/>
            <wp:cNvGraphicFramePr>
              <a:graphicFrameLocks noChangeAspect="1"/>
            </wp:cNvGraphicFramePr>
            <a:graphic>
              <a:graphicData uri="http://schemas.openxmlformats.org/drawingml/2006/picture">
                <pic:pic>
                  <pic:nvPicPr>
                    <pic:cNvPr id="0" name="Picture 1792888167"/>
                    <pic:cNvPicPr/>
                  </pic:nvPicPr>
                  <pic:blipFill>
                    <a:blip r:embed="R04e8e40c8310431e">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7409570" cy="5001457"/>
                    </a:xfrm>
                    <a:prstGeom prst="rect">
                      <a:avLst/>
                    </a:prstGeom>
                  </pic:spPr>
                </pic:pic>
              </a:graphicData>
            </a:graphic>
          </wp:inline>
        </w:drawing>
      </w:r>
    </w:p>
    <w:p w:rsidR="19E565DE" w:rsidP="671DC62F" w:rsidRDefault="19E565DE" w14:paraId="58155044" w14:textId="0CE993A0"/>
    <w:p w:rsidR="19E565DE" w:rsidP="00AC047E" w:rsidRDefault="097E9AAF" w14:paraId="4457A7C6" w14:textId="0C4223E7">
      <w:pPr>
        <w:pStyle w:val="Heading2"/>
        <w:rPr>
          <w:lang w:val="en-US"/>
        </w:rPr>
      </w:pPr>
      <w:bookmarkStart w:name="_Toc63016054" w:id="134"/>
      <w:r w:rsidRPr="671DC62F">
        <w:lastRenderedPageBreak/>
        <w:t>Use</w:t>
      </w:r>
      <w:r w:rsidRPr="671DC62F">
        <w:rPr>
          <w:b/>
          <w:bCs/>
        </w:rPr>
        <w:t xml:space="preserve"> </w:t>
      </w:r>
      <w:r w:rsidRPr="671DC62F">
        <w:t xml:space="preserve">Case </w:t>
      </w:r>
      <w:r w:rsidRPr="2BADD478">
        <w:t>2</w:t>
      </w:r>
      <w:r w:rsidRPr="2BADD478" w:rsidR="407A37A9">
        <w:t>1</w:t>
      </w:r>
      <w:r w:rsidRPr="671DC62F">
        <w:t>: Staff Accepts Available Appointment</w:t>
      </w:r>
      <w:bookmarkEnd w:id="134"/>
    </w:p>
    <w:p w:rsidR="19E565DE" w:rsidP="671DC62F" w:rsidRDefault="2363071E" w14:paraId="32DC4E47" w14:textId="18E360A9">
      <w:pPr>
        <w:rPr>
          <w:rFonts w:ascii="Calibri Light" w:hAnsi="Calibri Light" w:eastAsia="Calibri Light" w:cs="Calibri Light"/>
          <w:color w:val="000000"/>
          <w:sz w:val="32"/>
          <w:szCs w:val="32"/>
        </w:rPr>
      </w:pPr>
      <w:r w:rsidR="2363071E">
        <w:drawing>
          <wp:inline wp14:editId="3062B025" wp14:anchorId="4F90FBBC">
            <wp:extent cx="7502053" cy="5548392"/>
            <wp:effectExtent l="5397" t="0" r="9208" b="9207"/>
            <wp:docPr id="1624436480" name="Picture 1624436480" title=""/>
            <wp:cNvGraphicFramePr>
              <a:graphicFrameLocks noChangeAspect="1"/>
            </wp:cNvGraphicFramePr>
            <a:graphic>
              <a:graphicData uri="http://schemas.openxmlformats.org/drawingml/2006/picture">
                <pic:pic>
                  <pic:nvPicPr>
                    <pic:cNvPr id="0" name="Picture 1624436480"/>
                    <pic:cNvPicPr/>
                  </pic:nvPicPr>
                  <pic:blipFill>
                    <a:blip r:embed="R99471819b2f94a5c">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7502053" cy="5548392"/>
                    </a:xfrm>
                    <a:prstGeom prst="rect">
                      <a:avLst/>
                    </a:prstGeom>
                  </pic:spPr>
                </pic:pic>
              </a:graphicData>
            </a:graphic>
          </wp:inline>
        </w:drawing>
      </w:r>
    </w:p>
    <w:p w:rsidRPr="00AC047E" w:rsidR="19E565DE" w:rsidP="00AC047E" w:rsidRDefault="097E9AAF" w14:paraId="312B7EB4" w14:textId="6CFB4A34">
      <w:pPr>
        <w:pStyle w:val="Heading2"/>
      </w:pPr>
      <w:bookmarkStart w:name="_Toc63016055" w:id="135"/>
      <w:r w:rsidRPr="00AC047E">
        <w:lastRenderedPageBreak/>
        <w:t>Use Case 2</w:t>
      </w:r>
      <w:r w:rsidRPr="00AC047E" w:rsidR="21D286BE">
        <w:t>2</w:t>
      </w:r>
      <w:r w:rsidRPr="00AC047E">
        <w:t>: Send Confirmation Notice and Client Contract</w:t>
      </w:r>
      <w:bookmarkEnd w:id="135"/>
    </w:p>
    <w:p w:rsidR="19E565DE" w:rsidP="671DC62F" w:rsidRDefault="1AA4EB3C" w14:paraId="7BDB0207" w14:textId="7A712BDE">
      <w:pPr>
        <w:rPr>
          <w:rFonts w:ascii="Calibri Light" w:hAnsi="Calibri Light" w:eastAsia="Calibri Light" w:cs="Calibri Light"/>
          <w:color w:val="000000"/>
          <w:sz w:val="32"/>
          <w:szCs w:val="32"/>
        </w:rPr>
      </w:pPr>
      <w:r w:rsidR="1AA4EB3C">
        <w:drawing>
          <wp:inline wp14:editId="6BB095BE" wp14:anchorId="43DBC612">
            <wp:extent cx="7404413" cy="3578799"/>
            <wp:effectExtent l="0" t="0" r="0" b="0"/>
            <wp:docPr id="1008969363" name="Picture 1008969363" title=""/>
            <wp:cNvGraphicFramePr>
              <a:graphicFrameLocks noChangeAspect="1"/>
            </wp:cNvGraphicFramePr>
            <a:graphic>
              <a:graphicData uri="http://schemas.openxmlformats.org/drawingml/2006/picture">
                <pic:pic>
                  <pic:nvPicPr>
                    <pic:cNvPr id="0" name="Picture 1008969363"/>
                    <pic:cNvPicPr/>
                  </pic:nvPicPr>
                  <pic:blipFill>
                    <a:blip r:embed="R45c983e8c15a499a">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7404413" cy="3578799"/>
                    </a:xfrm>
                    <a:prstGeom prst="rect">
                      <a:avLst/>
                    </a:prstGeom>
                  </pic:spPr>
                </pic:pic>
              </a:graphicData>
            </a:graphic>
          </wp:inline>
        </w:drawing>
      </w:r>
    </w:p>
    <w:p w:rsidR="19E565DE" w:rsidP="671DC62F" w:rsidRDefault="19E565DE" w14:paraId="7189F23E" w14:textId="2C9CD7C6"/>
    <w:p w:rsidR="19E565DE" w:rsidP="00AC047E" w:rsidRDefault="097E9AAF" w14:paraId="09EC470A" w14:textId="4FE51668">
      <w:pPr>
        <w:pStyle w:val="Heading2"/>
        <w:rPr>
          <w:lang w:val="en-US"/>
        </w:rPr>
      </w:pPr>
      <w:bookmarkStart w:name="_Toc63016056" w:id="136"/>
      <w:r w:rsidRPr="671DC62F">
        <w:lastRenderedPageBreak/>
        <w:t xml:space="preserve">Use Case </w:t>
      </w:r>
      <w:r w:rsidRPr="2BADD478">
        <w:t>2</w:t>
      </w:r>
      <w:r w:rsidRPr="2BADD478" w:rsidR="351166E3">
        <w:t>3</w:t>
      </w:r>
      <w:r w:rsidRPr="671DC62F">
        <w:t>: Staff Views Appointment Updates</w:t>
      </w:r>
      <w:bookmarkEnd w:id="136"/>
    </w:p>
    <w:p w:rsidR="19E565DE" w:rsidP="671DC62F" w:rsidRDefault="3534FC97" w14:paraId="3743B4CE" w14:textId="5790B568">
      <w:r w:rsidR="3534FC97">
        <w:drawing>
          <wp:inline wp14:editId="0A72D08C" wp14:anchorId="077AA513">
            <wp:extent cx="7326507" cy="4991184"/>
            <wp:effectExtent l="5398" t="0" r="0" b="0"/>
            <wp:docPr id="601710573" name="Picture 601710573" title=""/>
            <wp:cNvGraphicFramePr>
              <a:graphicFrameLocks noChangeAspect="1"/>
            </wp:cNvGraphicFramePr>
            <a:graphic>
              <a:graphicData uri="http://schemas.openxmlformats.org/drawingml/2006/picture">
                <pic:pic>
                  <pic:nvPicPr>
                    <pic:cNvPr id="0" name="Picture 601710573"/>
                    <pic:cNvPicPr/>
                  </pic:nvPicPr>
                  <pic:blipFill>
                    <a:blip r:embed="R6443f8db11d94946">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7326507" cy="4991184"/>
                    </a:xfrm>
                    <a:prstGeom prst="rect">
                      <a:avLst/>
                    </a:prstGeom>
                  </pic:spPr>
                </pic:pic>
              </a:graphicData>
            </a:graphic>
          </wp:inline>
        </w:drawing>
      </w:r>
    </w:p>
    <w:p w:rsidR="19E565DE" w:rsidP="00AC047E" w:rsidRDefault="00F74318" w14:paraId="4533B9CE" w14:textId="6D84B4AA">
      <w:pPr>
        <w:pStyle w:val="Heading2"/>
      </w:pPr>
      <w:r>
        <w:br w:type="page"/>
      </w:r>
      <w:bookmarkStart w:name="_Toc63016057" w:id="137"/>
      <w:r w:rsidRPr="671DC62F" w:rsidR="1AE6A0CF">
        <w:lastRenderedPageBreak/>
        <w:t xml:space="preserve">Use Case </w:t>
      </w:r>
      <w:r w:rsidRPr="2BADD478" w:rsidR="1AE6A0CF">
        <w:t>2</w:t>
      </w:r>
      <w:r w:rsidRPr="2BADD478" w:rsidR="61636383">
        <w:t>4</w:t>
      </w:r>
      <w:r w:rsidRPr="671DC62F" w:rsidR="1AE6A0CF">
        <w:t>: Staff Add Client Notes</w:t>
      </w:r>
      <w:bookmarkEnd w:id="137"/>
    </w:p>
    <w:p w:rsidRPr="00AC047E" w:rsidR="00AC047E" w:rsidP="00AC047E" w:rsidRDefault="00AC047E" w14:paraId="6D73D7ED" w14:textId="102F8FCB">
      <w:r w:rsidR="00AC047E">
        <w:drawing>
          <wp:inline wp14:editId="4095531D" wp14:anchorId="0BAC196B">
            <wp:extent cx="7573696" cy="5459292"/>
            <wp:effectExtent l="9525" t="0" r="0" b="0"/>
            <wp:docPr id="1417156139" name="Picture 1417156139" title=""/>
            <wp:cNvGraphicFramePr>
              <a:graphicFrameLocks noChangeAspect="1"/>
            </wp:cNvGraphicFramePr>
            <a:graphic>
              <a:graphicData uri="http://schemas.openxmlformats.org/drawingml/2006/picture">
                <pic:pic>
                  <pic:nvPicPr>
                    <pic:cNvPr id="0" name="Picture 1417156139"/>
                    <pic:cNvPicPr/>
                  </pic:nvPicPr>
                  <pic:blipFill>
                    <a:blip r:embed="Rf902e4100d6a40ec">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7573696" cy="5459292"/>
                    </a:xfrm>
                    <a:prstGeom prst="rect">
                      <a:avLst/>
                    </a:prstGeom>
                  </pic:spPr>
                </pic:pic>
              </a:graphicData>
            </a:graphic>
          </wp:inline>
        </w:drawing>
      </w:r>
    </w:p>
    <w:p w:rsidR="00AC047E" w:rsidP="00AC047E" w:rsidRDefault="00F74318" w14:paraId="7CD001CF" w14:textId="77777777">
      <w:pPr>
        <w:pStyle w:val="Heading2"/>
      </w:pPr>
      <w:r>
        <w:br w:type="page"/>
      </w:r>
      <w:bookmarkStart w:name="_Toc63016058" w:id="138"/>
      <w:r w:rsidRPr="671DC62F" w:rsidR="6BB06DE0">
        <w:lastRenderedPageBreak/>
        <w:t xml:space="preserve">Use Case </w:t>
      </w:r>
      <w:r w:rsidRPr="2BADD478" w:rsidR="6BB06DE0">
        <w:t>2</w:t>
      </w:r>
      <w:r w:rsidRPr="2BADD478" w:rsidR="669E6640">
        <w:t>5</w:t>
      </w:r>
      <w:r w:rsidRPr="671DC62F" w:rsidR="6BB06DE0">
        <w:t>: Staff View Scheduled Appointments</w:t>
      </w:r>
      <w:bookmarkEnd w:id="138"/>
    </w:p>
    <w:p w:rsidR="19E565DE" w:rsidP="00AC047E" w:rsidRDefault="451D1F7B" w14:paraId="307AE760" w14:textId="37D83758">
      <w:pPr>
        <w:pStyle w:val="Heading2"/>
      </w:pPr>
      <w:bookmarkStart w:name="_Toc63015908" w:id="139"/>
      <w:bookmarkStart w:name="_Toc63016059" w:id="140"/>
      <w:r w:rsidR="451D1F7B">
        <w:drawing>
          <wp:inline wp14:editId="49C4C778" wp14:anchorId="66D67CCA">
            <wp:extent cx="7263925" cy="3181821"/>
            <wp:effectExtent l="2858" t="0" r="0" b="0"/>
            <wp:docPr id="588792919" name="Picture 588792919" title=""/>
            <wp:cNvGraphicFramePr>
              <a:graphicFrameLocks noChangeAspect="1"/>
            </wp:cNvGraphicFramePr>
            <a:graphic>
              <a:graphicData uri="http://schemas.openxmlformats.org/drawingml/2006/picture">
                <pic:pic>
                  <pic:nvPicPr>
                    <pic:cNvPr id="0" name="Picture 588792919"/>
                    <pic:cNvPicPr/>
                  </pic:nvPicPr>
                  <pic:blipFill>
                    <a:blip r:embed="R2208fb1e073d4924">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7263925" cy="3181821"/>
                    </a:xfrm>
                    <a:prstGeom prst="rect">
                      <a:avLst/>
                    </a:prstGeom>
                  </pic:spPr>
                </pic:pic>
              </a:graphicData>
            </a:graphic>
          </wp:inline>
        </w:drawing>
      </w:r>
      <w:bookmarkEnd w:id="139"/>
      <w:bookmarkEnd w:id="140"/>
    </w:p>
    <w:p w:rsidR="19E565DE" w:rsidP="00AC047E" w:rsidRDefault="00F74318" w14:paraId="296D8805" w14:textId="5C24260E">
      <w:pPr>
        <w:pStyle w:val="Heading2"/>
        <w:rPr>
          <w:lang w:val="en-US"/>
        </w:rPr>
      </w:pPr>
      <w:r>
        <w:br w:type="page"/>
      </w:r>
      <w:bookmarkStart w:name="_Toc63016060" w:id="141"/>
      <w:r w:rsidRPr="671DC62F" w:rsidR="1F1C993C">
        <w:lastRenderedPageBreak/>
        <w:t xml:space="preserve">Use Case </w:t>
      </w:r>
      <w:r w:rsidRPr="2BADD478" w:rsidR="1F1C993C">
        <w:t>2</w:t>
      </w:r>
      <w:r w:rsidRPr="2BADD478" w:rsidR="5A782C84">
        <w:t>6</w:t>
      </w:r>
      <w:r w:rsidRPr="671DC62F" w:rsidR="1F1C993C">
        <w:t>:</w:t>
      </w:r>
      <w:r w:rsidRPr="671DC62F" w:rsidR="769201D8">
        <w:t xml:space="preserve"> Admin Add New Staff</w:t>
      </w:r>
      <w:bookmarkEnd w:id="141"/>
    </w:p>
    <w:p w:rsidR="19E565DE" w:rsidP="671DC62F" w:rsidRDefault="64689355" w14:paraId="134DAB50" w14:textId="6E05FB6A">
      <w:pPr>
        <w:rPr>
          <w:rFonts w:ascii="Calibri Light" w:hAnsi="Calibri Light" w:eastAsia="Calibri Light" w:cs="Calibri Light"/>
          <w:color w:val="000000"/>
          <w:sz w:val="32"/>
          <w:szCs w:val="32"/>
        </w:rPr>
      </w:pPr>
      <w:r w:rsidR="64689355">
        <w:drawing>
          <wp:inline wp14:editId="4A08EA27" wp14:anchorId="6D6CCEA8">
            <wp:extent cx="7486636" cy="5349830"/>
            <wp:effectExtent l="1588" t="0" r="2222" b="2223"/>
            <wp:docPr id="912423955" name="Picture 912423955" title=""/>
            <wp:cNvGraphicFramePr>
              <a:graphicFrameLocks noChangeAspect="1"/>
            </wp:cNvGraphicFramePr>
            <a:graphic>
              <a:graphicData uri="http://schemas.openxmlformats.org/drawingml/2006/picture">
                <pic:pic>
                  <pic:nvPicPr>
                    <pic:cNvPr id="0" name="Picture 912423955"/>
                    <pic:cNvPicPr/>
                  </pic:nvPicPr>
                  <pic:blipFill>
                    <a:blip r:embed="R0fa76d2ae4c04a67">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7486636" cy="5349830"/>
                    </a:xfrm>
                    <a:prstGeom prst="rect">
                      <a:avLst/>
                    </a:prstGeom>
                  </pic:spPr>
                </pic:pic>
              </a:graphicData>
            </a:graphic>
          </wp:inline>
        </w:drawing>
      </w:r>
    </w:p>
    <w:p w:rsidR="19E565DE" w:rsidP="00AC047E" w:rsidRDefault="00F74318" w14:paraId="0F9387F7" w14:textId="3453BC69">
      <w:pPr>
        <w:pStyle w:val="Heading2"/>
        <w:rPr>
          <w:lang w:val="en-US"/>
        </w:rPr>
      </w:pPr>
      <w:r>
        <w:br w:type="page"/>
      </w:r>
      <w:bookmarkStart w:name="_Toc63016061" w:id="142"/>
      <w:r w:rsidRPr="671DC62F" w:rsidR="1F1C993C">
        <w:lastRenderedPageBreak/>
        <w:t xml:space="preserve">Use Case </w:t>
      </w:r>
      <w:r w:rsidRPr="2BADD478" w:rsidR="1F1C993C">
        <w:t>2</w:t>
      </w:r>
      <w:r w:rsidRPr="2BADD478" w:rsidR="17F1F70F">
        <w:t>7</w:t>
      </w:r>
      <w:r w:rsidRPr="671DC62F" w:rsidR="1F1C993C">
        <w:t>:</w:t>
      </w:r>
      <w:r w:rsidRPr="671DC62F" w:rsidR="1C4A236C">
        <w:t xml:space="preserve"> Admin Removes Staff</w:t>
      </w:r>
      <w:bookmarkEnd w:id="142"/>
    </w:p>
    <w:p w:rsidR="19E565DE" w:rsidP="671DC62F" w:rsidRDefault="6B7C8082" w14:paraId="699DBF7E" w14:textId="2126D89C">
      <w:pPr>
        <w:rPr>
          <w:rFonts w:ascii="Calibri Light" w:hAnsi="Calibri Light" w:eastAsia="Calibri Light" w:cs="Calibri Light"/>
          <w:color w:val="000000"/>
          <w:sz w:val="32"/>
          <w:szCs w:val="32"/>
        </w:rPr>
      </w:pPr>
      <w:r w:rsidR="6B7C8082">
        <w:drawing>
          <wp:inline wp14:editId="72A72D87" wp14:anchorId="148A9F5E">
            <wp:extent cx="7560232" cy="5402412"/>
            <wp:effectExtent l="0" t="6985" r="0" b="0"/>
            <wp:docPr id="133024814" name="Picture 133024814" title=""/>
            <wp:cNvGraphicFramePr>
              <a:graphicFrameLocks noChangeAspect="1"/>
            </wp:cNvGraphicFramePr>
            <a:graphic>
              <a:graphicData uri="http://schemas.openxmlformats.org/drawingml/2006/picture">
                <pic:pic>
                  <pic:nvPicPr>
                    <pic:cNvPr id="0" name="Picture 133024814"/>
                    <pic:cNvPicPr/>
                  </pic:nvPicPr>
                  <pic:blipFill>
                    <a:blip r:embed="Ree2d9dc286e7418d">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7560232" cy="5402412"/>
                    </a:xfrm>
                    <a:prstGeom prst="rect">
                      <a:avLst/>
                    </a:prstGeom>
                  </pic:spPr>
                </pic:pic>
              </a:graphicData>
            </a:graphic>
          </wp:inline>
        </w:drawing>
      </w:r>
    </w:p>
    <w:p w:rsidR="19E565DE" w:rsidP="00AC047E" w:rsidRDefault="00F74318" w14:paraId="447EF124" w14:textId="776E3C5B">
      <w:pPr>
        <w:pStyle w:val="Heading2"/>
        <w:rPr>
          <w:lang w:val="en-US"/>
        </w:rPr>
      </w:pPr>
      <w:r>
        <w:br w:type="page"/>
      </w:r>
      <w:bookmarkStart w:name="_Toc63016062" w:id="143"/>
      <w:r w:rsidRPr="671DC62F" w:rsidR="76A1DCC8">
        <w:lastRenderedPageBreak/>
        <w:t xml:space="preserve">Use Case </w:t>
      </w:r>
      <w:r w:rsidRPr="2BADD478" w:rsidR="76A1DCC8">
        <w:t>2</w:t>
      </w:r>
      <w:r w:rsidRPr="2BADD478" w:rsidR="11EB5231">
        <w:t>8</w:t>
      </w:r>
      <w:r w:rsidRPr="2BADD478" w:rsidR="09DB7B0B">
        <w:t>/</w:t>
      </w:r>
      <w:r w:rsidRPr="671DC62F" w:rsidR="76A1DCC8">
        <w:t>2</w:t>
      </w:r>
      <w:r w:rsidRPr="671DC62F" w:rsidR="09DB7B0B">
        <w:t>9</w:t>
      </w:r>
      <w:r w:rsidRPr="671DC62F" w:rsidR="76A1DCC8">
        <w:t>:</w:t>
      </w:r>
      <w:r w:rsidRPr="671DC62F" w:rsidR="6CEA8CAD">
        <w:t xml:space="preserve"> Admin Set/Update Staff Qualifications</w:t>
      </w:r>
      <w:bookmarkEnd w:id="143"/>
    </w:p>
    <w:p w:rsidR="19E565DE" w:rsidP="671DC62F" w:rsidRDefault="628A1B91" w14:paraId="1D122330" w14:textId="08B084B2">
      <w:pPr>
        <w:rPr>
          <w:rFonts w:ascii="Calibri Light" w:hAnsi="Calibri Light" w:eastAsia="Calibri Light" w:cs="Calibri Light"/>
          <w:color w:val="000000"/>
          <w:sz w:val="32"/>
          <w:szCs w:val="32"/>
        </w:rPr>
      </w:pPr>
      <w:r w:rsidR="628A1B91">
        <w:drawing>
          <wp:inline wp14:editId="27355D46" wp14:anchorId="7DDF730A">
            <wp:extent cx="7648197" cy="5433406"/>
            <wp:effectExtent l="2540" t="0" r="0" b="0"/>
            <wp:docPr id="362792591" name="Picture 362792591" title=""/>
            <wp:cNvGraphicFramePr>
              <a:graphicFrameLocks noChangeAspect="1"/>
            </wp:cNvGraphicFramePr>
            <a:graphic>
              <a:graphicData uri="http://schemas.openxmlformats.org/drawingml/2006/picture">
                <pic:pic>
                  <pic:nvPicPr>
                    <pic:cNvPr id="0" name="Picture 362792591"/>
                    <pic:cNvPicPr/>
                  </pic:nvPicPr>
                  <pic:blipFill>
                    <a:blip r:embed="R9541350bbf3f4c5f">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7648197" cy="5433406"/>
                    </a:xfrm>
                    <a:prstGeom prst="rect">
                      <a:avLst/>
                    </a:prstGeom>
                  </pic:spPr>
                </pic:pic>
              </a:graphicData>
            </a:graphic>
          </wp:inline>
        </w:drawing>
      </w:r>
    </w:p>
    <w:p w:rsidR="19E565DE" w:rsidP="000F0BC6" w:rsidRDefault="00F74318" w14:paraId="4B59320E" w14:textId="6017BB5E">
      <w:pPr>
        <w:pStyle w:val="Heading2"/>
      </w:pPr>
      <w:r>
        <w:br w:type="page"/>
      </w:r>
      <w:bookmarkStart w:name="_Toc63016063" w:id="144"/>
      <w:r w:rsidRPr="671DC62F" w:rsidR="0EDEDFD6">
        <w:lastRenderedPageBreak/>
        <w:t xml:space="preserve">Use Case </w:t>
      </w:r>
      <w:r w:rsidRPr="2BADD478" w:rsidR="64664137">
        <w:t>3</w:t>
      </w:r>
      <w:r w:rsidRPr="2BADD478" w:rsidR="3059C154">
        <w:t>0</w:t>
      </w:r>
      <w:r w:rsidRPr="671DC62F" w:rsidR="0EDEDFD6">
        <w:t>:</w:t>
      </w:r>
      <w:r w:rsidRPr="671DC62F" w:rsidR="7E4D49CA">
        <w:t xml:space="preserve"> Admin Update Promotions</w:t>
      </w:r>
      <w:bookmarkEnd w:id="144"/>
    </w:p>
    <w:p w:rsidR="19E565DE" w:rsidP="671DC62F" w:rsidRDefault="782DCCCA" w14:paraId="6335DD16" w14:textId="51159640">
      <w:pPr>
        <w:rPr>
          <w:rFonts w:ascii="Calibri Light" w:hAnsi="Calibri Light" w:eastAsia="Calibri Light" w:cs="Calibri Light"/>
          <w:color w:val="000000"/>
          <w:sz w:val="32"/>
          <w:szCs w:val="32"/>
        </w:rPr>
      </w:pPr>
      <w:r w:rsidR="782DCCCA">
        <w:drawing>
          <wp:inline wp14:editId="5A04A2E8" wp14:anchorId="2A5F3376">
            <wp:extent cx="7549112" cy="5457377"/>
            <wp:effectExtent l="0" t="1905" r="0" b="0"/>
            <wp:docPr id="1107864283" name="Picture 1107864283" title=""/>
            <wp:cNvGraphicFramePr>
              <a:graphicFrameLocks noChangeAspect="1"/>
            </wp:cNvGraphicFramePr>
            <a:graphic>
              <a:graphicData uri="http://schemas.openxmlformats.org/drawingml/2006/picture">
                <pic:pic>
                  <pic:nvPicPr>
                    <pic:cNvPr id="0" name="Picture 1107864283"/>
                    <pic:cNvPicPr/>
                  </pic:nvPicPr>
                  <pic:blipFill>
                    <a:blip r:embed="R44bd1923cfa4405f">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7549112" cy="5457377"/>
                    </a:xfrm>
                    <a:prstGeom prst="rect">
                      <a:avLst/>
                    </a:prstGeom>
                  </pic:spPr>
                </pic:pic>
              </a:graphicData>
            </a:graphic>
          </wp:inline>
        </w:drawing>
      </w:r>
    </w:p>
    <w:p w:rsidR="19E565DE" w:rsidP="000F0BC6" w:rsidRDefault="00F74318" w14:paraId="2F396FF6" w14:textId="4D188740">
      <w:pPr>
        <w:pStyle w:val="Heading2"/>
      </w:pPr>
      <w:bookmarkStart w:name="_Toc63016064" w:id="145"/>
      <w:commentRangeStart w:id="146"/>
      <w:commentRangeEnd w:id="146"/>
      <w:r>
        <w:rPr>
          <w:rStyle w:val="CommentReference"/>
        </w:rPr>
        <w:commentReference w:id="146"/>
      </w:r>
      <w:commentRangeStart w:id="147"/>
      <w:commentRangeEnd w:id="147"/>
      <w:r>
        <w:rPr>
          <w:rStyle w:val="CommentReference"/>
        </w:rPr>
        <w:commentReference w:id="147"/>
      </w:r>
      <w:r>
        <w:br w:type="page"/>
      </w:r>
      <w:r w:rsidRPr="53C45DF9" w:rsidR="097E9AAF">
        <w:rPr>
          <w:lang w:val="en-CA"/>
        </w:rPr>
        <w:t xml:space="preserve">Use Case </w:t>
      </w:r>
      <w:r w:rsidRPr="53C45DF9" w:rsidR="097E9AAF">
        <w:rPr>
          <w:lang w:val="en-CA"/>
        </w:rPr>
        <w:t>3</w:t>
      </w:r>
      <w:r w:rsidRPr="53C45DF9" w:rsidR="7F4DD57D">
        <w:rPr>
          <w:lang w:val="en-CA"/>
        </w:rPr>
        <w:t>1</w:t>
      </w:r>
      <w:r w:rsidRPr="53C45DF9" w:rsidR="097E9AAF">
        <w:rPr>
          <w:lang w:val="en-CA"/>
        </w:rPr>
        <w:t xml:space="preserve">: </w:t>
      </w:r>
      <w:r w:rsidR="097E9AAF">
        <w:rPr/>
        <w:t xml:space="preserve"> Admin emails the current promotions to the email list</w:t>
      </w:r>
      <w:r w:rsidR="66D40984">
        <w:drawing>
          <wp:inline wp14:editId="4C61F953" wp14:anchorId="17379153">
            <wp:extent cx="7606738" cy="2361259"/>
            <wp:effectExtent l="0" t="6032" r="7302" b="7303"/>
            <wp:docPr id="1114559253" name="Picture 1114559253" title=""/>
            <wp:cNvGraphicFramePr>
              <a:graphicFrameLocks noChangeAspect="1"/>
            </wp:cNvGraphicFramePr>
            <a:graphic>
              <a:graphicData uri="http://schemas.openxmlformats.org/drawingml/2006/picture">
                <pic:pic>
                  <pic:nvPicPr>
                    <pic:cNvPr id="0" name="Picture 1114559253"/>
                    <pic:cNvPicPr/>
                  </pic:nvPicPr>
                  <pic:blipFill>
                    <a:blip r:embed="R2d3d8c78fc974af3">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7606738" cy="2361259"/>
                    </a:xfrm>
                    <a:prstGeom prst="rect">
                      <a:avLst/>
                    </a:prstGeom>
                  </pic:spPr>
                </pic:pic>
              </a:graphicData>
            </a:graphic>
          </wp:inline>
        </w:drawing>
      </w:r>
      <w:bookmarkEnd w:id="145"/>
    </w:p>
    <w:p w:rsidR="19E565DE" w:rsidP="000F0BC6" w:rsidRDefault="097E9AAF" w14:paraId="53757801" w14:textId="41096F6D">
      <w:pPr>
        <w:pStyle w:val="Heading2"/>
        <w:rPr>
          <w:rFonts w:ascii="Calibri" w:hAnsi="Calibri" w:eastAsia="Calibri" w:cs="Calibri"/>
          <w:sz w:val="24"/>
          <w:szCs w:val="24"/>
        </w:rPr>
      </w:pPr>
      <w:bookmarkStart w:name="_Toc63016065" w:id="148"/>
      <w:r w:rsidRPr="671DC62F">
        <w:rPr>
          <w:lang w:val="en-CA"/>
        </w:rPr>
        <w:lastRenderedPageBreak/>
        <w:t xml:space="preserve">Use Case </w:t>
      </w:r>
      <w:r w:rsidRPr="2BADD478" w:rsidR="373B4C0F">
        <w:rPr>
          <w:lang w:val="en-CA"/>
        </w:rPr>
        <w:t>32</w:t>
      </w:r>
      <w:r w:rsidRPr="671DC62F">
        <w:rPr>
          <w:lang w:val="en-CA"/>
        </w:rPr>
        <w:t>:</w:t>
      </w:r>
      <w:r w:rsidRPr="671DC62F">
        <w:rPr>
          <w:rFonts w:ascii="Calibri" w:hAnsi="Calibri" w:eastAsia="Calibri" w:cs="Calibri"/>
          <w:sz w:val="24"/>
          <w:szCs w:val="24"/>
          <w:lang w:val="en-CA"/>
        </w:rPr>
        <w:t xml:space="preserve"> </w:t>
      </w:r>
      <w:r w:rsidRPr="671DC62F">
        <w:t>Admin adds a service to the system</w:t>
      </w:r>
      <w:bookmarkEnd w:id="148"/>
    </w:p>
    <w:p w:rsidR="19E565DE" w:rsidP="671DC62F" w:rsidRDefault="5CF68534" w14:paraId="75A99EB6" w14:textId="27C8F565">
      <w:r w:rsidR="5CF68534">
        <w:drawing>
          <wp:inline wp14:editId="37A76D14" wp14:anchorId="2A9A63EB">
            <wp:extent cx="7429267" cy="3131303"/>
            <wp:effectExtent l="0" t="3810" r="0" b="0"/>
            <wp:docPr id="1823018877" name="Picture 1823018877" title=""/>
            <wp:cNvGraphicFramePr>
              <a:graphicFrameLocks noChangeAspect="1"/>
            </wp:cNvGraphicFramePr>
            <a:graphic>
              <a:graphicData uri="http://schemas.openxmlformats.org/drawingml/2006/picture">
                <pic:pic>
                  <pic:nvPicPr>
                    <pic:cNvPr id="0" name="Picture 1823018877"/>
                    <pic:cNvPicPr/>
                  </pic:nvPicPr>
                  <pic:blipFill>
                    <a:blip r:embed="R131f7014ac0b4e05">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7429267" cy="3131303"/>
                    </a:xfrm>
                    <a:prstGeom prst="rect">
                      <a:avLst/>
                    </a:prstGeom>
                  </pic:spPr>
                </pic:pic>
              </a:graphicData>
            </a:graphic>
          </wp:inline>
        </w:drawing>
      </w:r>
    </w:p>
    <w:p w:rsidR="19E565DE" w:rsidP="000F0BC6" w:rsidRDefault="00F74318" w14:paraId="3BA228BC" w14:textId="22910E6A">
      <w:pPr>
        <w:pStyle w:val="Heading2"/>
        <w:rPr>
          <w:rFonts w:ascii="Calibri" w:hAnsi="Calibri" w:eastAsia="Calibri" w:cs="Calibri"/>
          <w:sz w:val="24"/>
          <w:szCs w:val="24"/>
        </w:rPr>
      </w:pPr>
      <w:r>
        <w:br w:type="page"/>
      </w:r>
      <w:bookmarkStart w:name="_Toc63016066" w:id="149"/>
      <w:r w:rsidRPr="671DC62F" w:rsidR="097E9AAF">
        <w:rPr>
          <w:lang w:val="en-CA"/>
        </w:rPr>
        <w:lastRenderedPageBreak/>
        <w:t xml:space="preserve">Use Case </w:t>
      </w:r>
      <w:r w:rsidRPr="2BADD478" w:rsidR="097E9AAF">
        <w:rPr>
          <w:lang w:val="en-CA"/>
        </w:rPr>
        <w:t>3</w:t>
      </w:r>
      <w:r w:rsidRPr="2BADD478" w:rsidR="357B0D70">
        <w:rPr>
          <w:lang w:val="en-CA"/>
        </w:rPr>
        <w:t>3</w:t>
      </w:r>
      <w:r w:rsidRPr="671DC62F" w:rsidR="097E9AAF">
        <w:rPr>
          <w:lang w:val="en-CA"/>
        </w:rPr>
        <w:t xml:space="preserve">: </w:t>
      </w:r>
      <w:r w:rsidRPr="671DC62F" w:rsidR="097E9AAF">
        <w:t xml:space="preserve"> Admin removes a service from the system</w:t>
      </w:r>
      <w:bookmarkEnd w:id="149"/>
    </w:p>
    <w:p w:rsidR="19E565DE" w:rsidP="671DC62F" w:rsidRDefault="78948AF1" w14:paraId="55276332" w14:textId="45C0699D">
      <w:r w:rsidR="78948AF1">
        <w:drawing>
          <wp:inline wp14:editId="2D57B7D0" wp14:anchorId="203C4BDF">
            <wp:extent cx="7573248" cy="2366638"/>
            <wp:effectExtent l="0" t="6350" r="2540" b="2540"/>
            <wp:docPr id="1848059125" name="Picture 1848059125" title=""/>
            <wp:cNvGraphicFramePr>
              <a:graphicFrameLocks noChangeAspect="1"/>
            </wp:cNvGraphicFramePr>
            <a:graphic>
              <a:graphicData uri="http://schemas.openxmlformats.org/drawingml/2006/picture">
                <pic:pic>
                  <pic:nvPicPr>
                    <pic:cNvPr id="0" name="Picture 1848059125"/>
                    <pic:cNvPicPr/>
                  </pic:nvPicPr>
                  <pic:blipFill>
                    <a:blip r:embed="Rfc6dd5cfb76941b8">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7573248" cy="2366638"/>
                    </a:xfrm>
                    <a:prstGeom prst="rect">
                      <a:avLst/>
                    </a:prstGeom>
                  </pic:spPr>
                </pic:pic>
              </a:graphicData>
            </a:graphic>
          </wp:inline>
        </w:drawing>
      </w:r>
      <w:r>
        <w:br w:type="page"/>
      </w:r>
    </w:p>
    <w:p w:rsidR="000F0BC6" w:rsidP="000F0BC6" w:rsidRDefault="097E9AAF" w14:paraId="351BDD1A" w14:textId="31E2ADC8">
      <w:pPr>
        <w:pStyle w:val="Heading2"/>
      </w:pPr>
      <w:bookmarkStart w:name="_Toc63016067" w:id="150"/>
      <w:r w:rsidRPr="671DC62F">
        <w:rPr>
          <w:lang w:val="en-CA"/>
        </w:rPr>
        <w:lastRenderedPageBreak/>
        <w:t xml:space="preserve">Use Case </w:t>
      </w:r>
      <w:r w:rsidRPr="2BADD478">
        <w:rPr>
          <w:lang w:val="en-CA"/>
        </w:rPr>
        <w:t>3</w:t>
      </w:r>
      <w:r w:rsidRPr="2BADD478" w:rsidR="7B4448AF">
        <w:rPr>
          <w:lang w:val="en-CA"/>
        </w:rPr>
        <w:t>4</w:t>
      </w:r>
      <w:r w:rsidRPr="671DC62F">
        <w:rPr>
          <w:lang w:val="en-CA"/>
        </w:rPr>
        <w:t xml:space="preserve">: </w:t>
      </w:r>
      <w:r w:rsidRPr="671DC62F">
        <w:t xml:space="preserve"> Admin updates or changes a service in the syste</w:t>
      </w:r>
      <w:r w:rsidR="006141A7">
        <w:t>m</w:t>
      </w:r>
      <w:bookmarkEnd w:id="150"/>
    </w:p>
    <w:p w:rsidR="19E565DE" w:rsidP="000F0BC6" w:rsidRDefault="36EF9C98" w14:paraId="1431A333" w14:textId="77774195">
      <w:pPr>
        <w:pStyle w:val="Heading2"/>
      </w:pPr>
      <w:bookmarkStart w:name="_Toc63015917" w:id="151"/>
      <w:bookmarkStart w:name="_Toc63016068" w:id="152"/>
      <w:r w:rsidR="36EF9C98">
        <w:drawing>
          <wp:inline wp14:editId="43BC5969" wp14:anchorId="1BAE71AF">
            <wp:extent cx="7394506" cy="2298933"/>
            <wp:effectExtent l="0" t="5080" r="0" b="0"/>
            <wp:docPr id="1597641426" name="Picture 1597641426" title=""/>
            <wp:cNvGraphicFramePr>
              <a:graphicFrameLocks noChangeAspect="1"/>
            </wp:cNvGraphicFramePr>
            <a:graphic>
              <a:graphicData uri="http://schemas.openxmlformats.org/drawingml/2006/picture">
                <pic:pic>
                  <pic:nvPicPr>
                    <pic:cNvPr id="0" name="Picture 1597641426"/>
                    <pic:cNvPicPr/>
                  </pic:nvPicPr>
                  <pic:blipFill>
                    <a:blip r:embed="Ra7e81d2949764d91">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7394506" cy="2298933"/>
                    </a:xfrm>
                    <a:prstGeom prst="rect">
                      <a:avLst/>
                    </a:prstGeom>
                  </pic:spPr>
                </pic:pic>
              </a:graphicData>
            </a:graphic>
          </wp:inline>
        </w:drawing>
      </w:r>
      <w:bookmarkEnd w:id="151"/>
      <w:bookmarkEnd w:id="152"/>
    </w:p>
    <w:p w:rsidR="19E565DE" w:rsidP="000F0BC6" w:rsidRDefault="00F74318" w14:paraId="1ED1BA57" w14:textId="6031B11D">
      <w:pPr>
        <w:pStyle w:val="Heading2"/>
      </w:pPr>
      <w:r>
        <w:br w:type="page"/>
      </w:r>
      <w:bookmarkStart w:name="_Toc63016069" w:id="153"/>
      <w:r w:rsidRPr="671DC62F" w:rsidR="097E9AAF">
        <w:rPr>
          <w:lang w:val="en-CA"/>
        </w:rPr>
        <w:lastRenderedPageBreak/>
        <w:t xml:space="preserve">Use Case </w:t>
      </w:r>
      <w:r w:rsidRPr="2BADD478" w:rsidR="097E9AAF">
        <w:rPr>
          <w:lang w:val="en-CA"/>
        </w:rPr>
        <w:t>3</w:t>
      </w:r>
      <w:r w:rsidRPr="2BADD478" w:rsidR="6E951640">
        <w:rPr>
          <w:lang w:val="en-CA"/>
        </w:rPr>
        <w:t>5</w:t>
      </w:r>
      <w:r w:rsidRPr="671DC62F" w:rsidR="097E9AAF">
        <w:rPr>
          <w:lang w:val="en-CA"/>
        </w:rPr>
        <w:t xml:space="preserve">: </w:t>
      </w:r>
      <w:r w:rsidRPr="671DC62F" w:rsidR="097E9AAF">
        <w:t xml:space="preserve"> Admin changes the hours of operation or schedule time</w:t>
      </w:r>
      <w:bookmarkEnd w:id="153"/>
    </w:p>
    <w:p w:rsidR="19E565DE" w:rsidP="671DC62F" w:rsidRDefault="3A1DC171" w14:paraId="7CBDE0FE" w14:textId="0E184ECE">
      <w:r w:rsidR="3A1DC171">
        <w:drawing>
          <wp:inline wp14:editId="34C229EC" wp14:anchorId="360A79E7">
            <wp:extent cx="7601439" cy="3135593"/>
            <wp:effectExtent l="4127" t="0" r="4128" b="4127"/>
            <wp:docPr id="1703570045" name="Picture 1703570045" title=""/>
            <wp:cNvGraphicFramePr>
              <a:graphicFrameLocks noChangeAspect="1"/>
            </wp:cNvGraphicFramePr>
            <a:graphic>
              <a:graphicData uri="http://schemas.openxmlformats.org/drawingml/2006/picture">
                <pic:pic>
                  <pic:nvPicPr>
                    <pic:cNvPr id="0" name="Picture 1703570045"/>
                    <pic:cNvPicPr/>
                  </pic:nvPicPr>
                  <pic:blipFill>
                    <a:blip r:embed="R832a672399324151">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7601439" cy="3135593"/>
                    </a:xfrm>
                    <a:prstGeom prst="rect">
                      <a:avLst/>
                    </a:prstGeom>
                  </pic:spPr>
                </pic:pic>
              </a:graphicData>
            </a:graphic>
          </wp:inline>
        </w:drawing>
      </w:r>
    </w:p>
    <w:p w:rsidR="00F873E2" w:rsidP="000F0BC6" w:rsidRDefault="097E9AAF" w14:paraId="712E705E" w14:textId="6D648F1B">
      <w:pPr>
        <w:pStyle w:val="Heading2"/>
      </w:pPr>
      <w:bookmarkStart w:name="_Toc63016070" w:id="154"/>
      <w:r w:rsidRPr="671DC62F">
        <w:rPr>
          <w:lang w:val="en-CA"/>
        </w:rPr>
        <w:lastRenderedPageBreak/>
        <w:t xml:space="preserve">Use Case </w:t>
      </w:r>
      <w:r w:rsidRPr="2BADD478">
        <w:rPr>
          <w:lang w:val="en-CA"/>
        </w:rPr>
        <w:t>3</w:t>
      </w:r>
      <w:r w:rsidRPr="2BADD478" w:rsidR="0D4F6D69">
        <w:rPr>
          <w:lang w:val="en-CA"/>
        </w:rPr>
        <w:t>6</w:t>
      </w:r>
      <w:r w:rsidRPr="671DC62F">
        <w:rPr>
          <w:lang w:val="en-CA"/>
        </w:rPr>
        <w:t xml:space="preserve">: </w:t>
      </w:r>
      <w:r w:rsidRPr="671DC62F">
        <w:t xml:space="preserve"> Admin is notified of an unaccepted appointment after 24</w:t>
      </w:r>
      <w:r w:rsidR="00725C66">
        <w:t xml:space="preserve"> hours</w:t>
      </w:r>
      <w:r w:rsidR="00F873E2">
        <w:t>.</w:t>
      </w:r>
      <w:bookmarkEnd w:id="154"/>
    </w:p>
    <w:p w:rsidR="19E565DE" w:rsidP="671DC62F" w:rsidRDefault="27B7C57D" w14:paraId="21EED757" w14:textId="639F4BDE">
      <w:r w:rsidR="27B7C57D">
        <w:drawing>
          <wp:inline wp14:editId="1957D9F6" wp14:anchorId="3D2E198B">
            <wp:extent cx="6939244" cy="2703415"/>
            <wp:effectExtent l="3175" t="0" r="0" b="0"/>
            <wp:docPr id="924170904" name="Picture 924170904" title=""/>
            <wp:cNvGraphicFramePr>
              <a:graphicFrameLocks noChangeAspect="1"/>
            </wp:cNvGraphicFramePr>
            <a:graphic>
              <a:graphicData uri="http://schemas.openxmlformats.org/drawingml/2006/picture">
                <pic:pic>
                  <pic:nvPicPr>
                    <pic:cNvPr id="0" name="Picture 924170904"/>
                    <pic:cNvPicPr/>
                  </pic:nvPicPr>
                  <pic:blipFill>
                    <a:blip r:embed="Rd20a3b0bad264ed5">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6939244" cy="2703415"/>
                    </a:xfrm>
                    <a:prstGeom prst="rect">
                      <a:avLst/>
                    </a:prstGeom>
                  </pic:spPr>
                </pic:pic>
              </a:graphicData>
            </a:graphic>
          </wp:inline>
        </w:drawing>
      </w:r>
    </w:p>
    <w:p w:rsidR="19E565DE" w:rsidP="671DC62F" w:rsidRDefault="00F74318" w14:paraId="5E06BD52" w14:textId="46D29C1F">
      <w:r>
        <w:br w:type="page"/>
      </w:r>
    </w:p>
    <w:p w:rsidR="00646464" w:rsidP="000F0BC6" w:rsidRDefault="097E9AAF" w14:paraId="08062701" w14:textId="4813433B">
      <w:pPr>
        <w:pStyle w:val="Heading2"/>
      </w:pPr>
      <w:bookmarkStart w:name="_Toc63016071" w:id="155"/>
      <w:r w:rsidRPr="671DC62F">
        <w:rPr>
          <w:lang w:val="en-CA"/>
        </w:rPr>
        <w:lastRenderedPageBreak/>
        <w:t xml:space="preserve">Use Case </w:t>
      </w:r>
      <w:r w:rsidRPr="2BADD478">
        <w:rPr>
          <w:lang w:val="en-CA"/>
        </w:rPr>
        <w:t>3</w:t>
      </w:r>
      <w:r w:rsidRPr="2BADD478" w:rsidR="5A9C9A22">
        <w:rPr>
          <w:lang w:val="en-CA"/>
        </w:rPr>
        <w:t>7</w:t>
      </w:r>
      <w:r w:rsidRPr="671DC62F">
        <w:rPr>
          <w:lang w:val="en-CA"/>
        </w:rPr>
        <w:t xml:space="preserve">: </w:t>
      </w:r>
      <w:r w:rsidRPr="671DC62F">
        <w:t xml:space="preserve"> Generate a report</w:t>
      </w:r>
      <w:r w:rsidR="00F873E2">
        <w:t>.</w:t>
      </w:r>
      <w:bookmarkEnd w:id="155"/>
    </w:p>
    <w:p w:rsidR="19E565DE" w:rsidP="671DC62F" w:rsidRDefault="35A0879A" w14:paraId="5693701C" w14:textId="0D260E7A">
      <w:r w:rsidR="35A0879A">
        <w:drawing>
          <wp:inline wp14:editId="55B05F10" wp14:anchorId="6E935521">
            <wp:extent cx="7417380" cy="2642441"/>
            <wp:effectExtent l="6032" t="0" r="0" b="0"/>
            <wp:docPr id="2088230520" name="Picture 2088230520" title="Inserting image..."/>
            <wp:cNvGraphicFramePr>
              <a:graphicFrameLocks noChangeAspect="1"/>
            </wp:cNvGraphicFramePr>
            <a:graphic>
              <a:graphicData uri="http://schemas.openxmlformats.org/drawingml/2006/picture">
                <pic:pic>
                  <pic:nvPicPr>
                    <pic:cNvPr id="0" name="Picture 2088230520"/>
                    <pic:cNvPicPr/>
                  </pic:nvPicPr>
                  <pic:blipFill>
                    <a:blip r:embed="Rf90ff80cc9bf4234">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7417380" cy="2642441"/>
                    </a:xfrm>
                    <a:prstGeom prst="rect">
                      <a:avLst/>
                    </a:prstGeom>
                  </pic:spPr>
                </pic:pic>
              </a:graphicData>
            </a:graphic>
          </wp:inline>
        </w:drawing>
      </w:r>
    </w:p>
    <w:p w:rsidR="19E565DE" w:rsidP="671DC62F" w:rsidRDefault="00F74318" w14:paraId="15A7CA48" w14:textId="413A9FF6">
      <w:r>
        <w:br w:type="page"/>
      </w:r>
    </w:p>
    <w:p w:rsidR="19E565DE" w:rsidP="000F0BC6" w:rsidRDefault="097E9AAF" w14:paraId="6778ECB1" w14:textId="2607190F">
      <w:pPr>
        <w:pStyle w:val="Heading2"/>
        <w:rPr>
          <w:rFonts w:ascii="Calibri" w:hAnsi="Calibri" w:eastAsia="Calibri" w:cs="Calibri"/>
          <w:sz w:val="24"/>
          <w:szCs w:val="24"/>
        </w:rPr>
      </w:pPr>
      <w:bookmarkStart w:name="_Toc63016072" w:id="156"/>
      <w:r w:rsidRPr="671DC62F">
        <w:rPr>
          <w:lang w:val="en-CA"/>
        </w:rPr>
        <w:lastRenderedPageBreak/>
        <w:t xml:space="preserve">Use Case </w:t>
      </w:r>
      <w:r w:rsidRPr="2BADD478">
        <w:rPr>
          <w:lang w:val="en-CA"/>
        </w:rPr>
        <w:t>3</w:t>
      </w:r>
      <w:r w:rsidRPr="2BADD478" w:rsidR="687735FE">
        <w:rPr>
          <w:lang w:val="en-CA"/>
        </w:rPr>
        <w:t>8</w:t>
      </w:r>
      <w:r w:rsidRPr="671DC62F">
        <w:rPr>
          <w:lang w:val="en-CA"/>
        </w:rPr>
        <w:t xml:space="preserve">: </w:t>
      </w:r>
      <w:r w:rsidRPr="671DC62F">
        <w:t xml:space="preserve"> Export generated report</w:t>
      </w:r>
      <w:r w:rsidR="00F873E2">
        <w:t>.</w:t>
      </w:r>
      <w:bookmarkEnd w:id="156"/>
    </w:p>
    <w:p w:rsidR="19E565DE" w:rsidP="671DC62F" w:rsidRDefault="1169A0FE" w14:paraId="2837C097" w14:textId="6C49A61C">
      <w:r w:rsidR="1169A0FE">
        <w:drawing>
          <wp:inline wp14:editId="701DD701" wp14:anchorId="02CE63DF">
            <wp:extent cx="6500556" cy="2369995"/>
            <wp:effectExtent l="0" t="0" r="0" b="0"/>
            <wp:docPr id="91288021" name="Picture 91288021" title=""/>
            <wp:cNvGraphicFramePr>
              <a:graphicFrameLocks noChangeAspect="1"/>
            </wp:cNvGraphicFramePr>
            <a:graphic>
              <a:graphicData uri="http://schemas.openxmlformats.org/drawingml/2006/picture">
                <pic:pic>
                  <pic:nvPicPr>
                    <pic:cNvPr id="0" name="Picture 91288021"/>
                    <pic:cNvPicPr/>
                  </pic:nvPicPr>
                  <pic:blipFill>
                    <a:blip r:embed="R08270aa3791940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00556" cy="2369995"/>
                    </a:xfrm>
                    <a:prstGeom prst="rect">
                      <a:avLst/>
                    </a:prstGeom>
                  </pic:spPr>
                </pic:pic>
              </a:graphicData>
            </a:graphic>
          </wp:inline>
        </w:drawing>
      </w:r>
    </w:p>
    <w:p w:rsidR="19E565DE" w:rsidP="671DC62F" w:rsidRDefault="00F74318" w14:paraId="1F32296B" w14:textId="22103F61">
      <w:r>
        <w:br w:type="page"/>
      </w:r>
    </w:p>
    <w:p w:rsidR="19E565DE" w:rsidP="000F0BC6" w:rsidRDefault="097E9AAF" w14:paraId="3A667E8C" w14:textId="79591A21">
      <w:pPr>
        <w:pStyle w:val="Heading2"/>
        <w:rPr>
          <w:rFonts w:ascii="Calibri" w:hAnsi="Calibri" w:eastAsia="Calibri" w:cs="Calibri"/>
          <w:sz w:val="24"/>
          <w:szCs w:val="24"/>
        </w:rPr>
      </w:pPr>
      <w:bookmarkStart w:name="_Toc63016073" w:id="157"/>
      <w:r w:rsidRPr="671DC62F">
        <w:rPr>
          <w:lang w:val="en-CA"/>
        </w:rPr>
        <w:lastRenderedPageBreak/>
        <w:t xml:space="preserve">Use Case </w:t>
      </w:r>
      <w:r w:rsidRPr="2BADD478" w:rsidR="5963144D">
        <w:rPr>
          <w:lang w:val="en-CA"/>
        </w:rPr>
        <w:t>39</w:t>
      </w:r>
      <w:r w:rsidRPr="671DC62F">
        <w:rPr>
          <w:lang w:val="en-CA"/>
        </w:rPr>
        <w:t xml:space="preserve">: </w:t>
      </w:r>
      <w:r w:rsidRPr="671DC62F">
        <w:t xml:space="preserve"> Print generated report.</w:t>
      </w:r>
      <w:bookmarkEnd w:id="157"/>
      <w:r w:rsidRPr="671DC62F">
        <w:rPr>
          <w:rFonts w:ascii="Calibri" w:hAnsi="Calibri" w:eastAsia="Calibri" w:cs="Calibri"/>
          <w:sz w:val="24"/>
          <w:szCs w:val="24"/>
        </w:rPr>
        <w:t xml:space="preserve">  </w:t>
      </w:r>
    </w:p>
    <w:p w:rsidR="19E565DE" w:rsidP="671DC62F" w:rsidRDefault="74E0E15E" w14:paraId="7A0023DE" w14:textId="4D496587">
      <w:r w:rsidR="74E0E15E">
        <w:drawing>
          <wp:inline wp14:editId="16771D34" wp14:anchorId="07D86504">
            <wp:extent cx="6429375" cy="2370832"/>
            <wp:effectExtent l="0" t="0" r="0" b="0"/>
            <wp:docPr id="924625668" name="Picture 924625668" title=""/>
            <wp:cNvGraphicFramePr>
              <a:graphicFrameLocks noChangeAspect="1"/>
            </wp:cNvGraphicFramePr>
            <a:graphic>
              <a:graphicData uri="http://schemas.openxmlformats.org/drawingml/2006/picture">
                <pic:pic>
                  <pic:nvPicPr>
                    <pic:cNvPr id="0" name="Picture 924625668"/>
                    <pic:cNvPicPr/>
                  </pic:nvPicPr>
                  <pic:blipFill>
                    <a:blip r:embed="Raf75ec1db8ee4f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29375" cy="2370832"/>
                    </a:xfrm>
                    <a:prstGeom prst="rect">
                      <a:avLst/>
                    </a:prstGeom>
                  </pic:spPr>
                </pic:pic>
              </a:graphicData>
            </a:graphic>
          </wp:inline>
        </w:drawing>
      </w:r>
    </w:p>
    <w:p w:rsidR="19E565DE" w:rsidP="671DC62F" w:rsidRDefault="19E565DE" w14:paraId="42334435" w14:textId="14AB8368">
      <w:pPr>
        <w:rPr>
          <w:rFonts w:ascii="Calibri" w:hAnsi="Calibri" w:eastAsia="Calibri" w:cs="Calibri"/>
          <w:sz w:val="24"/>
          <w:szCs w:val="24"/>
        </w:rPr>
      </w:pPr>
    </w:p>
    <w:p w:rsidR="0083775F" w:rsidRDefault="0083775F" w14:paraId="6FEDBBE3" w14:textId="77777777">
      <w:r>
        <w:br w:type="page"/>
      </w:r>
    </w:p>
    <w:p w:rsidR="0083775F" w:rsidP="000F0BC6" w:rsidRDefault="0083775F" w14:paraId="26232D7E" w14:textId="6A4C6157">
      <w:pPr>
        <w:pStyle w:val="Heading2"/>
        <w:rPr>
          <w:noProof/>
        </w:rPr>
      </w:pPr>
      <w:bookmarkStart w:name="_Toc63016074" w:id="158"/>
      <w:r w:rsidRPr="671DC62F">
        <w:rPr>
          <w:lang w:val="en-CA"/>
        </w:rPr>
        <w:lastRenderedPageBreak/>
        <w:t xml:space="preserve">Use Case </w:t>
      </w:r>
      <w:r>
        <w:rPr>
          <w:lang w:val="en-CA"/>
        </w:rPr>
        <w:t>40</w:t>
      </w:r>
      <w:r w:rsidRPr="671DC62F">
        <w:rPr>
          <w:lang w:val="en-CA"/>
        </w:rPr>
        <w:t xml:space="preserve">: </w:t>
      </w:r>
      <w:r w:rsidRPr="671DC62F">
        <w:t xml:space="preserve"> </w:t>
      </w:r>
      <w:r>
        <w:t>Pay for Appointment</w:t>
      </w:r>
      <w:r w:rsidRPr="671DC62F">
        <w:t>.</w:t>
      </w:r>
      <w:bookmarkEnd w:id="158"/>
      <w:r w:rsidRPr="671DC62F">
        <w:rPr>
          <w:rFonts w:ascii="Calibri" w:hAnsi="Calibri" w:eastAsia="Calibri" w:cs="Calibri"/>
          <w:sz w:val="24"/>
          <w:szCs w:val="24"/>
        </w:rPr>
        <w:t xml:space="preserve">  </w:t>
      </w:r>
    </w:p>
    <w:p w:rsidRPr="000F0BC6" w:rsidR="000F0BC6" w:rsidP="000F0BC6" w:rsidRDefault="000F0BC6" w14:paraId="22FED874" w14:textId="25C29782">
      <w:r w:rsidR="000F0BC6">
        <w:drawing>
          <wp:inline wp14:editId="282C6520" wp14:anchorId="353B2700">
            <wp:extent cx="5891264" cy="3857625"/>
            <wp:effectExtent l="0" t="0" r="0" b="0"/>
            <wp:docPr id="17" name="Picture 17" title=""/>
            <wp:cNvGraphicFramePr>
              <a:graphicFrameLocks noChangeAspect="1"/>
            </wp:cNvGraphicFramePr>
            <a:graphic>
              <a:graphicData uri="http://schemas.openxmlformats.org/drawingml/2006/picture">
                <pic:pic>
                  <pic:nvPicPr>
                    <pic:cNvPr id="0" name="Picture 17"/>
                    <pic:cNvPicPr/>
                  </pic:nvPicPr>
                  <pic:blipFill>
                    <a:blip r:embed="R6ed8bcc7604e4cb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91264" cy="3857625"/>
                    </a:xfrm>
                    <a:prstGeom prst="rect">
                      <a:avLst/>
                    </a:prstGeom>
                  </pic:spPr>
                </pic:pic>
              </a:graphicData>
            </a:graphic>
          </wp:inline>
        </w:drawing>
      </w:r>
    </w:p>
    <w:p w:rsidR="19E565DE" w:rsidP="000F0BC6" w:rsidRDefault="00F74318" w14:paraId="74BD1115" w14:textId="04D6A384">
      <w:pPr>
        <w:pStyle w:val="Heading1"/>
      </w:pPr>
      <w:r>
        <w:br w:type="page"/>
      </w:r>
      <w:bookmarkStart w:name="_Toc63016075" w:id="159"/>
      <w:commentRangeStart w:id="160"/>
      <w:commentRangeStart w:id="161"/>
      <w:commentRangeEnd w:id="160"/>
      <w:r w:rsidR="00E13628">
        <w:rPr>
          <w:rStyle w:val="CommentReference"/>
        </w:rPr>
        <w:lastRenderedPageBreak/>
        <w:commentReference w:id="160"/>
      </w:r>
      <w:commentRangeEnd w:id="161"/>
      <w:r w:rsidR="00BE6DC4">
        <w:rPr>
          <w:rStyle w:val="CommentReference"/>
        </w:rPr>
        <w:commentReference w:id="161"/>
      </w:r>
      <w:r w:rsidRPr="00AA1EE2" w:rsidR="718877F2">
        <w:t>Activity Diagram</w:t>
      </w:r>
      <w:bookmarkEnd w:id="159"/>
    </w:p>
    <w:p w:rsidR="19E565DE" w:rsidP="671DC62F" w:rsidRDefault="31A35561" w14:paraId="04571234" w14:textId="4F1D7022">
      <w:r w:rsidR="31A35561">
        <w:drawing>
          <wp:inline wp14:editId="72ADD32A" wp14:anchorId="3C68DBC1">
            <wp:extent cx="5943600" cy="6951429"/>
            <wp:effectExtent l="0" t="0" r="0" b="0"/>
            <wp:docPr id="1487277727" name="Picture 574890151" title=""/>
            <wp:cNvGraphicFramePr>
              <a:graphicFrameLocks noChangeAspect="1"/>
            </wp:cNvGraphicFramePr>
            <a:graphic>
              <a:graphicData uri="http://schemas.openxmlformats.org/drawingml/2006/picture">
                <pic:pic>
                  <pic:nvPicPr>
                    <pic:cNvPr id="0" name="Picture 574890151"/>
                    <pic:cNvPicPr/>
                  </pic:nvPicPr>
                  <pic:blipFill>
                    <a:blip r:embed="R479cde92b335426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6951429"/>
                    </a:xfrm>
                    <a:prstGeom prst="rect">
                      <a:avLst/>
                    </a:prstGeom>
                  </pic:spPr>
                </pic:pic>
              </a:graphicData>
            </a:graphic>
          </wp:inline>
        </w:drawing>
      </w:r>
      <w:r>
        <w:fldChar w:fldCharType="begin"/>
      </w:r>
      <w:r>
        <w:instrText xml:space="preserve"> XE "Activity Diagram" </w:instrText>
      </w:r>
      <w:r>
        <w:fldChar w:fldCharType="end"/>
      </w:r>
      <w:r>
        <w:fldChar w:fldCharType="begin"/>
      </w:r>
      <w:r>
        <w:instrText xml:space="preserve"> XE "Activity Diagram" </w:instrText>
      </w:r>
      <w:r>
        <w:fldChar w:fldCharType="end"/>
      </w:r>
    </w:p>
    <w:p w:rsidR="00143DF6" w:rsidRDefault="00143DF6" w14:paraId="077598ED" w14:textId="1D31F901">
      <w:pPr>
        <w:rPr>
          <w:color w:val="4BACC6" w:themeColor="accent1"/>
          <w:sz w:val="44"/>
          <w:szCs w:val="44"/>
        </w:rPr>
      </w:pPr>
      <w:r>
        <w:rPr>
          <w:noProof/>
        </w:rPr>
        <w:br w:type="page"/>
      </w:r>
    </w:p>
    <w:p w:rsidR="00143DF6" w:rsidP="00143DF6" w:rsidRDefault="00E13628" w14:paraId="7E77B1C8" w14:textId="694EB48D">
      <w:pPr>
        <w:pStyle w:val="Heading1"/>
      </w:pPr>
      <w:bookmarkStart w:name="_Toc63016076" w:id="162"/>
      <w:commentRangeStart w:id="163"/>
      <w:commentRangeEnd w:id="163"/>
      <w:r>
        <w:rPr>
          <w:rStyle w:val="CommentReference"/>
        </w:rPr>
        <w:lastRenderedPageBreak/>
        <w:commentReference w:id="163"/>
      </w:r>
      <w:commentRangeStart w:id="164"/>
      <w:commentRangeEnd w:id="164"/>
      <w:r>
        <w:rPr>
          <w:rStyle w:val="CommentReference"/>
        </w:rPr>
        <w:commentReference w:id="164"/>
      </w:r>
      <w:r w:rsidRPr="5B62E6E6" w:rsidR="4C18227F">
        <w:rPr>
          <w:noProof/>
        </w:rPr>
        <w:t>State Machine Diagram</w:t>
      </w:r>
      <w:bookmarkEnd w:id="162"/>
    </w:p>
    <w:p w:rsidR="78D171EE" w:rsidP="5B62E6E6" w:rsidRDefault="78D171EE" w14:paraId="79C627CE" w14:textId="19339121">
      <w:pPr>
        <w:rPr>
          <w:noProof/>
        </w:rPr>
      </w:pPr>
      <w:r w:rsidRPr="5B62E6E6">
        <w:rPr>
          <w:noProof/>
        </w:rPr>
        <w:t>Client Appointment is Accepted by a Staff Member.</w:t>
      </w:r>
      <w:r w:rsidRPr="5B62E6E6">
        <w:rPr>
          <w:noProof/>
        </w:rPr>
        <w:fldChar w:fldCharType="begin"/>
      </w:r>
      <w:r>
        <w:instrText xml:space="preserve"> XE "</w:instrText>
      </w:r>
      <w:r w:rsidRPr="5B62E6E6">
        <w:rPr>
          <w:noProof/>
        </w:rPr>
        <w:instrText>State Machine Diagram</w:instrText>
      </w:r>
      <w:r>
        <w:instrText xml:space="preserve">" </w:instrText>
      </w:r>
      <w:r w:rsidRPr="5B62E6E6">
        <w:rPr>
          <w:noProof/>
        </w:rPr>
        <w:fldChar w:fldCharType="end"/>
      </w:r>
    </w:p>
    <w:p w:rsidRPr="00143DF6" w:rsidR="00143DF6" w:rsidP="00143DF6" w:rsidRDefault="00143DF6" w14:paraId="1A6F45FB" w14:textId="77777777"/>
    <w:p w:rsidR="00F74318" w:rsidRDefault="497796E3" w14:paraId="5A1A02B7" w14:textId="00220A8E">
      <w:r w:rsidR="497796E3">
        <w:drawing>
          <wp:inline wp14:editId="19B798C2" wp14:anchorId="34FB8C5B">
            <wp:extent cx="6862398" cy="4923184"/>
            <wp:effectExtent l="0" t="0" r="0" b="0"/>
            <wp:docPr id="25" name="Graphic 25" title=""/>
            <wp:cNvGraphicFramePr>
              <a:graphicFrameLocks noChangeAspect="1"/>
            </wp:cNvGraphicFramePr>
            <a:graphic>
              <a:graphicData uri="http://schemas.openxmlformats.org/drawingml/2006/picture">
                <pic:pic>
                  <pic:nvPicPr>
                    <pic:cNvPr id="0" name="Graphic 25"/>
                    <pic:cNvPicPr/>
                  </pic:nvPicPr>
                  <pic:blipFill>
                    <a:blip r:embed="Rc538b97d7e584374">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67"/>
                        </a:ext>
                      </a:extLst>
                    </a:blip>
                    <a:stretch>
                      <a:fillRect/>
                    </a:stretch>
                  </pic:blipFill>
                  <pic:spPr>
                    <a:xfrm rot="0" flipH="0" flipV="0">
                      <a:off x="0" y="0"/>
                      <a:ext cx="6862398" cy="4923184"/>
                    </a:xfrm>
                    <a:prstGeom prst="rect">
                      <a:avLst/>
                    </a:prstGeom>
                  </pic:spPr>
                </pic:pic>
              </a:graphicData>
            </a:graphic>
          </wp:inline>
        </w:drawing>
      </w:r>
      <w:r>
        <w:br w:type="page"/>
      </w:r>
    </w:p>
    <w:p w:rsidR="691AD3BA" w:rsidP="671DC62F" w:rsidRDefault="691AD3BA" w14:paraId="140CEFA9" w14:textId="12555127">
      <w:pPr>
        <w:pStyle w:val="Heading1"/>
        <w:rPr>
          <w:rFonts w:ascii="Calibri" w:hAnsi="Calibri" w:eastAsia="Calibri" w:cs="Calibri"/>
          <w:color w:val="000000"/>
        </w:rPr>
      </w:pPr>
      <w:bookmarkStart w:name="_Toc63016077" w:id="165"/>
      <w:r>
        <w:lastRenderedPageBreak/>
        <w:t>System Design</w:t>
      </w:r>
      <w:bookmarkEnd w:id="165"/>
    </w:p>
    <w:p w:rsidR="691AD3BA" w:rsidP="671DC62F" w:rsidRDefault="691AD3BA" w14:paraId="6E5C6B01" w14:textId="66179A57">
      <w:pPr>
        <w:pStyle w:val="Heading2"/>
        <w:rPr>
          <w:rFonts w:ascii="Calibri" w:hAnsi="Calibri" w:eastAsia="Calibri" w:cs="Calibri"/>
          <w:color w:val="000000"/>
        </w:rPr>
      </w:pPr>
      <w:bookmarkStart w:name="_Toc63016078" w:id="166"/>
      <w:r>
        <w:t>Layered Architecture</w:t>
      </w:r>
      <w:bookmarkEnd w:id="166"/>
    </w:p>
    <w:p w:rsidR="5E1E9CA3" w:rsidP="5E1E9CA3" w:rsidRDefault="2A9ED15D" w14:paraId="22AFB731" w14:textId="12804F0F">
      <w:pPr>
        <w:rPr>
          <w:rFonts w:ascii="Calibri" w:hAnsi="Calibri" w:eastAsia="Calibri" w:cs="Calibri"/>
          <w:color w:val="000000"/>
        </w:rPr>
      </w:pPr>
      <w:r w:rsidR="2A9ED15D">
        <w:drawing>
          <wp:inline wp14:editId="7BAC8915" wp14:anchorId="3746CE8C">
            <wp:extent cx="5825926" cy="2876550"/>
            <wp:effectExtent l="0" t="0" r="0" b="0"/>
            <wp:docPr id="1249539324" name="Picture 1249539324" title=""/>
            <wp:cNvGraphicFramePr>
              <a:graphicFrameLocks noChangeAspect="1"/>
            </wp:cNvGraphicFramePr>
            <a:graphic>
              <a:graphicData uri="http://schemas.openxmlformats.org/drawingml/2006/picture">
                <pic:pic>
                  <pic:nvPicPr>
                    <pic:cNvPr id="0" name="Picture 1249539324"/>
                    <pic:cNvPicPr/>
                  </pic:nvPicPr>
                  <pic:blipFill>
                    <a:blip r:embed="Rb9d7b95e026240d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25926" cy="2876550"/>
                    </a:xfrm>
                    <a:prstGeom prst="rect">
                      <a:avLst/>
                    </a:prstGeom>
                  </pic:spPr>
                </pic:pic>
              </a:graphicData>
            </a:graphic>
          </wp:inline>
        </w:drawing>
      </w:r>
    </w:p>
    <w:p w:rsidR="691AD3BA" w:rsidP="671DC62F" w:rsidRDefault="691AD3BA" w14:paraId="416170F5" w14:textId="4042A3DF">
      <w:pPr>
        <w:pStyle w:val="Heading2"/>
        <w:rPr>
          <w:rFonts w:ascii="Calibri" w:hAnsi="Calibri" w:eastAsia="Calibri" w:cs="Calibri"/>
          <w:color w:val="000000"/>
        </w:rPr>
      </w:pPr>
      <w:bookmarkStart w:name="_Toc63016079" w:id="167"/>
      <w:r>
        <w:t>Hardware Architecture</w:t>
      </w:r>
      <w:bookmarkEnd w:id="167"/>
    </w:p>
    <w:p w:rsidR="691AD3BA" w:rsidP="008A5100" w:rsidRDefault="00AA5DDA" w14:paraId="0B24F540" w14:textId="32B2DE73">
      <w:pPr>
        <w:pStyle w:val="ListParagraph"/>
        <w:numPr>
          <w:ilvl w:val="0"/>
          <w:numId w:val="20"/>
        </w:numPr>
        <w:rPr>
          <w:rFonts w:ascii="Calibri" w:hAnsi="Calibri" w:eastAsia="Calibri" w:cs="Calibri"/>
          <w:color w:val="000000"/>
        </w:rPr>
      </w:pPr>
      <w:r w:rsidRPr="6967B54D">
        <w:rPr>
          <w:rFonts w:ascii="Calibri" w:hAnsi="Calibri" w:eastAsia="Calibri" w:cs="Calibri"/>
          <w:color w:val="000000"/>
        </w:rPr>
        <w:t>Textual</w:t>
      </w:r>
      <w:r w:rsidRPr="650E18F4" w:rsidR="691AD3BA">
        <w:rPr>
          <w:rFonts w:ascii="Calibri" w:hAnsi="Calibri" w:eastAsia="Calibri" w:cs="Calibri"/>
          <w:color w:val="000000"/>
        </w:rPr>
        <w:t xml:space="preserve"> description</w:t>
      </w:r>
    </w:p>
    <w:p w:rsidR="691AD3BA" w:rsidP="008A5100" w:rsidRDefault="691AD3BA" w14:paraId="3C71098B" w14:textId="4042A3DF">
      <w:pPr>
        <w:pStyle w:val="ListParagraph"/>
        <w:numPr>
          <w:ilvl w:val="0"/>
          <w:numId w:val="20"/>
        </w:numPr>
        <w:rPr>
          <w:rFonts w:ascii="Calibri" w:hAnsi="Calibri" w:eastAsia="Calibri" w:cs="Calibri"/>
          <w:color w:val="000000"/>
        </w:rPr>
      </w:pPr>
      <w:r w:rsidRPr="650E18F4">
        <w:rPr>
          <w:rFonts w:ascii="Calibri" w:hAnsi="Calibri" w:eastAsia="Calibri" w:cs="Calibri"/>
          <w:color w:val="000000"/>
        </w:rPr>
        <w:t>Give an overview of the different computers, etc. that your system will need to function and how they will be related (in UML we use a deployment diagram to show</w:t>
      </w:r>
      <w:r w:rsidRPr="650E18F4" w:rsidR="4B8C4B4B">
        <w:rPr>
          <w:rFonts w:ascii="Calibri" w:hAnsi="Calibri" w:eastAsia="Calibri" w:cs="Calibri"/>
          <w:color w:val="000000"/>
        </w:rPr>
        <w:t xml:space="preserve"> </w:t>
      </w:r>
      <w:r w:rsidRPr="650E18F4">
        <w:rPr>
          <w:rFonts w:ascii="Calibri" w:hAnsi="Calibri" w:eastAsia="Calibri" w:cs="Calibri"/>
          <w:color w:val="000000"/>
        </w:rPr>
        <w:t>this)</w:t>
      </w:r>
    </w:p>
    <w:p w:rsidR="691AD3BA" w:rsidP="008A5100" w:rsidRDefault="691AD3BA" w14:paraId="43C0D048" w14:textId="4042A3DF">
      <w:pPr>
        <w:pStyle w:val="ListParagraph"/>
        <w:numPr>
          <w:ilvl w:val="0"/>
          <w:numId w:val="20"/>
        </w:numPr>
        <w:rPr>
          <w:rFonts w:ascii="Calibri" w:hAnsi="Calibri" w:eastAsia="Calibri" w:cs="Calibri"/>
          <w:color w:val="000000"/>
        </w:rPr>
      </w:pPr>
      <w:r w:rsidRPr="650E18F4">
        <w:rPr>
          <w:rFonts w:ascii="Calibri" w:hAnsi="Calibri" w:eastAsia="Calibri" w:cs="Calibri"/>
          <w:color w:val="000000"/>
        </w:rPr>
        <w:t>How will the different parts of your system will communicate with each other? e.g. TCP/IP, HTTP, XML, JSON, JDBC etc.</w:t>
      </w:r>
    </w:p>
    <w:p w:rsidR="5E1E9CA3" w:rsidP="5E1E9CA3" w:rsidRDefault="5E1E9CA3" w14:paraId="53A2DF0C" w14:textId="4042A3DF">
      <w:pPr>
        <w:rPr>
          <w:rFonts w:ascii="Calibri" w:hAnsi="Calibri" w:eastAsia="Calibri" w:cs="Calibri"/>
          <w:color w:val="000000"/>
        </w:rPr>
      </w:pPr>
    </w:p>
    <w:p w:rsidR="691AD3BA" w:rsidP="671DC62F" w:rsidRDefault="691AD3BA" w14:paraId="7347F659" w14:textId="4042A3DF">
      <w:pPr>
        <w:pStyle w:val="Heading2"/>
        <w:rPr>
          <w:rFonts w:ascii="Calibri" w:hAnsi="Calibri" w:eastAsia="Calibri" w:cs="Calibri"/>
          <w:color w:val="000000"/>
        </w:rPr>
      </w:pPr>
      <w:bookmarkStart w:name="_Toc63016080" w:id="168"/>
      <w:r>
        <w:t>Hardware Platform</w:t>
      </w:r>
      <w:bookmarkEnd w:id="168"/>
    </w:p>
    <w:p w:rsidR="56FAB31F" w:rsidP="237A6E0B" w:rsidRDefault="56FAB31F" w14:paraId="1E5401E9" w14:textId="4BCF5B4F">
      <w:pPr>
        <w:rPr>
          <w:color w:val="000000"/>
        </w:rPr>
      </w:pPr>
      <w:r w:rsidRPr="039D67D1">
        <w:rPr>
          <w:rFonts w:ascii="Calibri" w:hAnsi="Calibri" w:eastAsia="Calibri" w:cs="Calibri"/>
        </w:rPr>
        <w:t>The hardware specifications of the computers used to build and maintain the system are as follows:</w:t>
      </w:r>
    </w:p>
    <w:p w:rsidR="56FAB31F" w:rsidP="008A5100" w:rsidRDefault="56FAB31F" w14:paraId="700DFE60" w14:textId="4AFE5E95">
      <w:pPr>
        <w:pStyle w:val="ListParagraph"/>
        <w:numPr>
          <w:ilvl w:val="0"/>
          <w:numId w:val="28"/>
        </w:numPr>
        <w:rPr>
          <w:rFonts w:eastAsiaTheme="majorEastAsia" w:cstheme="majorBidi"/>
          <w:b/>
          <w:bCs/>
        </w:rPr>
      </w:pPr>
      <w:r w:rsidRPr="039D67D1">
        <w:rPr>
          <w:b/>
          <w:bCs/>
        </w:rPr>
        <w:t>CPU:</w:t>
      </w:r>
      <w:r w:rsidRPr="039D67D1">
        <w:t xml:space="preserve"> Intel i7-7500U</w:t>
      </w:r>
    </w:p>
    <w:p w:rsidR="56FAB31F" w:rsidP="008A5100" w:rsidRDefault="56FAB31F" w14:paraId="6D19EBCF" w14:textId="099F4C76">
      <w:pPr>
        <w:pStyle w:val="ListParagraph"/>
        <w:numPr>
          <w:ilvl w:val="0"/>
          <w:numId w:val="28"/>
        </w:numPr>
        <w:rPr>
          <w:rFonts w:eastAsiaTheme="majorEastAsia" w:cstheme="majorBidi"/>
          <w:b/>
          <w:bCs/>
        </w:rPr>
      </w:pPr>
      <w:r w:rsidRPr="039D67D1">
        <w:rPr>
          <w:b/>
          <w:bCs/>
        </w:rPr>
        <w:t>Memory:</w:t>
      </w:r>
      <w:r w:rsidRPr="039D67D1">
        <w:t xml:space="preserve"> 16GB RAM</w:t>
      </w:r>
    </w:p>
    <w:p w:rsidR="56FAB31F" w:rsidP="008A5100" w:rsidRDefault="56FAB31F" w14:paraId="00E7D8D8" w14:textId="7C73506A">
      <w:pPr>
        <w:pStyle w:val="ListParagraph"/>
        <w:numPr>
          <w:ilvl w:val="0"/>
          <w:numId w:val="28"/>
        </w:numPr>
        <w:rPr>
          <w:rFonts w:eastAsiaTheme="majorEastAsia" w:cstheme="majorBidi"/>
          <w:b/>
          <w:bCs/>
        </w:rPr>
      </w:pPr>
      <w:r w:rsidRPr="039D67D1">
        <w:rPr>
          <w:b/>
          <w:bCs/>
        </w:rPr>
        <w:t>Storage:</w:t>
      </w:r>
      <w:r w:rsidRPr="039D67D1">
        <w:t xml:space="preserve"> 512GB Solid State Drive</w:t>
      </w:r>
    </w:p>
    <w:p w:rsidR="56FAB31F" w:rsidP="008A5100" w:rsidRDefault="56FAB31F" w14:paraId="0E6CCBE8" w14:textId="5EF588C2">
      <w:pPr>
        <w:pStyle w:val="ListParagraph"/>
        <w:numPr>
          <w:ilvl w:val="0"/>
          <w:numId w:val="28"/>
        </w:numPr>
        <w:rPr>
          <w:rFonts w:eastAsiaTheme="majorEastAsia" w:cstheme="majorBidi"/>
          <w:b/>
          <w:bCs/>
        </w:rPr>
      </w:pPr>
      <w:r w:rsidRPr="039D67D1">
        <w:rPr>
          <w:b/>
          <w:bCs/>
        </w:rPr>
        <w:t>Graphics:</w:t>
      </w:r>
      <w:r w:rsidRPr="039D67D1">
        <w:t xml:space="preserve"> Intel Integrated Graphics</w:t>
      </w:r>
    </w:p>
    <w:p w:rsidR="00EE52CB" w:rsidP="008A5100" w:rsidRDefault="56FAB31F" w14:paraId="51D2CA07" w14:textId="4D8F785E">
      <w:pPr>
        <w:pStyle w:val="ListParagraph"/>
        <w:numPr>
          <w:ilvl w:val="0"/>
          <w:numId w:val="28"/>
        </w:numPr>
        <w:rPr>
          <w:rFonts w:eastAsiaTheme="majorEastAsia" w:cstheme="majorBidi"/>
          <w:b/>
        </w:rPr>
      </w:pPr>
      <w:r w:rsidRPr="039D67D1">
        <w:rPr>
          <w:b/>
          <w:bCs/>
        </w:rPr>
        <w:t>Input Devices:</w:t>
      </w:r>
      <w:r w:rsidRPr="039D67D1">
        <w:t xml:space="preserve"> Keyboard, Touchpad</w:t>
      </w:r>
    </w:p>
    <w:p w:rsidR="63D365B4" w:rsidP="63D365B4" w:rsidRDefault="63D365B4" w14:paraId="312E1EC9" w14:textId="00798A28"/>
    <w:p w:rsidR="009B1F55" w:rsidP="008A5100" w:rsidRDefault="23C62775" w14:paraId="381F95FA" w14:textId="2D6959EF">
      <w:pPr>
        <w:pStyle w:val="ListParagraph"/>
        <w:numPr>
          <w:ilvl w:val="0"/>
          <w:numId w:val="28"/>
        </w:numPr>
        <w:rPr>
          <w:rFonts w:eastAsiaTheme="majorEastAsia" w:cstheme="majorBidi"/>
          <w:b/>
          <w:bCs/>
        </w:rPr>
      </w:pPr>
      <w:r w:rsidRPr="5B62E6E6">
        <w:rPr>
          <w:rFonts w:ascii="Calibri" w:hAnsi="Calibri" w:eastAsia="Calibri" w:cs="Calibri"/>
          <w:b/>
          <w:bCs/>
        </w:rPr>
        <w:t>CPU:</w:t>
      </w:r>
      <w:r w:rsidRPr="5B62E6E6">
        <w:rPr>
          <w:rFonts w:ascii="Calibri" w:hAnsi="Calibri" w:eastAsia="Calibri" w:cs="Calibri"/>
        </w:rPr>
        <w:t xml:space="preserve"> 2.4GHz Intel Core i9 processor</w:t>
      </w:r>
    </w:p>
    <w:p w:rsidR="50F238C4" w:rsidP="008A5100" w:rsidRDefault="23C62775" w14:paraId="03101527" w14:textId="26C78822">
      <w:pPr>
        <w:pStyle w:val="ListParagraph"/>
        <w:numPr>
          <w:ilvl w:val="0"/>
          <w:numId w:val="28"/>
        </w:numPr>
        <w:rPr>
          <w:rFonts w:eastAsiaTheme="majorEastAsia" w:cstheme="majorBidi"/>
          <w:b/>
          <w:bCs/>
        </w:rPr>
      </w:pPr>
      <w:r w:rsidRPr="5B62E6E6">
        <w:rPr>
          <w:rFonts w:ascii="Calibri" w:hAnsi="Calibri" w:eastAsia="Calibri" w:cs="Calibri"/>
          <w:b/>
          <w:bCs/>
        </w:rPr>
        <w:t>Memory:</w:t>
      </w:r>
      <w:r w:rsidRPr="5B62E6E6">
        <w:rPr>
          <w:rFonts w:ascii="Calibri" w:hAnsi="Calibri" w:eastAsia="Calibri" w:cs="Calibri"/>
        </w:rPr>
        <w:t xml:space="preserve"> 32GB RAM</w:t>
      </w:r>
    </w:p>
    <w:p w:rsidR="007B29DA" w:rsidP="008A5100" w:rsidRDefault="23C62775" w14:paraId="7084A30F" w14:textId="7C0991A5">
      <w:pPr>
        <w:pStyle w:val="ListParagraph"/>
        <w:numPr>
          <w:ilvl w:val="0"/>
          <w:numId w:val="28"/>
        </w:numPr>
        <w:rPr>
          <w:rFonts w:eastAsiaTheme="majorEastAsia" w:cstheme="majorBidi"/>
          <w:b/>
          <w:bCs/>
        </w:rPr>
      </w:pPr>
      <w:r w:rsidRPr="5B62E6E6">
        <w:rPr>
          <w:rFonts w:ascii="Calibri" w:hAnsi="Calibri" w:eastAsia="Calibri" w:cs="Calibri"/>
          <w:b/>
          <w:bCs/>
        </w:rPr>
        <w:lastRenderedPageBreak/>
        <w:t>Storage:</w:t>
      </w:r>
      <w:r w:rsidRPr="5B62E6E6">
        <w:rPr>
          <w:rFonts w:ascii="Calibri" w:hAnsi="Calibri" w:eastAsia="Calibri" w:cs="Calibri"/>
        </w:rPr>
        <w:t xml:space="preserve"> 4TB SSD</w:t>
      </w:r>
    </w:p>
    <w:p w:rsidR="001048DC" w:rsidP="008A5100" w:rsidRDefault="23C62775" w14:paraId="6122B516" w14:textId="7C0991A5">
      <w:pPr>
        <w:pStyle w:val="ListParagraph"/>
        <w:numPr>
          <w:ilvl w:val="0"/>
          <w:numId w:val="28"/>
        </w:numPr>
        <w:rPr>
          <w:rFonts w:eastAsiaTheme="majorEastAsia" w:cstheme="majorBidi"/>
          <w:b/>
          <w:bCs/>
        </w:rPr>
      </w:pPr>
      <w:r w:rsidRPr="5B62E6E6">
        <w:rPr>
          <w:rFonts w:ascii="Calibri" w:hAnsi="Calibri" w:eastAsia="Calibri" w:cs="Calibri"/>
          <w:b/>
          <w:bCs/>
        </w:rPr>
        <w:t>Graphics:</w:t>
      </w:r>
      <w:r w:rsidRPr="5B62E6E6">
        <w:rPr>
          <w:rFonts w:ascii="Calibri" w:hAnsi="Calibri" w:eastAsia="Calibri" w:cs="Calibri"/>
        </w:rPr>
        <w:t xml:space="preserve"> AMD Radeon Pro Vega 20</w:t>
      </w:r>
    </w:p>
    <w:p w:rsidR="56852E3C" w:rsidP="008A5100" w:rsidRDefault="23C62775" w14:paraId="2538CAB6" w14:textId="087FC04A">
      <w:pPr>
        <w:pStyle w:val="ListParagraph"/>
        <w:numPr>
          <w:ilvl w:val="0"/>
          <w:numId w:val="28"/>
        </w:numPr>
        <w:rPr>
          <w:rFonts w:eastAsiaTheme="majorEastAsia" w:cstheme="majorBidi"/>
          <w:b/>
          <w:bCs/>
        </w:rPr>
      </w:pPr>
      <w:r w:rsidRPr="5B62E6E6">
        <w:rPr>
          <w:rFonts w:ascii="Calibri" w:hAnsi="Calibri" w:eastAsia="Calibri" w:cs="Calibri"/>
          <w:b/>
          <w:bCs/>
        </w:rPr>
        <w:t xml:space="preserve">Input Devices: </w:t>
      </w:r>
      <w:r w:rsidRPr="5B62E6E6">
        <w:rPr>
          <w:rFonts w:ascii="Calibri" w:hAnsi="Calibri" w:eastAsia="Calibri" w:cs="Calibri"/>
        </w:rPr>
        <w:t>Keyboard, Touchpad</w:t>
      </w:r>
    </w:p>
    <w:p w:rsidR="5E1E9CA3" w:rsidP="3126A6F0" w:rsidRDefault="5E1E9CA3" w14:paraId="38969E22" w14:textId="11077119">
      <w:pPr>
        <w:rPr>
          <w:rFonts w:ascii="Calibri" w:hAnsi="Calibri" w:eastAsia="Calibri" w:cs="Calibri"/>
        </w:rPr>
      </w:pPr>
    </w:p>
    <w:p w:rsidR="5E1E9CA3" w:rsidP="3126A6F0" w:rsidRDefault="7741B7A7" w14:paraId="1E44B998" w14:textId="73C938E0">
      <w:pPr>
        <w:rPr>
          <w:rFonts w:ascii="Calibri" w:hAnsi="Calibri" w:eastAsia="Calibri" w:cs="Calibri"/>
          <w:color w:val="000000"/>
        </w:rPr>
      </w:pPr>
      <w:r w:rsidRPr="3126A6F0">
        <w:rPr>
          <w:rFonts w:ascii="Calibri" w:hAnsi="Calibri" w:eastAsia="Calibri" w:cs="Calibri"/>
        </w:rPr>
        <w:t>The hardware specifications required for the webserver running our system are:</w:t>
      </w:r>
    </w:p>
    <w:p w:rsidR="5E1E9CA3" w:rsidP="008A5100" w:rsidRDefault="7741B7A7" w14:paraId="08D3C444" w14:textId="33728C68">
      <w:pPr>
        <w:pStyle w:val="ListParagraph"/>
        <w:numPr>
          <w:ilvl w:val="0"/>
          <w:numId w:val="21"/>
        </w:numPr>
        <w:rPr>
          <w:rFonts w:eastAsiaTheme="majorEastAsia" w:cstheme="majorBidi"/>
          <w:b/>
          <w:bCs/>
        </w:rPr>
      </w:pPr>
      <w:r w:rsidRPr="3126A6F0">
        <w:rPr>
          <w:b/>
          <w:bCs/>
        </w:rPr>
        <w:t>CPU:</w:t>
      </w:r>
      <w:r w:rsidRPr="3126A6F0">
        <w:t xml:space="preserve"> 8-core processor</w:t>
      </w:r>
    </w:p>
    <w:p w:rsidR="5E1E9CA3" w:rsidP="008A5100" w:rsidRDefault="7741B7A7" w14:paraId="143B9E06" w14:textId="4FF2B5C8">
      <w:pPr>
        <w:pStyle w:val="ListParagraph"/>
        <w:numPr>
          <w:ilvl w:val="0"/>
          <w:numId w:val="21"/>
        </w:numPr>
        <w:rPr>
          <w:rFonts w:eastAsiaTheme="majorEastAsia" w:cstheme="majorBidi"/>
          <w:b/>
          <w:bCs/>
        </w:rPr>
      </w:pPr>
      <w:r w:rsidRPr="3126A6F0">
        <w:rPr>
          <w:b/>
          <w:bCs/>
        </w:rPr>
        <w:t>Memory:</w:t>
      </w:r>
      <w:r w:rsidRPr="3126A6F0">
        <w:t xml:space="preserve"> 16GB RAM</w:t>
      </w:r>
    </w:p>
    <w:p w:rsidR="5E1E9CA3" w:rsidP="008A5100" w:rsidRDefault="7741B7A7" w14:paraId="61184635" w14:textId="26587902">
      <w:pPr>
        <w:pStyle w:val="ListParagraph"/>
        <w:numPr>
          <w:ilvl w:val="0"/>
          <w:numId w:val="21"/>
        </w:numPr>
        <w:rPr>
          <w:rFonts w:eastAsiaTheme="majorEastAsia" w:cstheme="majorBidi"/>
          <w:b/>
          <w:bCs/>
        </w:rPr>
      </w:pPr>
      <w:r w:rsidRPr="3126A6F0">
        <w:rPr>
          <w:b/>
          <w:bCs/>
        </w:rPr>
        <w:t>Storage:</w:t>
      </w:r>
      <w:r w:rsidRPr="3126A6F0">
        <w:t xml:space="preserve"> 500GB HDD</w:t>
      </w:r>
    </w:p>
    <w:p w:rsidR="00AF50E9" w:rsidP="3126A6F0" w:rsidRDefault="00AF50E9" w14:paraId="3615AB98" w14:textId="717F2E69">
      <w:pPr>
        <w:rPr>
          <w:rFonts w:ascii="Calibri" w:hAnsi="Calibri" w:eastAsia="Calibri" w:cs="Calibri"/>
          <w:color w:val="000000"/>
        </w:rPr>
      </w:pPr>
    </w:p>
    <w:p w:rsidR="691AD3BA" w:rsidP="671DC62F" w:rsidRDefault="691AD3BA" w14:paraId="3F65895C" w14:textId="4042A3DF">
      <w:pPr>
        <w:pStyle w:val="Heading2"/>
        <w:rPr>
          <w:rFonts w:ascii="Calibri" w:hAnsi="Calibri" w:eastAsia="Calibri" w:cs="Calibri"/>
          <w:color w:val="000000"/>
        </w:rPr>
      </w:pPr>
      <w:bookmarkStart w:name="_Toc63016081" w:id="169"/>
      <w:r>
        <w:t>Software Platform</w:t>
      </w:r>
      <w:bookmarkEnd w:id="169"/>
    </w:p>
    <w:p w:rsidR="6E2DF5AD" w:rsidP="735942AC" w:rsidRDefault="00EEEAF0" w14:paraId="48F26339" w14:textId="6F09EB14">
      <w:pPr>
        <w:rPr>
          <w:rFonts w:ascii="Calibri" w:hAnsi="Calibri" w:eastAsia="Calibri" w:cs="Calibri"/>
          <w:color w:val="000000"/>
        </w:rPr>
      </w:pPr>
      <w:r w:rsidRPr="5B62E6E6">
        <w:rPr>
          <w:rFonts w:ascii="Calibri" w:hAnsi="Calibri" w:eastAsia="Calibri" w:cs="Calibri"/>
        </w:rPr>
        <w:t>The software specifications for the programs being used to develop this system are as follows:</w:t>
      </w:r>
    </w:p>
    <w:p w:rsidR="6E2DF5AD" w:rsidP="008A5100" w:rsidRDefault="00EEEAF0" w14:paraId="73773F52" w14:textId="7499316B">
      <w:pPr>
        <w:pStyle w:val="ListParagraph"/>
        <w:numPr>
          <w:ilvl w:val="0"/>
          <w:numId w:val="22"/>
        </w:numPr>
        <w:rPr>
          <w:rFonts w:eastAsiaTheme="majorEastAsia" w:cstheme="majorBidi"/>
          <w:b/>
          <w:bCs/>
        </w:rPr>
      </w:pPr>
      <w:r w:rsidRPr="5B62E6E6">
        <w:rPr>
          <w:b/>
          <w:bCs/>
        </w:rPr>
        <w:t>Operating System</w:t>
      </w:r>
      <w:r>
        <w:t>: Windows 10 Enterprise version 10.0.17134</w:t>
      </w:r>
    </w:p>
    <w:p w:rsidR="6E2DF5AD" w:rsidP="008A5100" w:rsidRDefault="00EEEAF0" w14:paraId="60526AD6" w14:textId="68B92897">
      <w:pPr>
        <w:pStyle w:val="ListParagraph"/>
        <w:numPr>
          <w:ilvl w:val="0"/>
          <w:numId w:val="22"/>
        </w:numPr>
        <w:rPr>
          <w:rFonts w:eastAsiaTheme="majorEastAsia" w:cstheme="majorBidi"/>
          <w:color w:val="202124"/>
          <w:sz w:val="21"/>
          <w:szCs w:val="21"/>
        </w:rPr>
      </w:pPr>
      <w:r w:rsidRPr="5B62E6E6">
        <w:rPr>
          <w:b/>
          <w:bCs/>
        </w:rPr>
        <w:t>Integrated Development Environment:</w:t>
      </w:r>
      <w:r>
        <w:t xml:space="preserve"> Net</w:t>
      </w:r>
      <w:r w:rsidR="579637AF">
        <w:t>B</w:t>
      </w:r>
      <w:r>
        <w:t xml:space="preserve">eans </w:t>
      </w:r>
      <w:r w:rsidRPr="5B62E6E6">
        <w:rPr>
          <w:rFonts w:ascii="Arial" w:hAnsi="Arial"/>
          <w:color w:val="202124"/>
          <w:sz w:val="21"/>
          <w:szCs w:val="21"/>
        </w:rPr>
        <w:t>12.1 or Visual Studio Cod</w:t>
      </w:r>
      <w:r w:rsidRPr="5B62E6E6" w:rsidR="4F9071F4">
        <w:rPr>
          <w:rFonts w:ascii="Arial" w:hAnsi="Arial"/>
          <w:color w:val="202124"/>
          <w:sz w:val="21"/>
          <w:szCs w:val="21"/>
        </w:rPr>
        <w:t>e 1.51.1</w:t>
      </w:r>
    </w:p>
    <w:p w:rsidR="6E2DF5AD" w:rsidP="008A5100" w:rsidRDefault="00EEEAF0" w14:paraId="29C78F60" w14:textId="393E2FAE">
      <w:pPr>
        <w:pStyle w:val="ListParagraph"/>
        <w:numPr>
          <w:ilvl w:val="0"/>
          <w:numId w:val="22"/>
        </w:numPr>
        <w:rPr>
          <w:rFonts w:eastAsiaTheme="majorEastAsia" w:cstheme="majorBidi"/>
          <w:b/>
          <w:bCs/>
        </w:rPr>
      </w:pPr>
      <w:r w:rsidRPr="5B62E6E6">
        <w:rPr>
          <w:b/>
          <w:bCs/>
        </w:rPr>
        <w:t>Programming Language:</w:t>
      </w:r>
      <w:r>
        <w:t xml:space="preserve"> Java 8</w:t>
      </w:r>
    </w:p>
    <w:p w:rsidR="6E2DF5AD" w:rsidP="008A5100" w:rsidRDefault="00EEEAF0" w14:paraId="0ACECF97" w14:textId="07D572DF">
      <w:pPr>
        <w:pStyle w:val="ListParagraph"/>
        <w:numPr>
          <w:ilvl w:val="0"/>
          <w:numId w:val="22"/>
        </w:numPr>
        <w:rPr>
          <w:rFonts w:eastAsiaTheme="majorEastAsia" w:cstheme="majorBidi"/>
          <w:b/>
          <w:bCs/>
        </w:rPr>
      </w:pPr>
      <w:r w:rsidRPr="5B62E6E6">
        <w:rPr>
          <w:b/>
          <w:bCs/>
        </w:rPr>
        <w:t>Server Software:</w:t>
      </w:r>
      <w:r>
        <w:t xml:space="preserve"> Apache Tomcat 9</w:t>
      </w:r>
    </w:p>
    <w:p w:rsidR="0062728A" w:rsidP="008A5100" w:rsidRDefault="00EEEAF0" w14:paraId="3EF0DC99" w14:textId="5CB590DD">
      <w:pPr>
        <w:pStyle w:val="ListParagraph"/>
        <w:numPr>
          <w:ilvl w:val="0"/>
          <w:numId w:val="22"/>
        </w:numPr>
        <w:rPr>
          <w:rFonts w:eastAsiaTheme="majorEastAsia" w:cstheme="majorBidi"/>
          <w:b/>
          <w:bCs/>
        </w:rPr>
      </w:pPr>
      <w:r w:rsidRPr="5B62E6E6">
        <w:rPr>
          <w:b/>
          <w:bCs/>
        </w:rPr>
        <w:t>Database Management Software:</w:t>
      </w:r>
      <w:r>
        <w:t xml:space="preserve"> SQL Server 2019</w:t>
      </w:r>
    </w:p>
    <w:p w:rsidR="735942AC" w:rsidP="008A5100" w:rsidRDefault="735942AC" w14:paraId="6C51D73E" w14:textId="4E3AD3CE">
      <w:pPr>
        <w:pStyle w:val="ListParagraph"/>
        <w:numPr>
          <w:ilvl w:val="0"/>
          <w:numId w:val="22"/>
        </w:numPr>
        <w:rPr>
          <w:b/>
          <w:bCs/>
        </w:rPr>
      </w:pPr>
    </w:p>
    <w:p w:rsidR="6E2DF5AD" w:rsidP="2C906B49" w:rsidRDefault="00EEEAF0" w14:paraId="25604A34" w14:textId="69231C20">
      <w:pPr>
        <w:spacing w:line="257" w:lineRule="auto"/>
      </w:pPr>
      <w:r w:rsidRPr="5B62E6E6">
        <w:rPr>
          <w:rFonts w:ascii="Calibri" w:hAnsi="Calibri" w:eastAsia="Calibri" w:cs="Calibri"/>
        </w:rPr>
        <w:t>The software specifications for the programs used to deploy the system are:</w:t>
      </w:r>
    </w:p>
    <w:p w:rsidR="6E2DF5AD" w:rsidP="008A5100" w:rsidRDefault="00EEEAF0" w14:paraId="2B30E27D" w14:textId="5BCBD170">
      <w:pPr>
        <w:pStyle w:val="ListParagraph"/>
        <w:numPr>
          <w:ilvl w:val="0"/>
          <w:numId w:val="22"/>
        </w:numPr>
        <w:rPr>
          <w:rFonts w:eastAsiaTheme="majorEastAsia" w:cstheme="majorBidi"/>
          <w:b/>
          <w:bCs/>
        </w:rPr>
      </w:pPr>
      <w:r w:rsidRPr="5B62E6E6">
        <w:rPr>
          <w:b/>
          <w:bCs/>
        </w:rPr>
        <w:t>Operating System:</w:t>
      </w:r>
      <w:r>
        <w:t xml:space="preserve"> Ubuntu 19.10</w:t>
      </w:r>
    </w:p>
    <w:p w:rsidR="6E2DF5AD" w:rsidP="008A5100" w:rsidRDefault="00EEEAF0" w14:paraId="26506AC8" w14:textId="73F1533F">
      <w:pPr>
        <w:pStyle w:val="ListParagraph"/>
        <w:numPr>
          <w:ilvl w:val="0"/>
          <w:numId w:val="22"/>
        </w:numPr>
        <w:rPr>
          <w:rFonts w:eastAsiaTheme="majorEastAsia" w:cstheme="majorBidi"/>
          <w:b/>
          <w:bCs/>
        </w:rPr>
      </w:pPr>
      <w:r w:rsidRPr="5B62E6E6">
        <w:rPr>
          <w:b/>
          <w:bCs/>
        </w:rPr>
        <w:t>Server Software:</w:t>
      </w:r>
      <w:r>
        <w:t xml:space="preserve"> Apache Tomcat 9</w:t>
      </w:r>
    </w:p>
    <w:p w:rsidR="6E2DF5AD" w:rsidP="008A5100" w:rsidRDefault="00EEEAF0" w14:paraId="16377256" w14:textId="371C3430">
      <w:pPr>
        <w:pStyle w:val="ListParagraph"/>
        <w:numPr>
          <w:ilvl w:val="0"/>
          <w:numId w:val="22"/>
        </w:numPr>
        <w:rPr>
          <w:rFonts w:eastAsiaTheme="majorEastAsia" w:cstheme="majorBidi"/>
          <w:b/>
          <w:bCs/>
        </w:rPr>
      </w:pPr>
      <w:r w:rsidRPr="5B62E6E6">
        <w:rPr>
          <w:b/>
          <w:bCs/>
        </w:rPr>
        <w:t>Database Management Software:</w:t>
      </w:r>
      <w:r>
        <w:t xml:space="preserve"> SQL Server 2019</w:t>
      </w:r>
    </w:p>
    <w:p w:rsidR="2C906B49" w:rsidP="008A5100" w:rsidRDefault="00EEEAF0" w14:paraId="16ACAD8B" w14:textId="3285D5D3">
      <w:pPr>
        <w:pStyle w:val="ListParagraph"/>
        <w:numPr>
          <w:ilvl w:val="0"/>
          <w:numId w:val="22"/>
        </w:numPr>
        <w:rPr>
          <w:rFonts w:eastAsiaTheme="majorEastAsia" w:cstheme="majorBidi"/>
          <w:b/>
          <w:bCs/>
        </w:rPr>
      </w:pPr>
      <w:r w:rsidRPr="5B62E6E6">
        <w:rPr>
          <w:b/>
          <w:bCs/>
        </w:rPr>
        <w:t>Programming Language:</w:t>
      </w:r>
      <w:r>
        <w:t xml:space="preserve"> Java 8</w:t>
      </w:r>
    </w:p>
    <w:p w:rsidR="5E1E9CA3" w:rsidP="5E1E9CA3" w:rsidRDefault="5E1E9CA3" w14:paraId="0A8EA97E" w14:textId="4042A3DF">
      <w:pPr>
        <w:rPr>
          <w:rFonts w:ascii="Calibri" w:hAnsi="Calibri" w:eastAsia="Calibri" w:cs="Calibri"/>
          <w:color w:val="000000"/>
        </w:rPr>
      </w:pPr>
    </w:p>
    <w:p w:rsidR="691AD3BA" w:rsidRDefault="691AD3BA" w14:paraId="1E6544B9" w14:textId="0B94384C">
      <w:pPr>
        <w:rPr>
          <w:rFonts w:ascii="Calibri" w:hAnsi="Calibri" w:eastAsia="Calibri" w:cs="Calibri"/>
          <w:color w:val="000000"/>
        </w:rPr>
      </w:pPr>
      <w:r w:rsidRPr="650E18F4">
        <w:rPr>
          <w:rFonts w:ascii="Calibri" w:hAnsi="Calibri" w:eastAsia="Calibri" w:cs="Calibri"/>
          <w:color w:val="000000"/>
        </w:rPr>
        <w:t>Interaction Model</w:t>
      </w:r>
    </w:p>
    <w:p w:rsidR="4239523B" w:rsidP="007F0F24" w:rsidRDefault="4239523B" w14:paraId="1082CDAB" w14:textId="020AEF71">
      <w:pPr>
        <w:pStyle w:val="ListParagraph"/>
        <w:numPr>
          <w:ilvl w:val="0"/>
          <w:numId w:val="23"/>
        </w:numPr>
        <w:rPr>
          <w:rFonts w:eastAsiaTheme="majorEastAsia" w:cstheme="majorBidi"/>
          <w:color w:val="000000"/>
        </w:rPr>
      </w:pPr>
      <w:r w:rsidRPr="671DC62F">
        <w:rPr>
          <w:rFonts w:ascii="Calibri" w:hAnsi="Calibri" w:eastAsia="Calibri" w:cs="Calibri"/>
          <w:color w:val="000000"/>
        </w:rPr>
        <w:t>Style: direct manipulation.</w:t>
      </w:r>
    </w:p>
    <w:p w:rsidR="691AD3BA" w:rsidP="008A5100" w:rsidRDefault="46B530C7" w14:paraId="1C76F87C" w14:textId="17169A7D">
      <w:pPr>
        <w:pStyle w:val="ListParagraph"/>
        <w:numPr>
          <w:ilvl w:val="0"/>
          <w:numId w:val="23"/>
        </w:numPr>
        <w:rPr>
          <w:rFonts w:ascii="Calibri" w:hAnsi="Calibri" w:eastAsia="Calibri" w:cs="Calibri"/>
          <w:color w:val="000000"/>
        </w:rPr>
      </w:pPr>
      <w:r w:rsidRPr="0AED7BD9">
        <w:rPr>
          <w:rFonts w:ascii="Calibri" w:hAnsi="Calibri" w:eastAsia="Calibri" w:cs="Calibri"/>
          <w:color w:val="000000"/>
        </w:rPr>
        <w:t>D</w:t>
      </w:r>
      <w:r w:rsidRPr="0AED7BD9" w:rsidR="691AD3BA">
        <w:rPr>
          <w:rFonts w:ascii="Calibri" w:hAnsi="Calibri" w:eastAsia="Calibri" w:cs="Calibri"/>
          <w:color w:val="000000"/>
        </w:rPr>
        <w:t xml:space="preserve">esired </w:t>
      </w:r>
      <w:r w:rsidRPr="0AED7BD9" w:rsidR="31664C24">
        <w:rPr>
          <w:rFonts w:ascii="Calibri" w:hAnsi="Calibri" w:eastAsia="Calibri" w:cs="Calibri"/>
          <w:color w:val="000000"/>
        </w:rPr>
        <w:t>U</w:t>
      </w:r>
      <w:r w:rsidRPr="0AED7BD9" w:rsidR="691AD3BA">
        <w:rPr>
          <w:rFonts w:ascii="Calibri" w:hAnsi="Calibri" w:eastAsia="Calibri" w:cs="Calibri"/>
          <w:color w:val="000000"/>
        </w:rPr>
        <w:t xml:space="preserve">ser </w:t>
      </w:r>
      <w:r w:rsidRPr="0AED7BD9" w:rsidR="56818CA7">
        <w:rPr>
          <w:rFonts w:ascii="Calibri" w:hAnsi="Calibri" w:eastAsia="Calibri" w:cs="Calibri"/>
          <w:color w:val="000000"/>
        </w:rPr>
        <w:t>S</w:t>
      </w:r>
      <w:r w:rsidRPr="0AED7BD9" w:rsidR="691AD3BA">
        <w:rPr>
          <w:rFonts w:ascii="Calibri" w:hAnsi="Calibri" w:eastAsia="Calibri" w:cs="Calibri"/>
          <w:color w:val="000000"/>
        </w:rPr>
        <w:t>upport</w:t>
      </w:r>
      <w:r w:rsidRPr="0AED7BD9" w:rsidR="092B4122">
        <w:rPr>
          <w:rFonts w:ascii="Calibri" w:hAnsi="Calibri" w:eastAsia="Calibri" w:cs="Calibri"/>
          <w:color w:val="000000"/>
        </w:rPr>
        <w:t>:</w:t>
      </w:r>
      <w:r w:rsidRPr="0AED7BD9" w:rsidR="1DADFAF7">
        <w:rPr>
          <w:rFonts w:ascii="Calibri" w:hAnsi="Calibri" w:eastAsia="Calibri" w:cs="Calibri"/>
          <w:color w:val="000000"/>
        </w:rPr>
        <w:t xml:space="preserve"> Error messages and error codes.</w:t>
      </w:r>
    </w:p>
    <w:p w:rsidR="092B4122" w:rsidP="0AED7BD9" w:rsidRDefault="092B4122" w14:paraId="75A39D87" w14:textId="46612796">
      <w:pPr>
        <w:pStyle w:val="ListParagraph"/>
        <w:numPr>
          <w:ilvl w:val="0"/>
          <w:numId w:val="23"/>
        </w:numPr>
        <w:rPr>
          <w:rFonts w:eastAsiaTheme="majorEastAsia" w:cstheme="majorBidi"/>
          <w:color w:val="000000"/>
        </w:rPr>
      </w:pPr>
      <w:r w:rsidRPr="0AED7BD9">
        <w:rPr>
          <w:rFonts w:ascii="Calibri" w:hAnsi="Calibri" w:eastAsia="Calibri" w:cs="Calibri"/>
          <w:color w:val="000000"/>
        </w:rPr>
        <w:t xml:space="preserve">System Feedback: Pop-up confirmation and error messages. </w:t>
      </w:r>
    </w:p>
    <w:p w:rsidR="092B4122" w:rsidP="6967B54D" w:rsidRDefault="092B4122" w14:paraId="064E5CC9" w14:textId="2C874853">
      <w:pPr>
        <w:pStyle w:val="ListParagraph"/>
        <w:numPr>
          <w:ilvl w:val="0"/>
          <w:numId w:val="23"/>
        </w:numPr>
        <w:rPr>
          <w:rFonts w:eastAsiaTheme="majorEastAsia" w:cstheme="majorBidi"/>
          <w:color w:val="000000"/>
        </w:rPr>
      </w:pPr>
      <w:r w:rsidRPr="6967B54D">
        <w:rPr>
          <w:rFonts w:ascii="Calibri" w:hAnsi="Calibri" w:eastAsia="Calibri" w:cs="Calibri"/>
          <w:color w:val="000000"/>
        </w:rPr>
        <w:t xml:space="preserve">Standards are in accordance to Infinite Pets current </w:t>
      </w:r>
      <w:commentRangeStart w:id="170"/>
      <w:r w:rsidRPr="6967B54D">
        <w:rPr>
          <w:rFonts w:ascii="Calibri" w:hAnsi="Calibri" w:eastAsia="Calibri" w:cs="Calibri"/>
          <w:color w:val="000000"/>
        </w:rPr>
        <w:t xml:space="preserve">colour </w:t>
      </w:r>
      <w:commentRangeEnd w:id="170"/>
      <w:r>
        <w:rPr>
          <w:rStyle w:val="CommentReference"/>
        </w:rPr>
        <w:commentReference w:id="170"/>
      </w:r>
      <w:r w:rsidRPr="6967B54D">
        <w:rPr>
          <w:rFonts w:ascii="Calibri" w:hAnsi="Calibri" w:eastAsia="Calibri" w:cs="Calibri"/>
          <w:color w:val="000000"/>
        </w:rPr>
        <w:t xml:space="preserve">and design. </w:t>
      </w:r>
    </w:p>
    <w:p w:rsidR="008C78FE" w:rsidP="0AED7BD9" w:rsidRDefault="008C78FE" w14:paraId="6B2B6E8C" w14:textId="77777777">
      <w:pPr>
        <w:spacing w:after="160" w:line="259" w:lineRule="auto"/>
        <w:rPr>
          <w:rFonts w:eastAsiaTheme="majorEastAsia" w:cstheme="majorBidi"/>
          <w:color w:val="000000"/>
          <w:sz w:val="24"/>
          <w:szCs w:val="24"/>
          <w:lang w:val="en-US"/>
        </w:rPr>
      </w:pPr>
    </w:p>
    <w:p w:rsidR="008C78FE" w:rsidP="0AED7BD9" w:rsidRDefault="008C78FE" w14:paraId="4771D626" w14:textId="77777777">
      <w:pPr>
        <w:spacing w:after="160" w:line="259" w:lineRule="auto"/>
        <w:rPr>
          <w:rFonts w:eastAsiaTheme="majorEastAsia" w:cstheme="majorBidi"/>
          <w:color w:val="000000"/>
          <w:sz w:val="24"/>
          <w:szCs w:val="24"/>
          <w:lang w:val="en-US"/>
        </w:rPr>
      </w:pPr>
    </w:p>
    <w:p w:rsidR="008C78FE" w:rsidP="0AED7BD9" w:rsidRDefault="008C78FE" w14:paraId="7DA11F18" w14:textId="77777777">
      <w:pPr>
        <w:spacing w:after="160" w:line="259" w:lineRule="auto"/>
        <w:rPr>
          <w:rFonts w:eastAsiaTheme="majorEastAsia" w:cstheme="majorBidi"/>
          <w:color w:val="000000"/>
          <w:sz w:val="24"/>
          <w:szCs w:val="24"/>
          <w:lang w:val="en-US"/>
        </w:rPr>
      </w:pPr>
    </w:p>
    <w:p w:rsidR="008C78FE" w:rsidP="0AED7BD9" w:rsidRDefault="008C78FE" w14:paraId="1F4E3CEE" w14:textId="77777777">
      <w:pPr>
        <w:spacing w:after="160" w:line="259" w:lineRule="auto"/>
        <w:rPr>
          <w:rFonts w:eastAsiaTheme="majorEastAsia" w:cstheme="majorBidi"/>
          <w:color w:val="000000"/>
          <w:sz w:val="24"/>
          <w:szCs w:val="24"/>
          <w:lang w:val="en-US"/>
        </w:rPr>
      </w:pPr>
    </w:p>
    <w:p w:rsidR="008C78FE" w:rsidP="0AED7BD9" w:rsidRDefault="008C78FE" w14:paraId="495A1388" w14:textId="77777777">
      <w:pPr>
        <w:spacing w:after="160" w:line="259" w:lineRule="auto"/>
        <w:rPr>
          <w:rFonts w:eastAsiaTheme="majorEastAsia" w:cstheme="majorBidi"/>
          <w:color w:val="000000"/>
          <w:sz w:val="24"/>
          <w:szCs w:val="24"/>
          <w:lang w:val="en-US"/>
        </w:rPr>
      </w:pPr>
    </w:p>
    <w:p w:rsidR="008C78FE" w:rsidP="0AED7BD9" w:rsidRDefault="008C78FE" w14:paraId="2CC6D8BD" w14:textId="77777777">
      <w:pPr>
        <w:spacing w:after="160" w:line="259" w:lineRule="auto"/>
        <w:rPr>
          <w:rFonts w:eastAsiaTheme="majorEastAsia" w:cstheme="majorBidi"/>
          <w:color w:val="000000"/>
          <w:sz w:val="24"/>
          <w:szCs w:val="24"/>
          <w:lang w:val="en-US"/>
        </w:rPr>
      </w:pPr>
    </w:p>
    <w:p w:rsidR="008C78FE" w:rsidP="0AED7BD9" w:rsidRDefault="008C78FE" w14:paraId="2ECAE700" w14:textId="77777777">
      <w:pPr>
        <w:spacing w:after="160" w:line="259" w:lineRule="auto"/>
        <w:rPr>
          <w:rFonts w:eastAsiaTheme="majorEastAsia" w:cstheme="majorBidi"/>
          <w:color w:val="000000"/>
          <w:sz w:val="24"/>
          <w:szCs w:val="24"/>
          <w:lang w:val="en-US"/>
        </w:rPr>
      </w:pPr>
    </w:p>
    <w:p w:rsidR="001A0CF7" w:rsidP="001A0CF7" w:rsidRDefault="1B8C70A5" w14:paraId="63097DF0" w14:textId="77777777">
      <w:pPr>
        <w:pStyle w:val="Heading2"/>
        <w:rPr>
          <w:lang w:val="en-US"/>
        </w:rPr>
      </w:pPr>
      <w:bookmarkStart w:name="_Toc63016082" w:id="171"/>
      <w:r w:rsidRPr="671DC62F">
        <w:rPr>
          <w:lang w:val="en-US"/>
        </w:rPr>
        <w:lastRenderedPageBreak/>
        <w:t>Login</w:t>
      </w:r>
      <w:bookmarkEnd w:id="171"/>
      <w:r w:rsidRPr="78F43F10">
        <w:rPr>
          <w:lang w:val="en-US"/>
        </w:rPr>
        <w:t xml:space="preserve"> </w:t>
      </w:r>
    </w:p>
    <w:p w:rsidR="1B8C70A5" w:rsidP="001A0CF7" w:rsidRDefault="1B8C70A5" w14:paraId="24C0E0E7" w14:textId="0B309D26">
      <w:pPr>
        <w:pStyle w:val="Heading2"/>
        <w:rPr>
          <w:rFonts w:ascii="Segoe UI" w:hAnsi="Segoe UI" w:eastAsia="Segoe UI" w:cs="Segoe UI"/>
        </w:rPr>
      </w:pPr>
      <w:bookmarkStart w:name="_Toc63015932" w:id="172"/>
      <w:bookmarkStart w:name="_Toc63016083" w:id="173"/>
      <w:r w:rsidR="1B8C70A5">
        <w:drawing>
          <wp:inline wp14:editId="23AC7021" wp14:anchorId="7B9C7D72">
            <wp:extent cx="5943600" cy="3343275"/>
            <wp:effectExtent l="0" t="0" r="0" b="0"/>
            <wp:docPr id="1463829055" name="Picture 1463829055" title=""/>
            <wp:cNvGraphicFramePr>
              <a:graphicFrameLocks noChangeAspect="1"/>
            </wp:cNvGraphicFramePr>
            <a:graphic>
              <a:graphicData uri="http://schemas.openxmlformats.org/drawingml/2006/picture">
                <pic:pic>
                  <pic:nvPicPr>
                    <pic:cNvPr id="0" name="Picture 1463829055"/>
                    <pic:cNvPicPr/>
                  </pic:nvPicPr>
                  <pic:blipFill>
                    <a:blip r:embed="Rd4965cb191114e4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343275"/>
                    </a:xfrm>
                    <a:prstGeom prst="rect">
                      <a:avLst/>
                    </a:prstGeom>
                  </pic:spPr>
                </pic:pic>
              </a:graphicData>
            </a:graphic>
          </wp:inline>
        </w:drawing>
      </w:r>
      <w:bookmarkEnd w:id="172"/>
      <w:bookmarkEnd w:id="173"/>
    </w:p>
    <w:p w:rsidR="1B8C70A5" w:rsidP="007F0F24" w:rsidRDefault="1B8C70A5" w14:paraId="359236F7" w14:textId="562F6D00">
      <w:pPr>
        <w:pStyle w:val="ListParagraph"/>
        <w:numPr>
          <w:ilvl w:val="0"/>
          <w:numId w:val="23"/>
        </w:numPr>
        <w:spacing w:after="160" w:line="259" w:lineRule="auto"/>
        <w:rPr>
          <w:rFonts w:eastAsiaTheme="majorEastAsia" w:cstheme="majorBidi"/>
          <w:color w:val="000000"/>
        </w:rPr>
      </w:pPr>
      <w:r w:rsidRPr="671DC62F">
        <w:rPr>
          <w:rFonts w:eastAsiaTheme="majorEastAsia" w:cstheme="majorBidi"/>
          <w:color w:val="000000"/>
          <w:lang w:val="en-US"/>
        </w:rPr>
        <w:t xml:space="preserve">The Sign In page where Users can enter their username or email and password to access their personal account. </w:t>
      </w:r>
    </w:p>
    <w:p w:rsidR="1B8C70A5" w:rsidP="007F0F24" w:rsidRDefault="1B8C70A5" w14:paraId="718FC6CB" w14:textId="6996F4CB">
      <w:pPr>
        <w:pStyle w:val="ListParagraph"/>
        <w:numPr>
          <w:ilvl w:val="0"/>
          <w:numId w:val="23"/>
        </w:numPr>
        <w:spacing w:after="160" w:line="259" w:lineRule="auto"/>
        <w:rPr>
          <w:rFonts w:eastAsiaTheme="majorEastAsia" w:cstheme="majorBidi"/>
          <w:color w:val="000000"/>
        </w:rPr>
      </w:pPr>
      <w:r w:rsidRPr="671DC62F">
        <w:rPr>
          <w:rFonts w:eastAsiaTheme="majorEastAsia" w:cstheme="majorBidi"/>
          <w:color w:val="000000"/>
          <w:lang w:val="en-US"/>
        </w:rPr>
        <w:t>They can also access their account though third-party services such as Google, Facebook, Instagram, and Twitter.</w:t>
      </w:r>
    </w:p>
    <w:p w:rsidRPr="00E706B1" w:rsidR="00E706B1" w:rsidP="00A9310B" w:rsidRDefault="1B8C70A5" w14:paraId="1F477A02" w14:textId="77777777">
      <w:pPr>
        <w:pStyle w:val="ListParagraph"/>
        <w:numPr>
          <w:ilvl w:val="0"/>
          <w:numId w:val="23"/>
        </w:numPr>
        <w:spacing w:after="160" w:line="259" w:lineRule="auto"/>
        <w:rPr>
          <w:rFonts w:ascii="Segoe UI" w:hAnsi="Segoe UI" w:eastAsia="Segoe UI" w:cs="Segoe UI"/>
          <w:color w:val="000000"/>
          <w:sz w:val="24"/>
          <w:szCs w:val="24"/>
          <w:lang w:val="en-US"/>
        </w:rPr>
      </w:pPr>
      <w:r w:rsidRPr="00E706B1">
        <w:rPr>
          <w:rFonts w:eastAsiaTheme="majorEastAsia" w:cstheme="majorBidi"/>
          <w:color w:val="000000"/>
          <w:lang w:val="en-US"/>
        </w:rPr>
        <w:t xml:space="preserve">The logos located in the top left and to the right of the sign in form are assets that are in current use by the client. </w:t>
      </w:r>
    </w:p>
    <w:p w:rsidR="001A0CF7" w:rsidP="001A0CF7" w:rsidRDefault="1B8C70A5" w14:paraId="5AE75D80" w14:textId="77777777">
      <w:pPr>
        <w:pStyle w:val="Heading2"/>
        <w:rPr>
          <w:rFonts w:ascii="Segoe UI" w:hAnsi="Segoe UI" w:eastAsia="Segoe UI" w:cs="Segoe UI"/>
          <w:sz w:val="24"/>
          <w:szCs w:val="24"/>
          <w:lang w:val="en-US"/>
        </w:rPr>
      </w:pPr>
      <w:bookmarkStart w:name="_Toc63016084" w:id="174"/>
      <w:r w:rsidRPr="001A0CF7">
        <w:rPr>
          <w:lang w:val="en-US"/>
        </w:rPr>
        <w:lastRenderedPageBreak/>
        <w:t>Services</w:t>
      </w:r>
      <w:bookmarkEnd w:id="174"/>
      <w:r w:rsidRPr="001A0CF7">
        <w:rPr>
          <w:rFonts w:ascii="Segoe UI" w:hAnsi="Segoe UI" w:eastAsia="Segoe UI" w:cs="Segoe UI"/>
          <w:sz w:val="24"/>
          <w:szCs w:val="24"/>
          <w:lang w:val="en-US"/>
        </w:rPr>
        <w:t xml:space="preserve"> </w:t>
      </w:r>
    </w:p>
    <w:p w:rsidRPr="001A0CF7" w:rsidR="00E706B1" w:rsidP="001A0CF7" w:rsidRDefault="00E706B1" w14:paraId="6EA263C5" w14:textId="2FB20144">
      <w:pPr>
        <w:pStyle w:val="Heading2"/>
        <w:rPr>
          <w:rFonts w:ascii="Segoe UI" w:hAnsi="Segoe UI" w:eastAsia="Segoe UI" w:cs="Segoe UI"/>
          <w:sz w:val="24"/>
          <w:szCs w:val="24"/>
          <w:lang w:val="en-US"/>
        </w:rPr>
      </w:pPr>
      <w:bookmarkStart w:name="_Toc63015934" w:id="175"/>
      <w:bookmarkStart w:name="_Toc63016085" w:id="176"/>
      <w:r w:rsidR="00E706B1">
        <w:drawing>
          <wp:inline wp14:editId="7182E946" wp14:anchorId="2A8F618A">
            <wp:extent cx="5943600" cy="3342640"/>
            <wp:effectExtent l="0" t="0" r="0" b="0"/>
            <wp:docPr id="1" name="Picture 1" title=""/>
            <wp:cNvGraphicFramePr>
              <a:graphicFrameLocks noChangeAspect="1"/>
            </wp:cNvGraphicFramePr>
            <a:graphic>
              <a:graphicData uri="http://schemas.openxmlformats.org/drawingml/2006/picture">
                <pic:pic>
                  <pic:nvPicPr>
                    <pic:cNvPr id="0" name="Picture 1"/>
                    <pic:cNvPicPr/>
                  </pic:nvPicPr>
                  <pic:blipFill>
                    <a:blip r:embed="R200c1780786d4d6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342640"/>
                    </a:xfrm>
                    <a:prstGeom prst="rect">
                      <a:avLst/>
                    </a:prstGeom>
                  </pic:spPr>
                </pic:pic>
              </a:graphicData>
            </a:graphic>
          </wp:inline>
        </w:drawing>
      </w:r>
      <w:bookmarkEnd w:id="175"/>
      <w:bookmarkEnd w:id="176"/>
    </w:p>
    <w:p w:rsidRPr="00E706B1" w:rsidR="1B8C70A5" w:rsidP="00E706B1" w:rsidRDefault="1B8C70A5" w14:paraId="5AB6A464" w14:textId="26DF793C">
      <w:pPr>
        <w:spacing w:after="160" w:line="259" w:lineRule="auto"/>
        <w:rPr>
          <w:rFonts w:ascii="Segoe UI" w:hAnsi="Segoe UI" w:eastAsia="Segoe UI" w:cs="Segoe UI"/>
          <w:color w:val="000000"/>
          <w:sz w:val="24"/>
          <w:szCs w:val="24"/>
        </w:rPr>
      </w:pPr>
    </w:p>
    <w:p w:rsidR="1B8C70A5" w:rsidP="007F0F24" w:rsidRDefault="1B8C70A5" w14:paraId="4B0D429C" w14:textId="09A89E76">
      <w:pPr>
        <w:pStyle w:val="ListParagraph"/>
        <w:numPr>
          <w:ilvl w:val="0"/>
          <w:numId w:val="23"/>
        </w:numPr>
        <w:spacing w:after="160" w:line="259" w:lineRule="auto"/>
        <w:rPr>
          <w:rFonts w:eastAsiaTheme="majorEastAsia" w:cstheme="majorBidi"/>
          <w:color w:val="000000"/>
        </w:rPr>
      </w:pPr>
      <w:r w:rsidRPr="671DC62F">
        <w:rPr>
          <w:rFonts w:eastAsiaTheme="majorEastAsia" w:cstheme="majorBidi"/>
          <w:color w:val="000000"/>
          <w:lang w:val="en-US"/>
        </w:rPr>
        <w:t xml:space="preserve">The Services page is where the current list of offered pet services are displayed.  </w:t>
      </w:r>
    </w:p>
    <w:p w:rsidR="001A0CF7" w:rsidP="001A0CF7" w:rsidRDefault="1B8C70A5" w14:paraId="4BD00AA9" w14:textId="77777777">
      <w:pPr>
        <w:pStyle w:val="Heading2"/>
        <w:rPr>
          <w:lang w:val="en-US"/>
        </w:rPr>
      </w:pPr>
      <w:bookmarkStart w:name="_Toc63016086" w:id="177"/>
      <w:r w:rsidRPr="671DC62F">
        <w:rPr>
          <w:lang w:val="en-US"/>
        </w:rPr>
        <w:lastRenderedPageBreak/>
        <w:t>My Pets</w:t>
      </w:r>
      <w:bookmarkEnd w:id="177"/>
    </w:p>
    <w:p w:rsidR="1B8C70A5" w:rsidP="001A0CF7" w:rsidRDefault="00E706B1" w14:paraId="7BFFB81F" w14:textId="78FAE27F">
      <w:pPr>
        <w:pStyle w:val="Heading2"/>
      </w:pPr>
      <w:bookmarkStart w:name="_Toc63015936" w:id="178"/>
      <w:bookmarkStart w:name="_Toc63016087" w:id="179"/>
      <w:r w:rsidR="00E706B1">
        <w:drawing>
          <wp:inline wp14:editId="5E3FAB4A" wp14:anchorId="2B5B94C8">
            <wp:extent cx="5934076" cy="3337917"/>
            <wp:effectExtent l="0" t="0" r="0" b="0"/>
            <wp:docPr id="2" name="Picture 2" title=""/>
            <wp:cNvGraphicFramePr>
              <a:graphicFrameLocks noChangeAspect="1"/>
            </wp:cNvGraphicFramePr>
            <a:graphic>
              <a:graphicData uri="http://schemas.openxmlformats.org/drawingml/2006/picture">
                <pic:pic>
                  <pic:nvPicPr>
                    <pic:cNvPr id="0" name="Picture 2"/>
                    <pic:cNvPicPr/>
                  </pic:nvPicPr>
                  <pic:blipFill>
                    <a:blip r:embed="R705dfb71aeb946d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4076" cy="3337917"/>
                    </a:xfrm>
                    <a:prstGeom prst="rect">
                      <a:avLst/>
                    </a:prstGeom>
                  </pic:spPr>
                </pic:pic>
              </a:graphicData>
            </a:graphic>
          </wp:inline>
        </w:drawing>
      </w:r>
      <w:bookmarkEnd w:id="178"/>
      <w:bookmarkEnd w:id="179"/>
    </w:p>
    <w:p w:rsidR="1B8C70A5" w:rsidP="00E706B1" w:rsidRDefault="1B8C70A5" w14:paraId="345BE8A4" w14:textId="54A9A934">
      <w:pPr>
        <w:spacing w:after="160" w:line="259" w:lineRule="auto"/>
        <w:rPr>
          <w:rFonts w:eastAsiaTheme="majorEastAsia" w:cstheme="majorBidi"/>
          <w:color w:val="000000"/>
        </w:rPr>
      </w:pPr>
      <w:r w:rsidRPr="78F43F10">
        <w:rPr>
          <w:rFonts w:eastAsiaTheme="majorEastAsia" w:cstheme="majorBidi"/>
          <w:color w:val="000000"/>
          <w:lang w:val="en-US"/>
        </w:rPr>
        <w:t xml:space="preserve"> </w:t>
      </w:r>
      <w:r w:rsidRPr="671DC62F">
        <w:rPr>
          <w:rFonts w:eastAsiaTheme="majorEastAsia" w:cstheme="majorBidi"/>
          <w:color w:val="000000"/>
          <w:lang w:val="en-US"/>
        </w:rPr>
        <w:t xml:space="preserve">This page will display all current registered pets in the system. </w:t>
      </w:r>
    </w:p>
    <w:p w:rsidR="1B8C70A5" w:rsidP="007F0F24" w:rsidRDefault="1B8C70A5" w14:paraId="13FC2DD3" w14:textId="2A3A714C">
      <w:pPr>
        <w:pStyle w:val="ListParagraph"/>
        <w:numPr>
          <w:ilvl w:val="0"/>
          <w:numId w:val="23"/>
        </w:numPr>
        <w:spacing w:after="160" w:line="259" w:lineRule="auto"/>
        <w:rPr>
          <w:rFonts w:eastAsiaTheme="majorEastAsia" w:cstheme="majorBidi"/>
          <w:color w:val="000000"/>
        </w:rPr>
      </w:pPr>
      <w:r w:rsidRPr="671DC62F">
        <w:rPr>
          <w:rFonts w:eastAsiaTheme="majorEastAsia" w:cstheme="majorBidi"/>
          <w:color w:val="000000"/>
          <w:lang w:val="en-US"/>
        </w:rPr>
        <w:t xml:space="preserve">Each displayed pet will include: </w:t>
      </w:r>
    </w:p>
    <w:p w:rsidR="1B8C70A5" w:rsidP="007F0F24" w:rsidRDefault="1B8C70A5" w14:paraId="0A81A960" w14:textId="0A47477D">
      <w:pPr>
        <w:pStyle w:val="ListParagraph"/>
        <w:numPr>
          <w:ilvl w:val="0"/>
          <w:numId w:val="23"/>
        </w:numPr>
        <w:spacing w:after="160" w:line="259" w:lineRule="auto"/>
        <w:rPr>
          <w:rFonts w:eastAsiaTheme="majorEastAsia" w:cstheme="majorBidi"/>
          <w:color w:val="000000"/>
        </w:rPr>
      </w:pPr>
      <w:r w:rsidRPr="671DC62F">
        <w:rPr>
          <w:rFonts w:eastAsiaTheme="majorEastAsia" w:cstheme="majorBidi"/>
          <w:color w:val="000000"/>
          <w:lang w:val="en-US"/>
        </w:rPr>
        <w:t>Name</w:t>
      </w:r>
    </w:p>
    <w:p w:rsidR="1B8C70A5" w:rsidP="007F0F24" w:rsidRDefault="1B8C70A5" w14:paraId="2CC0942F" w14:textId="067E86E9">
      <w:pPr>
        <w:pStyle w:val="ListParagraph"/>
        <w:numPr>
          <w:ilvl w:val="0"/>
          <w:numId w:val="23"/>
        </w:numPr>
        <w:spacing w:after="160" w:line="259" w:lineRule="auto"/>
        <w:rPr>
          <w:rFonts w:eastAsiaTheme="majorEastAsia" w:cstheme="majorBidi"/>
          <w:color w:val="000000"/>
        </w:rPr>
      </w:pPr>
      <w:r w:rsidRPr="671DC62F">
        <w:rPr>
          <w:rFonts w:eastAsiaTheme="majorEastAsia" w:cstheme="majorBidi"/>
          <w:color w:val="000000"/>
          <w:lang w:val="en-US"/>
        </w:rPr>
        <w:t>Breed</w:t>
      </w:r>
    </w:p>
    <w:p w:rsidR="1B8C70A5" w:rsidP="007F0F24" w:rsidRDefault="1B8C70A5" w14:paraId="110EB8A2" w14:textId="3FAC1897">
      <w:pPr>
        <w:pStyle w:val="ListParagraph"/>
        <w:numPr>
          <w:ilvl w:val="0"/>
          <w:numId w:val="23"/>
        </w:numPr>
        <w:spacing w:after="160" w:line="259" w:lineRule="auto"/>
        <w:rPr>
          <w:rFonts w:eastAsiaTheme="majorEastAsia" w:cstheme="majorBidi"/>
          <w:color w:val="000000"/>
        </w:rPr>
      </w:pPr>
      <w:r w:rsidRPr="671DC62F">
        <w:rPr>
          <w:rFonts w:eastAsiaTheme="majorEastAsia" w:cstheme="majorBidi"/>
          <w:color w:val="000000"/>
          <w:lang w:val="en-US"/>
        </w:rPr>
        <w:t>Current Vet</w:t>
      </w:r>
    </w:p>
    <w:p w:rsidR="1B8C70A5" w:rsidP="6E5BB377" w:rsidRDefault="1B8C70A5" w14:paraId="6C9B51C4" w14:textId="5D490B8C">
      <w:pPr>
        <w:pStyle w:val="ListParagraph"/>
        <w:numPr>
          <w:ilvl w:val="0"/>
          <w:numId w:val="23"/>
        </w:numPr>
        <w:spacing w:after="160" w:line="259" w:lineRule="auto"/>
        <w:rPr>
          <w:rFonts w:eastAsiaTheme="majorEastAsia" w:cstheme="majorBidi"/>
          <w:color w:val="000000"/>
        </w:rPr>
      </w:pPr>
      <w:r w:rsidRPr="6E5BB377">
        <w:rPr>
          <w:rFonts w:eastAsiaTheme="majorEastAsia" w:cstheme="majorBidi"/>
          <w:color w:val="000000"/>
          <w:lang w:val="en-US"/>
        </w:rPr>
        <w:t xml:space="preserve">Date added to the </w:t>
      </w:r>
      <w:r w:rsidRPr="6E5BB377" w:rsidR="0E57475E">
        <w:rPr>
          <w:rFonts w:eastAsiaTheme="majorEastAsia" w:cstheme="majorBidi"/>
          <w:color w:val="000000"/>
          <w:lang w:val="en-US"/>
        </w:rPr>
        <w:t>system.</w:t>
      </w:r>
    </w:p>
    <w:p w:rsidR="1B8C70A5" w:rsidP="007F0F24" w:rsidRDefault="1B8C70A5" w14:paraId="31D3C9AC" w14:textId="3AF08005">
      <w:pPr>
        <w:pStyle w:val="ListParagraph"/>
        <w:numPr>
          <w:ilvl w:val="0"/>
          <w:numId w:val="23"/>
        </w:numPr>
        <w:spacing w:after="160" w:line="259" w:lineRule="auto"/>
        <w:rPr>
          <w:rFonts w:eastAsiaTheme="majorEastAsia" w:cstheme="majorBidi"/>
          <w:color w:val="000000"/>
        </w:rPr>
      </w:pPr>
      <w:r w:rsidRPr="671DC62F">
        <w:rPr>
          <w:rFonts w:eastAsiaTheme="majorEastAsia" w:cstheme="majorBidi"/>
          <w:color w:val="000000"/>
          <w:lang w:val="en-US"/>
        </w:rPr>
        <w:t>Owner description of the pet</w:t>
      </w:r>
    </w:p>
    <w:p w:rsidR="1B8C70A5" w:rsidP="007F0F24" w:rsidRDefault="1B8C70A5" w14:paraId="6BB3603D" w14:textId="79FD5DE7">
      <w:pPr>
        <w:pStyle w:val="ListParagraph"/>
        <w:numPr>
          <w:ilvl w:val="0"/>
          <w:numId w:val="23"/>
        </w:numPr>
        <w:spacing w:after="160" w:line="259" w:lineRule="auto"/>
        <w:rPr>
          <w:rFonts w:eastAsiaTheme="majorEastAsia" w:cstheme="majorBidi"/>
          <w:color w:val="000000"/>
        </w:rPr>
      </w:pPr>
      <w:r w:rsidRPr="671DC62F">
        <w:rPr>
          <w:rFonts w:eastAsiaTheme="majorEastAsia" w:cstheme="majorBidi"/>
          <w:color w:val="000000"/>
          <w:lang w:val="en-US"/>
        </w:rPr>
        <w:t xml:space="preserve">The form on the left allows the user to add a new pet to their account. </w:t>
      </w:r>
    </w:p>
    <w:p w:rsidR="1B8C70A5" w:rsidP="007F0F24" w:rsidRDefault="1B8C70A5" w14:paraId="3854E88E" w14:textId="121F46C8">
      <w:pPr>
        <w:pStyle w:val="ListParagraph"/>
        <w:numPr>
          <w:ilvl w:val="0"/>
          <w:numId w:val="23"/>
        </w:numPr>
        <w:spacing w:after="160" w:line="259" w:lineRule="auto"/>
        <w:rPr>
          <w:rFonts w:eastAsiaTheme="majorEastAsia" w:cstheme="majorBidi"/>
          <w:color w:val="000000"/>
        </w:rPr>
      </w:pPr>
      <w:r w:rsidRPr="671DC62F">
        <w:rPr>
          <w:rFonts w:eastAsiaTheme="majorEastAsia" w:cstheme="majorBidi"/>
          <w:color w:val="000000"/>
          <w:lang w:val="en-US"/>
        </w:rPr>
        <w:t>Information entered in this form:</w:t>
      </w:r>
    </w:p>
    <w:p w:rsidR="1B8C70A5" w:rsidP="007F0F24" w:rsidRDefault="1B8C70A5" w14:paraId="28C99B0D" w14:textId="06B0DB72">
      <w:pPr>
        <w:pStyle w:val="ListParagraph"/>
        <w:numPr>
          <w:ilvl w:val="1"/>
          <w:numId w:val="23"/>
        </w:numPr>
        <w:spacing w:after="160" w:line="259" w:lineRule="auto"/>
        <w:rPr>
          <w:rFonts w:eastAsiaTheme="majorEastAsia" w:cstheme="majorBidi"/>
          <w:color w:val="000000"/>
        </w:rPr>
      </w:pPr>
      <w:r w:rsidRPr="671DC62F">
        <w:rPr>
          <w:rFonts w:eastAsiaTheme="majorEastAsia" w:cstheme="majorBidi"/>
          <w:color w:val="000000"/>
          <w:lang w:val="en-US"/>
        </w:rPr>
        <w:t>Name of the pet</w:t>
      </w:r>
    </w:p>
    <w:p w:rsidR="1B8C70A5" w:rsidP="007F0F24" w:rsidRDefault="1B8C70A5" w14:paraId="5D542667" w14:textId="3A45A954">
      <w:pPr>
        <w:pStyle w:val="ListParagraph"/>
        <w:numPr>
          <w:ilvl w:val="1"/>
          <w:numId w:val="23"/>
        </w:numPr>
        <w:spacing w:after="160" w:line="259" w:lineRule="auto"/>
        <w:rPr>
          <w:rFonts w:eastAsiaTheme="majorEastAsia" w:cstheme="majorBidi"/>
          <w:color w:val="000000"/>
        </w:rPr>
      </w:pPr>
      <w:r w:rsidRPr="671DC62F">
        <w:rPr>
          <w:rFonts w:eastAsiaTheme="majorEastAsia" w:cstheme="majorBidi"/>
          <w:color w:val="000000"/>
          <w:lang w:val="en-US"/>
        </w:rPr>
        <w:t>Breed of the pet</w:t>
      </w:r>
    </w:p>
    <w:p w:rsidR="1B8C70A5" w:rsidP="007F0F24" w:rsidRDefault="1B8C70A5" w14:paraId="5EF22BB8" w14:textId="6A45E3AA">
      <w:pPr>
        <w:pStyle w:val="ListParagraph"/>
        <w:numPr>
          <w:ilvl w:val="1"/>
          <w:numId w:val="23"/>
        </w:numPr>
        <w:spacing w:after="160" w:line="259" w:lineRule="auto"/>
        <w:rPr>
          <w:rFonts w:eastAsiaTheme="majorEastAsia" w:cstheme="majorBidi"/>
          <w:color w:val="000000"/>
        </w:rPr>
      </w:pPr>
      <w:r w:rsidRPr="671DC62F">
        <w:rPr>
          <w:rFonts w:eastAsiaTheme="majorEastAsia" w:cstheme="majorBidi"/>
          <w:color w:val="000000"/>
          <w:lang w:val="en-US"/>
        </w:rPr>
        <w:t>Current Vet</w:t>
      </w:r>
    </w:p>
    <w:p w:rsidR="1B8C70A5" w:rsidP="007F0F24" w:rsidRDefault="1B8C70A5" w14:paraId="336034FE" w14:textId="012E1AEE">
      <w:pPr>
        <w:pStyle w:val="ListParagraph"/>
        <w:numPr>
          <w:ilvl w:val="1"/>
          <w:numId w:val="23"/>
        </w:numPr>
        <w:spacing w:after="160" w:line="259" w:lineRule="auto"/>
        <w:rPr>
          <w:rFonts w:eastAsiaTheme="majorEastAsia" w:cstheme="majorBidi"/>
          <w:color w:val="000000"/>
        </w:rPr>
      </w:pPr>
      <w:r w:rsidRPr="671DC62F">
        <w:rPr>
          <w:rFonts w:eastAsiaTheme="majorEastAsia" w:cstheme="majorBidi"/>
          <w:color w:val="000000"/>
          <w:lang w:val="en-US"/>
        </w:rPr>
        <w:t>Current Date</w:t>
      </w:r>
    </w:p>
    <w:p w:rsidR="1B8C70A5" w:rsidP="007F0F24" w:rsidRDefault="1B8C70A5" w14:paraId="618DED36" w14:textId="7910D475">
      <w:pPr>
        <w:pStyle w:val="ListParagraph"/>
        <w:numPr>
          <w:ilvl w:val="1"/>
          <w:numId w:val="23"/>
        </w:numPr>
        <w:spacing w:after="160" w:line="259" w:lineRule="auto"/>
        <w:rPr>
          <w:rFonts w:eastAsiaTheme="majorEastAsia" w:cstheme="majorBidi"/>
          <w:color w:val="000000"/>
        </w:rPr>
      </w:pPr>
      <w:r w:rsidRPr="671DC62F">
        <w:rPr>
          <w:rFonts w:eastAsiaTheme="majorEastAsia" w:cstheme="majorBidi"/>
          <w:color w:val="000000"/>
          <w:lang w:val="en-US"/>
        </w:rPr>
        <w:t>Owner’s description of the pet (optional)</w:t>
      </w:r>
    </w:p>
    <w:p w:rsidR="1B8C70A5" w:rsidP="007F0F24" w:rsidRDefault="1B8C70A5" w14:paraId="67DED677" w14:textId="4E280043">
      <w:pPr>
        <w:pStyle w:val="ListParagraph"/>
        <w:numPr>
          <w:ilvl w:val="1"/>
          <w:numId w:val="23"/>
        </w:numPr>
        <w:spacing w:after="160" w:line="259" w:lineRule="auto"/>
        <w:rPr>
          <w:rFonts w:eastAsiaTheme="majorEastAsia" w:cstheme="majorBidi"/>
          <w:color w:val="000000"/>
        </w:rPr>
      </w:pPr>
      <w:r w:rsidRPr="671DC62F">
        <w:rPr>
          <w:rFonts w:eastAsiaTheme="majorEastAsia" w:cstheme="majorBidi"/>
          <w:color w:val="000000"/>
          <w:lang w:val="en-US"/>
        </w:rPr>
        <w:t>A photo of the pet can be uploaded(optional)</w:t>
      </w:r>
    </w:p>
    <w:p w:rsidR="00471AB2" w:rsidP="00471AB2" w:rsidRDefault="1B8C70A5" w14:paraId="3E88D4B6" w14:textId="77777777">
      <w:pPr>
        <w:pStyle w:val="Heading2"/>
        <w:rPr>
          <w:lang w:val="en-US"/>
        </w:rPr>
      </w:pPr>
      <w:bookmarkStart w:name="_Toc63016088" w:id="180"/>
      <w:r w:rsidRPr="671DC62F">
        <w:rPr>
          <w:lang w:val="en-US"/>
        </w:rPr>
        <w:lastRenderedPageBreak/>
        <w:t>Client Account</w:t>
      </w:r>
      <w:bookmarkEnd w:id="180"/>
    </w:p>
    <w:p w:rsidR="1B8C70A5" w:rsidP="00471AB2" w:rsidRDefault="00471AB2" w14:paraId="32651BC0" w14:textId="1C8F3FA1">
      <w:pPr>
        <w:pStyle w:val="Heading2"/>
      </w:pPr>
      <w:bookmarkStart w:name="_Toc63015938" w:id="181"/>
      <w:bookmarkStart w:name="_Toc63016089" w:id="182"/>
      <w:r w:rsidR="00471AB2">
        <w:drawing>
          <wp:inline wp14:editId="0A0E2026" wp14:anchorId="093083B3">
            <wp:extent cx="5895974" cy="3316486"/>
            <wp:effectExtent l="0" t="0" r="0" b="0"/>
            <wp:docPr id="3" name="Picture 3" title=""/>
            <wp:cNvGraphicFramePr>
              <a:graphicFrameLocks noChangeAspect="1"/>
            </wp:cNvGraphicFramePr>
            <a:graphic>
              <a:graphicData uri="http://schemas.openxmlformats.org/drawingml/2006/picture">
                <pic:pic>
                  <pic:nvPicPr>
                    <pic:cNvPr id="0" name="Picture 3"/>
                    <pic:cNvPicPr/>
                  </pic:nvPicPr>
                  <pic:blipFill>
                    <a:blip r:embed="Reeadf632ff1e4df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95974" cy="3316486"/>
                    </a:xfrm>
                    <a:prstGeom prst="rect">
                      <a:avLst/>
                    </a:prstGeom>
                  </pic:spPr>
                </pic:pic>
              </a:graphicData>
            </a:graphic>
          </wp:inline>
        </w:drawing>
      </w:r>
      <w:bookmarkEnd w:id="181"/>
      <w:bookmarkEnd w:id="182"/>
    </w:p>
    <w:p w:rsidR="1B8C70A5" w:rsidP="671DC62F" w:rsidRDefault="1B8C70A5" w14:paraId="02B067E4" w14:textId="318F74E2">
      <w:pPr>
        <w:spacing w:after="160" w:line="259" w:lineRule="auto"/>
        <w:rPr>
          <w:rFonts w:ascii="Calibri" w:hAnsi="Calibri" w:eastAsia="Calibri" w:cs="Calibri"/>
          <w:color w:val="000000"/>
        </w:rPr>
      </w:pPr>
    </w:p>
    <w:p w:rsidR="1B8C70A5" w:rsidP="2BADD478" w:rsidRDefault="1B8C70A5" w14:paraId="61C36588" w14:textId="1752B140">
      <w:pPr>
        <w:pStyle w:val="ListParagraph"/>
        <w:numPr>
          <w:ilvl w:val="0"/>
          <w:numId w:val="47"/>
        </w:numPr>
        <w:spacing w:after="160" w:line="259" w:lineRule="auto"/>
        <w:rPr>
          <w:rFonts w:eastAsiaTheme="majorEastAsia" w:cstheme="majorBidi"/>
          <w:color w:val="000000"/>
        </w:rPr>
      </w:pPr>
      <w:r w:rsidRPr="671DC62F">
        <w:rPr>
          <w:rFonts w:eastAsiaTheme="majorEastAsia" w:cstheme="majorBidi"/>
          <w:color w:val="000000"/>
          <w:lang w:val="en-US"/>
        </w:rPr>
        <w:t>This page will display the information of the user's account with an option to edit the information.</w:t>
      </w:r>
    </w:p>
    <w:p w:rsidR="1B8C70A5" w:rsidP="2BADD478" w:rsidRDefault="1B8C70A5" w14:paraId="72BADC1B" w14:textId="5E075099">
      <w:pPr>
        <w:pStyle w:val="ListParagraph"/>
        <w:numPr>
          <w:ilvl w:val="0"/>
          <w:numId w:val="47"/>
        </w:numPr>
        <w:spacing w:after="160" w:line="259" w:lineRule="auto"/>
        <w:rPr>
          <w:rFonts w:eastAsiaTheme="majorEastAsia" w:cstheme="majorBidi"/>
          <w:color w:val="000000"/>
        </w:rPr>
      </w:pPr>
      <w:r w:rsidRPr="671DC62F">
        <w:rPr>
          <w:rFonts w:eastAsiaTheme="majorEastAsia" w:cstheme="majorBidi"/>
          <w:color w:val="000000"/>
          <w:lang w:val="en-US"/>
        </w:rPr>
        <w:t>Information displayed is:</w:t>
      </w:r>
    </w:p>
    <w:p w:rsidR="1B8C70A5" w:rsidP="007F0F24" w:rsidRDefault="1B8C70A5" w14:paraId="65CA5890" w14:textId="6DFF0A25">
      <w:pPr>
        <w:pStyle w:val="ListParagraph"/>
        <w:numPr>
          <w:ilvl w:val="0"/>
          <w:numId w:val="23"/>
        </w:numPr>
        <w:spacing w:after="160" w:line="259" w:lineRule="auto"/>
        <w:rPr>
          <w:rFonts w:eastAsiaTheme="majorEastAsia" w:cstheme="majorBidi"/>
          <w:color w:val="000000"/>
        </w:rPr>
      </w:pPr>
      <w:r w:rsidRPr="671DC62F">
        <w:rPr>
          <w:rFonts w:eastAsiaTheme="majorEastAsia" w:cstheme="majorBidi"/>
          <w:color w:val="000000"/>
          <w:lang w:val="en-US"/>
        </w:rPr>
        <w:t>Account owner’s name</w:t>
      </w:r>
    </w:p>
    <w:p w:rsidR="1B8C70A5" w:rsidP="007F0F24" w:rsidRDefault="1B8C70A5" w14:paraId="3472C9E2" w14:textId="4EFD9FF2">
      <w:pPr>
        <w:pStyle w:val="ListParagraph"/>
        <w:numPr>
          <w:ilvl w:val="0"/>
          <w:numId w:val="23"/>
        </w:numPr>
        <w:spacing w:after="160" w:line="259" w:lineRule="auto"/>
        <w:rPr>
          <w:rFonts w:eastAsiaTheme="majorEastAsia" w:cstheme="majorBidi"/>
          <w:color w:val="000000"/>
        </w:rPr>
      </w:pPr>
      <w:r w:rsidRPr="671DC62F">
        <w:rPr>
          <w:rFonts w:eastAsiaTheme="majorEastAsia" w:cstheme="majorBidi"/>
          <w:color w:val="000000"/>
          <w:lang w:val="en-US"/>
        </w:rPr>
        <w:t>Birthday</w:t>
      </w:r>
    </w:p>
    <w:p w:rsidR="1B8C70A5" w:rsidP="007F0F24" w:rsidRDefault="1B8C70A5" w14:paraId="2BA0AD63" w14:textId="684F6907">
      <w:pPr>
        <w:pStyle w:val="ListParagraph"/>
        <w:numPr>
          <w:ilvl w:val="0"/>
          <w:numId w:val="23"/>
        </w:numPr>
        <w:spacing w:after="160" w:line="259" w:lineRule="auto"/>
        <w:rPr>
          <w:rFonts w:eastAsiaTheme="majorEastAsia" w:cstheme="majorBidi"/>
          <w:color w:val="000000"/>
        </w:rPr>
      </w:pPr>
      <w:r w:rsidRPr="671DC62F">
        <w:rPr>
          <w:rFonts w:eastAsiaTheme="majorEastAsia" w:cstheme="majorBidi"/>
          <w:color w:val="000000"/>
          <w:lang w:val="en-US"/>
        </w:rPr>
        <w:t>Email address</w:t>
      </w:r>
    </w:p>
    <w:p w:rsidR="1B8C70A5" w:rsidP="007F0F24" w:rsidRDefault="1B8C70A5" w14:paraId="3CB06E42" w14:textId="45ACC387">
      <w:pPr>
        <w:pStyle w:val="ListParagraph"/>
        <w:numPr>
          <w:ilvl w:val="0"/>
          <w:numId w:val="23"/>
        </w:numPr>
        <w:spacing w:after="160" w:line="259" w:lineRule="auto"/>
        <w:rPr>
          <w:rFonts w:eastAsiaTheme="majorEastAsia" w:cstheme="majorBidi"/>
          <w:color w:val="000000"/>
        </w:rPr>
      </w:pPr>
      <w:r w:rsidRPr="671DC62F">
        <w:rPr>
          <w:rFonts w:eastAsiaTheme="majorEastAsia" w:cstheme="majorBidi"/>
          <w:color w:val="000000"/>
          <w:lang w:val="en-US"/>
        </w:rPr>
        <w:t>Phone address</w:t>
      </w:r>
    </w:p>
    <w:p w:rsidR="1B8C70A5" w:rsidP="007F0F24" w:rsidRDefault="1B8C70A5" w14:paraId="38E68A2F" w14:textId="4CFA1D68">
      <w:pPr>
        <w:pStyle w:val="ListParagraph"/>
        <w:numPr>
          <w:ilvl w:val="0"/>
          <w:numId w:val="23"/>
        </w:numPr>
        <w:spacing w:after="160" w:line="259" w:lineRule="auto"/>
        <w:rPr>
          <w:rFonts w:eastAsiaTheme="majorEastAsia" w:cstheme="majorBidi"/>
          <w:color w:val="000000"/>
        </w:rPr>
      </w:pPr>
      <w:r w:rsidRPr="671DC62F">
        <w:rPr>
          <w:rFonts w:eastAsiaTheme="majorEastAsia" w:cstheme="majorBidi"/>
          <w:color w:val="000000"/>
          <w:lang w:val="en-US"/>
        </w:rPr>
        <w:t>Home address</w:t>
      </w:r>
    </w:p>
    <w:p w:rsidR="00471AB2" w:rsidP="00471AB2" w:rsidRDefault="2B9482E5" w14:paraId="7586EDB7" w14:textId="77777777">
      <w:pPr>
        <w:pStyle w:val="Heading2"/>
        <w:rPr>
          <w:lang w:val="en-US"/>
        </w:rPr>
      </w:pPr>
      <w:bookmarkStart w:name="_Toc63016090" w:id="183"/>
      <w:r w:rsidRPr="0AED7BD9">
        <w:rPr>
          <w:lang w:val="en-US"/>
        </w:rPr>
        <w:lastRenderedPageBreak/>
        <w:t>Client Appointment</w:t>
      </w:r>
      <w:bookmarkEnd w:id="183"/>
    </w:p>
    <w:p w:rsidR="2B9482E5" w:rsidP="00471AB2" w:rsidRDefault="00471AB2" w14:paraId="03CA06D0" w14:textId="4C4105C3">
      <w:pPr>
        <w:pStyle w:val="Heading2"/>
        <w:rPr>
          <w:lang w:val="en-US"/>
        </w:rPr>
      </w:pPr>
      <w:bookmarkStart w:name="_Toc63015940" w:id="184"/>
      <w:bookmarkStart w:name="_Toc63016091" w:id="185"/>
      <w:r w:rsidR="00471AB2">
        <w:drawing>
          <wp:inline wp14:editId="612C6D7A" wp14:anchorId="3D2719C5">
            <wp:extent cx="5791202" cy="3257550"/>
            <wp:effectExtent l="0" t="0" r="0" b="0"/>
            <wp:docPr id="656466951" name="Picture 656466951" title=""/>
            <wp:cNvGraphicFramePr>
              <a:graphicFrameLocks noChangeAspect="1"/>
            </wp:cNvGraphicFramePr>
            <a:graphic>
              <a:graphicData uri="http://schemas.openxmlformats.org/drawingml/2006/picture">
                <pic:pic>
                  <pic:nvPicPr>
                    <pic:cNvPr id="0" name="Picture 656466951"/>
                    <pic:cNvPicPr/>
                  </pic:nvPicPr>
                  <pic:blipFill>
                    <a:blip r:embed="Ref194078c73549a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91202" cy="3257550"/>
                    </a:xfrm>
                    <a:prstGeom prst="rect">
                      <a:avLst/>
                    </a:prstGeom>
                  </pic:spPr>
                </pic:pic>
              </a:graphicData>
            </a:graphic>
          </wp:inline>
        </w:drawing>
      </w:r>
      <w:bookmarkEnd w:id="184"/>
      <w:bookmarkEnd w:id="185"/>
    </w:p>
    <w:p w:rsidR="2B9482E5" w:rsidP="0AED7BD9" w:rsidRDefault="2B9482E5" w14:paraId="3134755A" w14:textId="6ACF963D">
      <w:pPr>
        <w:spacing w:after="160" w:line="259" w:lineRule="auto"/>
      </w:pPr>
    </w:p>
    <w:p w:rsidR="2B9482E5" w:rsidP="0AED7BD9" w:rsidRDefault="2B9482E5" w14:paraId="57A9D444" w14:textId="34C2A72B">
      <w:pPr>
        <w:pStyle w:val="ListParagraph"/>
        <w:numPr>
          <w:ilvl w:val="0"/>
          <w:numId w:val="23"/>
        </w:numPr>
        <w:spacing w:after="160" w:line="259" w:lineRule="auto"/>
        <w:rPr>
          <w:color w:val="000000"/>
          <w:lang w:val="en-US"/>
        </w:rPr>
      </w:pPr>
      <w:r w:rsidRPr="0AED7BD9">
        <w:rPr>
          <w:rFonts w:eastAsiaTheme="majorEastAsia" w:cstheme="majorBidi"/>
          <w:color w:val="000000"/>
          <w:lang w:val="en-US"/>
        </w:rPr>
        <w:t>This page will allow a Client to create an appointment.</w:t>
      </w:r>
    </w:p>
    <w:p w:rsidR="2B9482E5" w:rsidP="0AED7BD9" w:rsidRDefault="2B9482E5" w14:paraId="30C556AC" w14:textId="6D89C064">
      <w:pPr>
        <w:pStyle w:val="ListParagraph"/>
        <w:numPr>
          <w:ilvl w:val="0"/>
          <w:numId w:val="23"/>
        </w:numPr>
        <w:spacing w:after="160" w:line="259" w:lineRule="auto"/>
        <w:rPr>
          <w:color w:val="000000"/>
          <w:lang w:val="en-US"/>
        </w:rPr>
      </w:pPr>
      <w:r w:rsidRPr="0AED7BD9">
        <w:rPr>
          <w:rFonts w:eastAsiaTheme="majorEastAsia" w:cstheme="majorBidi"/>
          <w:color w:val="000000"/>
          <w:lang w:val="en-US"/>
        </w:rPr>
        <w:t>The Client will fill out the form of</w:t>
      </w:r>
    </w:p>
    <w:p w:rsidR="2B9482E5" w:rsidP="0AED7BD9" w:rsidRDefault="2B9482E5" w14:paraId="5878D113" w14:textId="053B5363">
      <w:pPr>
        <w:pStyle w:val="ListParagraph"/>
        <w:numPr>
          <w:ilvl w:val="1"/>
          <w:numId w:val="23"/>
        </w:numPr>
        <w:spacing w:after="160" w:line="259" w:lineRule="auto"/>
        <w:rPr>
          <w:color w:val="000000"/>
          <w:lang w:val="en-US"/>
        </w:rPr>
      </w:pPr>
      <w:r w:rsidRPr="0AED7BD9">
        <w:rPr>
          <w:rFonts w:eastAsiaTheme="majorEastAsia" w:cstheme="majorBidi"/>
          <w:color w:val="000000"/>
          <w:lang w:val="en-US"/>
        </w:rPr>
        <w:t>Pet(s)</w:t>
      </w:r>
    </w:p>
    <w:p w:rsidR="2B9482E5" w:rsidP="0AED7BD9" w:rsidRDefault="2B9482E5" w14:paraId="0A0510A0" w14:textId="69556112">
      <w:pPr>
        <w:pStyle w:val="ListParagraph"/>
        <w:numPr>
          <w:ilvl w:val="1"/>
          <w:numId w:val="23"/>
        </w:numPr>
        <w:spacing w:after="160" w:line="259" w:lineRule="auto"/>
        <w:rPr>
          <w:color w:val="000000"/>
          <w:lang w:val="en-US"/>
        </w:rPr>
      </w:pPr>
      <w:r w:rsidRPr="0AED7BD9">
        <w:rPr>
          <w:rFonts w:eastAsiaTheme="majorEastAsia" w:cstheme="majorBidi"/>
          <w:color w:val="000000"/>
          <w:lang w:val="en-US"/>
        </w:rPr>
        <w:t>Date</w:t>
      </w:r>
      <w:r w:rsidRPr="0AED7BD9" w:rsidR="5EE8CFD7">
        <w:rPr>
          <w:rFonts w:eastAsiaTheme="majorEastAsia" w:cstheme="majorBidi"/>
          <w:color w:val="000000"/>
          <w:lang w:val="en-US"/>
        </w:rPr>
        <w:t xml:space="preserve"> and Time</w:t>
      </w:r>
    </w:p>
    <w:p w:rsidR="2B9482E5" w:rsidP="0AED7BD9" w:rsidRDefault="2B9482E5" w14:paraId="6250A2E8" w14:textId="15C51C78">
      <w:pPr>
        <w:pStyle w:val="ListParagraph"/>
        <w:numPr>
          <w:ilvl w:val="1"/>
          <w:numId w:val="23"/>
        </w:numPr>
        <w:spacing w:after="160" w:line="259" w:lineRule="auto"/>
        <w:rPr>
          <w:color w:val="000000"/>
          <w:lang w:val="en-US"/>
        </w:rPr>
      </w:pPr>
      <w:r w:rsidRPr="0AED7BD9">
        <w:rPr>
          <w:rFonts w:eastAsiaTheme="majorEastAsia" w:cstheme="majorBidi"/>
          <w:color w:val="000000"/>
          <w:lang w:val="en-US"/>
        </w:rPr>
        <w:t>Service required</w:t>
      </w:r>
    </w:p>
    <w:p w:rsidR="2B9482E5" w:rsidP="0AED7BD9" w:rsidRDefault="2B9482E5" w14:paraId="0B4FDA8C" w14:textId="357781DB">
      <w:pPr>
        <w:pStyle w:val="ListParagraph"/>
        <w:numPr>
          <w:ilvl w:val="1"/>
          <w:numId w:val="23"/>
        </w:numPr>
        <w:spacing w:after="160" w:line="259" w:lineRule="auto"/>
        <w:rPr>
          <w:color w:val="000000"/>
          <w:lang w:val="en-US"/>
        </w:rPr>
      </w:pPr>
      <w:r w:rsidRPr="0AED7BD9">
        <w:rPr>
          <w:rFonts w:eastAsiaTheme="majorEastAsia" w:cstheme="majorBidi"/>
          <w:color w:val="000000"/>
          <w:lang w:val="en-US"/>
        </w:rPr>
        <w:t>And the cost and option to confirm the booking are displayed on the right side of the window.</w:t>
      </w:r>
    </w:p>
    <w:p w:rsidR="00471AB2" w:rsidP="00471AB2" w:rsidRDefault="5122BC1C" w14:paraId="1AE8AEDA" w14:textId="77777777">
      <w:pPr>
        <w:pStyle w:val="Heading2"/>
        <w:rPr>
          <w:lang w:val="en-US"/>
        </w:rPr>
      </w:pPr>
      <w:bookmarkStart w:name="_Toc63016092" w:id="186"/>
      <w:r w:rsidRPr="0AED7BD9">
        <w:rPr>
          <w:lang w:val="en-US"/>
        </w:rPr>
        <w:lastRenderedPageBreak/>
        <w:t>Schedule</w:t>
      </w:r>
      <w:bookmarkEnd w:id="186"/>
    </w:p>
    <w:p w:rsidR="5122BC1C" w:rsidP="00471AB2" w:rsidRDefault="00471AB2" w14:paraId="5FB40C33" w14:textId="2AF883E5">
      <w:pPr>
        <w:pStyle w:val="Heading2"/>
        <w:rPr>
          <w:lang w:val="en-US"/>
        </w:rPr>
      </w:pPr>
      <w:bookmarkStart w:name="_Toc63015942" w:id="187"/>
      <w:bookmarkStart w:name="_Toc63016093" w:id="188"/>
      <w:r w:rsidR="00471AB2">
        <w:drawing>
          <wp:inline wp14:editId="3829E2DC" wp14:anchorId="3FF38DB7">
            <wp:extent cx="5706532" cy="3209925"/>
            <wp:effectExtent l="0" t="0" r="0" b="0"/>
            <wp:docPr id="112431232" name="Picture 112431232" title=""/>
            <wp:cNvGraphicFramePr>
              <a:graphicFrameLocks noChangeAspect="1"/>
            </wp:cNvGraphicFramePr>
            <a:graphic>
              <a:graphicData uri="http://schemas.openxmlformats.org/drawingml/2006/picture">
                <pic:pic>
                  <pic:nvPicPr>
                    <pic:cNvPr id="0" name="Picture 112431232"/>
                    <pic:cNvPicPr/>
                  </pic:nvPicPr>
                  <pic:blipFill>
                    <a:blip r:embed="R0dac508df95941f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06532" cy="3209925"/>
                    </a:xfrm>
                    <a:prstGeom prst="rect">
                      <a:avLst/>
                    </a:prstGeom>
                  </pic:spPr>
                </pic:pic>
              </a:graphicData>
            </a:graphic>
          </wp:inline>
        </w:drawing>
      </w:r>
      <w:bookmarkEnd w:id="187"/>
      <w:bookmarkEnd w:id="188"/>
    </w:p>
    <w:p w:rsidR="5122BC1C" w:rsidP="0AED7BD9" w:rsidRDefault="5122BC1C" w14:paraId="3D437B53" w14:textId="16B4E5AF">
      <w:pPr>
        <w:spacing w:after="160" w:line="259" w:lineRule="auto"/>
      </w:pPr>
    </w:p>
    <w:p w:rsidR="5122BC1C" w:rsidP="6E5BB377" w:rsidRDefault="5122BC1C" w14:paraId="747D1136" w14:textId="56BF8D95">
      <w:pPr>
        <w:pStyle w:val="ListParagraph"/>
        <w:numPr>
          <w:ilvl w:val="0"/>
          <w:numId w:val="52"/>
        </w:numPr>
        <w:spacing w:after="160" w:line="259" w:lineRule="auto"/>
        <w:rPr>
          <w:rFonts w:asciiTheme="majorBidi" w:hAnsiTheme="majorBidi" w:eastAsiaTheme="majorBidi" w:cstheme="majorBidi"/>
          <w:color w:val="000000"/>
          <w:lang w:val="en-US"/>
        </w:rPr>
      </w:pPr>
      <w:r w:rsidRPr="6E5BB377">
        <w:rPr>
          <w:rFonts w:eastAsiaTheme="majorEastAsia" w:cstheme="majorBidi"/>
          <w:color w:val="000000"/>
          <w:lang w:val="en-US"/>
        </w:rPr>
        <w:t xml:space="preserve">This page will display the Schedule of the </w:t>
      </w:r>
      <w:r w:rsidRPr="6E5BB377" w:rsidR="321C19CB">
        <w:rPr>
          <w:rFonts w:eastAsiaTheme="majorEastAsia" w:cstheme="majorBidi"/>
          <w:color w:val="000000"/>
          <w:lang w:val="en-US"/>
        </w:rPr>
        <w:t>User.</w:t>
      </w:r>
      <w:r w:rsidRPr="6E5BB377">
        <w:rPr>
          <w:rFonts w:eastAsiaTheme="majorEastAsia" w:cstheme="majorBidi"/>
          <w:color w:val="000000"/>
          <w:lang w:val="en-US"/>
        </w:rPr>
        <w:t xml:space="preserve"> </w:t>
      </w:r>
    </w:p>
    <w:p w:rsidRPr="000918C5" w:rsidR="7E443193" w:rsidP="0AED7BD9" w:rsidRDefault="7E443193" w14:paraId="745EECB9" w14:textId="7BC7D659">
      <w:pPr>
        <w:pStyle w:val="ListParagraph"/>
        <w:numPr>
          <w:ilvl w:val="0"/>
          <w:numId w:val="52"/>
        </w:numPr>
        <w:spacing w:after="160" w:line="259" w:lineRule="auto"/>
        <w:rPr>
          <w:color w:val="000000"/>
          <w:lang w:val="en-US"/>
        </w:rPr>
      </w:pPr>
      <w:r w:rsidRPr="0AED7BD9">
        <w:rPr>
          <w:rFonts w:eastAsiaTheme="majorEastAsia" w:cstheme="majorBidi"/>
          <w:color w:val="000000"/>
          <w:lang w:val="en-US"/>
        </w:rPr>
        <w:t xml:space="preserve">Date to view is displayed on the left with a more detailed information of that day displayed on the right </w:t>
      </w:r>
    </w:p>
    <w:p w:rsidR="000918C5" w:rsidRDefault="000918C5" w14:paraId="22CA602D" w14:textId="77777777">
      <w:pPr>
        <w:rPr>
          <w:rFonts w:eastAsiaTheme="majorEastAsia" w:cstheme="majorBidi"/>
          <w:color w:val="000000"/>
          <w:lang w:val="en-US"/>
        </w:rPr>
      </w:pPr>
      <w:r>
        <w:rPr>
          <w:rFonts w:eastAsiaTheme="majorEastAsia" w:cstheme="majorBidi"/>
          <w:color w:val="000000"/>
          <w:lang w:val="en-US"/>
        </w:rPr>
        <w:br w:type="page"/>
      </w:r>
    </w:p>
    <w:p w:rsidR="000918C5" w:rsidP="000918C5" w:rsidRDefault="000918C5" w14:paraId="008F80FF" w14:textId="77777777">
      <w:pPr>
        <w:pStyle w:val="Heading2"/>
        <w:rPr>
          <w:lang w:val="en-US"/>
        </w:rPr>
      </w:pPr>
      <w:r>
        <w:rPr>
          <w:lang w:val="en-US"/>
        </w:rPr>
        <w:lastRenderedPageBreak/>
        <w:t>User Interface Management</w:t>
      </w:r>
    </w:p>
    <w:p w:rsidRPr="00046BA2" w:rsidR="000918C5" w:rsidP="00046BA2" w:rsidRDefault="00046BA2" w14:paraId="331C3E11" w14:textId="7A606C8E">
      <w:pPr>
        <w:spacing w:after="160" w:line="259" w:lineRule="auto"/>
        <w:rPr>
          <w:color w:val="000000"/>
          <w:lang w:val="en-US"/>
        </w:rPr>
      </w:pPr>
      <w:r w:rsidR="00046BA2">
        <w:drawing>
          <wp:inline wp14:editId="7C08D4A1" wp14:anchorId="60316D62">
            <wp:extent cx="5943600" cy="4429125"/>
            <wp:effectExtent l="0" t="0" r="0" b="9525"/>
            <wp:docPr id="112431255" name="Picture 112431255" title=""/>
            <wp:cNvGraphicFramePr>
              <a:graphicFrameLocks noChangeAspect="1"/>
            </wp:cNvGraphicFramePr>
            <a:graphic>
              <a:graphicData uri="http://schemas.openxmlformats.org/drawingml/2006/picture">
                <pic:pic>
                  <pic:nvPicPr>
                    <pic:cNvPr id="0" name="Picture 112431255"/>
                    <pic:cNvPicPr/>
                  </pic:nvPicPr>
                  <pic:blipFill>
                    <a:blip r:embed="R0e17be72860d46e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429125"/>
                    </a:xfrm>
                    <a:prstGeom prst="rect">
                      <a:avLst/>
                    </a:prstGeom>
                  </pic:spPr>
                </pic:pic>
              </a:graphicData>
            </a:graphic>
          </wp:inline>
        </w:drawing>
      </w:r>
    </w:p>
    <w:p w:rsidR="000918C5" w:rsidP="0AED7BD9" w:rsidRDefault="00D93804" w14:paraId="584A269E" w14:textId="36B73DF2">
      <w:pPr>
        <w:pStyle w:val="ListParagraph"/>
        <w:numPr>
          <w:ilvl w:val="0"/>
          <w:numId w:val="52"/>
        </w:numPr>
        <w:spacing w:after="160" w:line="259" w:lineRule="auto"/>
        <w:rPr>
          <w:color w:val="000000"/>
          <w:lang w:val="en-US"/>
        </w:rPr>
      </w:pPr>
      <w:r>
        <w:rPr>
          <w:color w:val="000000"/>
          <w:lang w:val="en-US"/>
        </w:rPr>
        <w:t>This page display the</w:t>
      </w:r>
      <w:r w:rsidR="003009E9">
        <w:rPr>
          <w:color w:val="000000"/>
          <w:lang w:val="en-US"/>
        </w:rPr>
        <w:t xml:space="preserve"> </w:t>
      </w:r>
      <w:r w:rsidR="004E013A">
        <w:rPr>
          <w:color w:val="000000"/>
          <w:lang w:val="en-US"/>
        </w:rPr>
        <w:t xml:space="preserve">Recommended Items </w:t>
      </w:r>
      <w:r w:rsidR="00E43F35">
        <w:rPr>
          <w:color w:val="000000"/>
          <w:lang w:val="en-US"/>
        </w:rPr>
        <w:t xml:space="preserve">page used </w:t>
      </w:r>
      <w:r w:rsidR="00051D13">
        <w:rPr>
          <w:color w:val="000000"/>
          <w:lang w:val="en-US"/>
        </w:rPr>
        <w:t>only by the</w:t>
      </w:r>
      <w:r w:rsidR="00E43F35">
        <w:rPr>
          <w:color w:val="000000"/>
          <w:lang w:val="en-US"/>
        </w:rPr>
        <w:t xml:space="preserve"> admin</w:t>
      </w:r>
    </w:p>
    <w:p w:rsidR="00E43F35" w:rsidP="0AED7BD9" w:rsidRDefault="00BB1405" w14:paraId="33F658FA" w14:textId="0AB2200D">
      <w:pPr>
        <w:pStyle w:val="ListParagraph"/>
        <w:numPr>
          <w:ilvl w:val="0"/>
          <w:numId w:val="52"/>
        </w:numPr>
        <w:spacing w:after="160" w:line="259" w:lineRule="auto"/>
        <w:rPr>
          <w:color w:val="000000"/>
          <w:lang w:val="en-US"/>
        </w:rPr>
      </w:pPr>
      <w:r>
        <w:rPr>
          <w:color w:val="000000"/>
          <w:lang w:val="en-US"/>
        </w:rPr>
        <w:t>Scrollable t</w:t>
      </w:r>
      <w:r w:rsidR="006E5001">
        <w:rPr>
          <w:color w:val="000000"/>
          <w:lang w:val="en-US"/>
        </w:rPr>
        <w:t xml:space="preserve">able of all the recommended items </w:t>
      </w:r>
      <w:r>
        <w:rPr>
          <w:color w:val="000000"/>
          <w:lang w:val="en-US"/>
        </w:rPr>
        <w:t>displayed on the</w:t>
      </w:r>
      <w:r w:rsidR="00A66334">
        <w:rPr>
          <w:color w:val="000000"/>
          <w:lang w:val="en-US"/>
        </w:rPr>
        <w:t xml:space="preserve"> </w:t>
      </w:r>
      <w:r w:rsidR="001113C8">
        <w:rPr>
          <w:color w:val="000000"/>
          <w:lang w:val="en-US"/>
        </w:rPr>
        <w:t>web application</w:t>
      </w:r>
    </w:p>
    <w:p w:rsidRPr="00CA24C2" w:rsidR="000912B3" w:rsidP="00CA24C2" w:rsidRDefault="001113C8" w14:paraId="7D42AAAA" w14:textId="53205DEB">
      <w:pPr>
        <w:pStyle w:val="ListParagraph"/>
        <w:numPr>
          <w:ilvl w:val="0"/>
          <w:numId w:val="52"/>
        </w:numPr>
        <w:spacing w:after="160" w:line="259" w:lineRule="auto"/>
        <w:rPr>
          <w:color w:val="000000"/>
          <w:lang w:val="en-US"/>
        </w:rPr>
      </w:pPr>
      <w:r>
        <w:rPr>
          <w:color w:val="000000"/>
          <w:lang w:val="en-US"/>
        </w:rPr>
        <w:t xml:space="preserve">Admin can edit or add new items </w:t>
      </w:r>
      <w:r w:rsidR="000912B3">
        <w:rPr>
          <w:color w:val="000000"/>
          <w:lang w:val="en-US"/>
        </w:rPr>
        <w:t>that will update and upload to the web application</w:t>
      </w:r>
    </w:p>
    <w:p w:rsidR="00A9310B" w:rsidRDefault="00A9310B" w14:paraId="6349E5EC" w14:textId="77777777">
      <w:pPr>
        <w:rPr>
          <w:color w:val="4BACC6" w:themeColor="accent1"/>
          <w:sz w:val="44"/>
          <w:szCs w:val="40"/>
          <w:lang w:val="en-US"/>
        </w:rPr>
      </w:pPr>
      <w:bookmarkStart w:name="_Toc63016094" w:id="189"/>
      <w:r>
        <w:rPr>
          <w:lang w:val="en-US"/>
        </w:rPr>
        <w:br w:type="page"/>
      </w:r>
    </w:p>
    <w:p w:rsidR="691AD3BA" w:rsidP="6967B54D" w:rsidRDefault="691AD3BA" w14:paraId="6A86242A" w14:textId="281907B8">
      <w:pPr>
        <w:pStyle w:val="Heading1"/>
        <w:rPr>
          <w:lang w:val="en-US"/>
        </w:rPr>
      </w:pPr>
      <w:commentRangeStart w:id="190"/>
      <w:r w:rsidRPr="6967B54D">
        <w:rPr>
          <w:lang w:val="en-US"/>
        </w:rPr>
        <w:lastRenderedPageBreak/>
        <w:t>Persistence Model</w:t>
      </w:r>
      <w:bookmarkEnd w:id="189"/>
    </w:p>
    <w:p w:rsidR="36E72603" w:rsidP="6967B54D" w:rsidRDefault="36E72603" w14:paraId="19CACBDA" w14:textId="32F77FF1">
      <w:pPr>
        <w:pStyle w:val="ListParagraph"/>
        <w:numPr>
          <w:ilvl w:val="0"/>
          <w:numId w:val="53"/>
        </w:numPr>
        <w:rPr>
          <w:rFonts w:eastAsiaTheme="majorEastAsia" w:cstheme="majorBidi"/>
          <w:lang w:val="en-US"/>
        </w:rPr>
      </w:pPr>
      <w:r w:rsidRPr="6967B54D">
        <w:rPr>
          <w:rFonts w:ascii="Calibri" w:hAnsi="Calibri" w:eastAsia="Calibri" w:cs="Calibri"/>
          <w:lang w:val="en-US"/>
        </w:rPr>
        <w:t xml:space="preserve">JPA will be </w:t>
      </w:r>
      <w:r w:rsidRPr="6967B54D" w:rsidR="00457C0B">
        <w:rPr>
          <w:rFonts w:ascii="Calibri" w:hAnsi="Calibri" w:eastAsia="Calibri" w:cs="Calibri"/>
          <w:lang w:val="en-US"/>
        </w:rPr>
        <w:t>u</w:t>
      </w:r>
      <w:r w:rsidRPr="6967B54D">
        <w:rPr>
          <w:rFonts w:ascii="Calibri" w:hAnsi="Calibri" w:eastAsia="Calibri" w:cs="Calibri"/>
          <w:lang w:val="en-US"/>
        </w:rPr>
        <w:t>sed</w:t>
      </w:r>
    </w:p>
    <w:p w:rsidR="36E72603" w:rsidP="0AED7BD9" w:rsidRDefault="36E72603" w14:paraId="3FDA9B48" w14:textId="29EB1949">
      <w:pPr>
        <w:pStyle w:val="ListParagraph"/>
        <w:numPr>
          <w:ilvl w:val="0"/>
          <w:numId w:val="53"/>
        </w:numPr>
        <w:rPr>
          <w:rFonts w:eastAsiaTheme="majorEastAsia" w:cstheme="majorBidi"/>
        </w:rPr>
      </w:pPr>
      <w:r w:rsidRPr="0AED7BD9">
        <w:rPr>
          <w:rFonts w:ascii="Calibri" w:hAnsi="Calibri" w:eastAsia="Calibri" w:cs="Calibri"/>
          <w:lang w:val="en-US"/>
        </w:rPr>
        <w:t>ERD</w:t>
      </w:r>
    </w:p>
    <w:p w:rsidR="4E4B947B" w:rsidP="0AED7BD9" w:rsidRDefault="4E4B947B" w14:paraId="5FDEC39B" w14:textId="32B177D0">
      <w:r w:rsidR="4E4B947B">
        <w:drawing>
          <wp:inline wp14:editId="38F3E91E" wp14:anchorId="41F13DAB">
            <wp:extent cx="5866790" cy="4974546"/>
            <wp:effectExtent l="0" t="0" r="635" b="0"/>
            <wp:docPr id="91264268" name="Picture 91264268" title=""/>
            <wp:cNvGraphicFramePr>
              <a:graphicFrameLocks noChangeAspect="1"/>
            </wp:cNvGraphicFramePr>
            <a:graphic>
              <a:graphicData uri="http://schemas.openxmlformats.org/drawingml/2006/picture">
                <pic:pic>
                  <pic:nvPicPr>
                    <pic:cNvPr id="0" name="Picture 91264268"/>
                    <pic:cNvPicPr/>
                  </pic:nvPicPr>
                  <pic:blipFill>
                    <a:blip r:embed="Ra9d91118aaf445a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66790" cy="4974546"/>
                    </a:xfrm>
                    <a:prstGeom prst="rect">
                      <a:avLst/>
                    </a:prstGeom>
                  </pic:spPr>
                </pic:pic>
              </a:graphicData>
            </a:graphic>
          </wp:inline>
        </w:drawing>
      </w:r>
      <w:commentRangeEnd w:id="190"/>
      <w:r>
        <w:rPr>
          <w:rStyle w:val="CommentReference"/>
        </w:rPr>
        <w:commentReference w:id="190"/>
      </w:r>
    </w:p>
    <w:p w:rsidR="0AED7BD9" w:rsidP="0AED7BD9" w:rsidRDefault="0AED7BD9" w14:paraId="0A1576B5" w14:textId="1CD55263">
      <w:pPr>
        <w:spacing w:after="160" w:line="259" w:lineRule="auto"/>
        <w:rPr>
          <w:rFonts w:eastAsiaTheme="majorEastAsia" w:cstheme="majorBidi"/>
          <w:color w:val="000000"/>
          <w:lang w:val="en-US"/>
        </w:rPr>
      </w:pPr>
    </w:p>
    <w:p w:rsidR="0AED7BD9" w:rsidP="0AED7BD9" w:rsidRDefault="0AED7BD9" w14:paraId="7A9D3F73" w14:textId="26E384DF">
      <w:pPr>
        <w:spacing w:after="160" w:line="259" w:lineRule="auto"/>
        <w:rPr>
          <w:rFonts w:eastAsiaTheme="majorEastAsia" w:cstheme="majorBidi"/>
          <w:color w:val="000000"/>
          <w:lang w:val="en-US"/>
        </w:rPr>
      </w:pPr>
    </w:p>
    <w:p w:rsidR="671DC62F" w:rsidP="671DC62F" w:rsidRDefault="671DC62F" w14:paraId="18130F36" w14:textId="374ACDFD">
      <w:pPr>
        <w:spacing w:after="160" w:line="259" w:lineRule="auto"/>
        <w:rPr>
          <w:rFonts w:eastAsiaTheme="majorEastAsia" w:cstheme="majorBidi"/>
          <w:color w:val="000000"/>
          <w:lang w:val="en-US"/>
        </w:rPr>
      </w:pPr>
    </w:p>
    <w:p w:rsidR="00263666" w:rsidRDefault="00263666" w14:paraId="08450256" w14:textId="77777777">
      <w:pPr>
        <w:rPr>
          <w:rFonts w:ascii="Calibri" w:hAnsi="Calibri" w:eastAsia="Calibri" w:cs="Calibri"/>
          <w:color w:val="4BACC6" w:themeColor="accent1"/>
          <w:sz w:val="44"/>
          <w:szCs w:val="40"/>
        </w:rPr>
      </w:pPr>
      <w:r>
        <w:rPr>
          <w:rFonts w:ascii="Calibri" w:hAnsi="Calibri" w:eastAsia="Calibri" w:cs="Calibri"/>
        </w:rPr>
        <w:br w:type="page"/>
      </w:r>
    </w:p>
    <w:p w:rsidRPr="00AA1EE2" w:rsidR="6A0ECC93" w:rsidP="00AA1EE2" w:rsidRDefault="6A0ECC93" w14:paraId="47F42348" w14:textId="76B13B83">
      <w:pPr>
        <w:pStyle w:val="Heading1"/>
        <w:rPr>
          <w:rFonts w:ascii="Calibri" w:hAnsi="Calibri" w:eastAsia="Calibri" w:cs="Calibri"/>
        </w:rPr>
      </w:pPr>
      <w:bookmarkStart w:name="_Toc63016095" w:id="191"/>
      <w:r w:rsidRPr="650E18F4">
        <w:rPr>
          <w:rFonts w:ascii="Calibri" w:hAnsi="Calibri" w:eastAsia="Calibri" w:cs="Calibri"/>
        </w:rPr>
        <w:lastRenderedPageBreak/>
        <w:t>Project Management</w:t>
      </w:r>
      <w:bookmarkEnd w:id="191"/>
      <w:r w:rsidR="00DA1F51">
        <w:fldChar w:fldCharType="begin"/>
      </w:r>
      <w:r w:rsidR="00DA1F51">
        <w:instrText xml:space="preserve"> XE "</w:instrText>
      </w:r>
      <w:r w:rsidRPr="00BB076D" w:rsidR="00DA1F51">
        <w:instrText>Project Management</w:instrText>
      </w:r>
      <w:r w:rsidR="00DA1F51">
        <w:instrText xml:space="preserve">" </w:instrText>
      </w:r>
      <w:r w:rsidR="00DA1F51">
        <w:fldChar w:fldCharType="end"/>
      </w:r>
    </w:p>
    <w:p w:rsidR="2237C16F" w:rsidP="00F16E4D" w:rsidRDefault="6A0ECC93" w14:paraId="3537F746" w14:textId="6AD7CC25">
      <w:pPr>
        <w:pStyle w:val="Heading2"/>
      </w:pPr>
      <w:bookmarkStart w:name="_Toc63016096" w:id="192"/>
      <w:r w:rsidRPr="00AA1EE2">
        <w:t>Schedule</w:t>
      </w:r>
      <w:bookmarkEnd w:id="192"/>
    </w:p>
    <w:p w:rsidRPr="00FE5EE6" w:rsidR="00FE5EE6" w:rsidP="007638E9" w:rsidRDefault="12BD689F" w14:paraId="66E7810D" w14:textId="42B41C01">
      <w:pPr>
        <w:pStyle w:val="Heading4"/>
      </w:pPr>
      <w:commentRangeStart w:id="193"/>
      <w:commentRangeStart w:id="194"/>
      <w:r>
        <w:t>Milestones</w:t>
      </w:r>
      <w:commentRangeEnd w:id="193"/>
      <w:r w:rsidR="4D606211">
        <w:rPr>
          <w:rStyle w:val="CommentReference"/>
        </w:rPr>
        <w:commentReference w:id="193"/>
      </w:r>
      <w:commentRangeEnd w:id="194"/>
      <w:r w:rsidR="4D606211">
        <w:rPr>
          <w:rStyle w:val="CommentReference"/>
        </w:rPr>
        <w:commentReference w:id="194"/>
      </w:r>
    </w:p>
    <w:p w:rsidR="5B62E6E6" w:rsidP="5B62E6E6" w:rsidRDefault="5B62E6E6" w14:paraId="33AEEA96" w14:textId="5B9E4DF5"/>
    <w:p w:rsidR="02E2A7BC" w:rsidP="008A5100" w:rsidRDefault="02E2A7BC" w14:paraId="48C68C38" w14:textId="39FC6942">
      <w:pPr>
        <w:pStyle w:val="ListParagraph"/>
        <w:numPr>
          <w:ilvl w:val="1"/>
          <w:numId w:val="3"/>
        </w:numPr>
        <w:ind w:left="720"/>
        <w:rPr>
          <w:rFonts w:eastAsiaTheme="majorEastAsia" w:cstheme="majorBidi"/>
        </w:rPr>
      </w:pPr>
      <w:r>
        <w:t>Project Start Date: Fall Semester 2020</w:t>
      </w:r>
    </w:p>
    <w:p w:rsidR="1A8FB1E9" w:rsidP="008A5100" w:rsidRDefault="5B18911E" w14:paraId="24002D28" w14:textId="7AF71E93">
      <w:pPr>
        <w:pStyle w:val="ListParagraph"/>
        <w:numPr>
          <w:ilvl w:val="1"/>
          <w:numId w:val="3"/>
        </w:numPr>
        <w:ind w:left="720"/>
      </w:pPr>
      <w:r>
        <w:t>Requirements</w:t>
      </w:r>
      <w:r w:rsidR="1A8FB1E9">
        <w:fldChar w:fldCharType="begin"/>
      </w:r>
      <w:r w:rsidR="1A8FB1E9">
        <w:instrText xml:space="preserve"> XE "Requirements" </w:instrText>
      </w:r>
      <w:r w:rsidR="1A8FB1E9">
        <w:fldChar w:fldCharType="end"/>
      </w:r>
      <w:r>
        <w:t xml:space="preserve"> Analysis Document</w:t>
      </w:r>
    </w:p>
    <w:p w:rsidR="1DF5CC5E" w:rsidP="008A5100" w:rsidRDefault="1DF5CC5E" w14:paraId="7ED79F9F" w14:textId="6F05C2BB">
      <w:pPr>
        <w:pStyle w:val="ListParagraph"/>
        <w:numPr>
          <w:ilvl w:val="2"/>
          <w:numId w:val="3"/>
        </w:numPr>
      </w:pPr>
      <w:r>
        <w:t>Start Date: Sept. 8, 2020</w:t>
      </w:r>
    </w:p>
    <w:p w:rsidR="1DF5CC5E" w:rsidP="008A5100" w:rsidRDefault="1DF5CC5E" w14:paraId="2A81A538" w14:textId="4AA38D8D">
      <w:pPr>
        <w:pStyle w:val="ListParagraph"/>
        <w:numPr>
          <w:ilvl w:val="2"/>
          <w:numId w:val="3"/>
        </w:numPr>
      </w:pPr>
      <w:r>
        <w:t>End Date: Nov. 8, 2020</w:t>
      </w:r>
    </w:p>
    <w:p w:rsidRPr="00A440FE" w:rsidR="00A440FE" w:rsidP="008A5100" w:rsidRDefault="5D1BB56A" w14:paraId="04858A56" w14:textId="4102CEDD">
      <w:pPr>
        <w:pStyle w:val="ListParagraph"/>
        <w:numPr>
          <w:ilvl w:val="1"/>
          <w:numId w:val="3"/>
        </w:numPr>
        <w:ind w:left="720"/>
        <w:rPr>
          <w:rFonts w:eastAsiaTheme="majorEastAsia" w:cstheme="majorBidi"/>
        </w:rPr>
      </w:pPr>
      <w:r>
        <w:t>Team Constitution</w:t>
      </w:r>
    </w:p>
    <w:p w:rsidRPr="00A440FE" w:rsidR="00A440FE" w:rsidP="008A5100" w:rsidRDefault="5D1BB56A" w14:paraId="6B15BEF9" w14:textId="16BD9F56">
      <w:pPr>
        <w:pStyle w:val="ListParagraph"/>
        <w:numPr>
          <w:ilvl w:val="2"/>
          <w:numId w:val="3"/>
        </w:numPr>
        <w:rPr>
          <w:rFonts w:eastAsiaTheme="majorEastAsia" w:cstheme="majorBidi"/>
        </w:rPr>
      </w:pPr>
      <w:r>
        <w:t>Start Date: Nov. 6, 2020</w:t>
      </w:r>
    </w:p>
    <w:p w:rsidRPr="00A440FE" w:rsidR="00A440FE" w:rsidP="008A5100" w:rsidRDefault="5D1BB56A" w14:paraId="4A074CE3" w14:textId="70CEEB7F">
      <w:pPr>
        <w:pStyle w:val="ListParagraph"/>
        <w:numPr>
          <w:ilvl w:val="2"/>
          <w:numId w:val="3"/>
        </w:numPr>
        <w:rPr>
          <w:rFonts w:eastAsiaTheme="majorEastAsia" w:cstheme="majorBidi"/>
        </w:rPr>
      </w:pPr>
      <w:r>
        <w:t xml:space="preserve">End Date: Nov. 28, 2020 </w:t>
      </w:r>
    </w:p>
    <w:p w:rsidRPr="00A440FE" w:rsidR="00A440FE" w:rsidP="008A5100" w:rsidRDefault="5B18911E" w14:paraId="0D6AA087" w14:textId="07F8C41C">
      <w:pPr>
        <w:pStyle w:val="ListParagraph"/>
        <w:numPr>
          <w:ilvl w:val="1"/>
          <w:numId w:val="3"/>
        </w:numPr>
        <w:ind w:left="720"/>
      </w:pPr>
      <w:r>
        <w:t>Design Document</w:t>
      </w:r>
    </w:p>
    <w:p w:rsidR="1B08E52E" w:rsidP="008A5100" w:rsidRDefault="1B08E52E" w14:paraId="248734CF" w14:textId="206F1D10">
      <w:pPr>
        <w:pStyle w:val="ListParagraph"/>
        <w:numPr>
          <w:ilvl w:val="2"/>
          <w:numId w:val="3"/>
        </w:numPr>
      </w:pPr>
      <w:r>
        <w:t>Start Date: Nov. 9, 2020</w:t>
      </w:r>
    </w:p>
    <w:p w:rsidR="1B08E52E" w:rsidP="008A5100" w:rsidRDefault="1B08E52E" w14:paraId="7991D7BA" w14:textId="5E370A4D">
      <w:pPr>
        <w:pStyle w:val="ListParagraph"/>
        <w:numPr>
          <w:ilvl w:val="2"/>
          <w:numId w:val="3"/>
        </w:numPr>
      </w:pPr>
      <w:r>
        <w:t>End Date: Dec. 18, 2020</w:t>
      </w:r>
    </w:p>
    <w:p w:rsidR="1A24A135" w:rsidP="008A5100" w:rsidRDefault="1A24A135" w14:paraId="096B6356" w14:textId="2EF1ADED">
      <w:pPr>
        <w:pStyle w:val="ListParagraph"/>
        <w:numPr>
          <w:ilvl w:val="1"/>
          <w:numId w:val="3"/>
        </w:numPr>
        <w:ind w:left="720"/>
      </w:pPr>
      <w:r>
        <w:t>Project Schedule</w:t>
      </w:r>
    </w:p>
    <w:p w:rsidR="1A24A135" w:rsidP="008A5100" w:rsidRDefault="1A24A135" w14:paraId="7F2B6F91" w14:textId="7E3E13C1">
      <w:pPr>
        <w:pStyle w:val="ListParagraph"/>
        <w:numPr>
          <w:ilvl w:val="2"/>
          <w:numId w:val="3"/>
        </w:numPr>
      </w:pPr>
      <w:r>
        <w:t>Start Date: Nov. 27, 2020</w:t>
      </w:r>
    </w:p>
    <w:p w:rsidR="1A24A135" w:rsidP="008A5100" w:rsidRDefault="1A24A135" w14:paraId="7A31E676" w14:textId="040FA787">
      <w:pPr>
        <w:pStyle w:val="ListParagraph"/>
        <w:numPr>
          <w:ilvl w:val="2"/>
          <w:numId w:val="3"/>
        </w:numPr>
      </w:pPr>
      <w:r>
        <w:t>End Date: Dec. 3, 2020</w:t>
      </w:r>
    </w:p>
    <w:p w:rsidRPr="006D3B62" w:rsidR="006D3B62" w:rsidP="008A5100" w:rsidRDefault="5B18911E" w14:paraId="44483662" w14:textId="60D8FFE9">
      <w:pPr>
        <w:pStyle w:val="ListParagraph"/>
        <w:numPr>
          <w:ilvl w:val="1"/>
          <w:numId w:val="3"/>
        </w:numPr>
        <w:ind w:left="720"/>
      </w:pPr>
      <w:r>
        <w:t>Client</w:t>
      </w:r>
      <w:r w:rsidR="1A8FB1E9">
        <w:fldChar w:fldCharType="begin"/>
      </w:r>
      <w:r w:rsidR="1A8FB1E9">
        <w:instrText xml:space="preserve"> XE "Client" </w:instrText>
      </w:r>
      <w:r w:rsidR="1A8FB1E9">
        <w:fldChar w:fldCharType="end"/>
      </w:r>
      <w:r>
        <w:t xml:space="preserve"> Review of Design</w:t>
      </w:r>
    </w:p>
    <w:p w:rsidR="110B037B" w:rsidP="008A5100" w:rsidRDefault="110B037B" w14:paraId="0B3FB1B0" w14:textId="6793D3FD">
      <w:pPr>
        <w:pStyle w:val="ListParagraph"/>
        <w:numPr>
          <w:ilvl w:val="2"/>
          <w:numId w:val="3"/>
        </w:numPr>
      </w:pPr>
      <w:r>
        <w:t>Start Date: Jan. 25, 2021</w:t>
      </w:r>
    </w:p>
    <w:p w:rsidR="110B037B" w:rsidP="008A5100" w:rsidRDefault="110B037B" w14:paraId="018168AC" w14:textId="0B9ADE1A">
      <w:pPr>
        <w:pStyle w:val="ListParagraph"/>
        <w:numPr>
          <w:ilvl w:val="2"/>
          <w:numId w:val="3"/>
        </w:numPr>
      </w:pPr>
      <w:r>
        <w:t xml:space="preserve">End Date: Jan, </w:t>
      </w:r>
      <w:r w:rsidR="0E98A91E">
        <w:t>25</w:t>
      </w:r>
      <w:r>
        <w:t>, 2021</w:t>
      </w:r>
    </w:p>
    <w:p w:rsidRPr="00915EC2" w:rsidR="00915EC2" w:rsidP="008A5100" w:rsidRDefault="5E6B3DAF" w14:paraId="764BFA96" w14:textId="7D0B928F">
      <w:pPr>
        <w:pStyle w:val="ListParagraph"/>
        <w:numPr>
          <w:ilvl w:val="1"/>
          <w:numId w:val="3"/>
        </w:numPr>
        <w:ind w:left="720"/>
      </w:pPr>
      <w:r>
        <w:t>Use Case</w:t>
      </w:r>
      <w:r w:rsidR="151F4A9D">
        <w:fldChar w:fldCharType="begin"/>
      </w:r>
      <w:r w:rsidR="151F4A9D">
        <w:instrText xml:space="preserve"> XE "Use Case" </w:instrText>
      </w:r>
      <w:r w:rsidR="151F4A9D">
        <w:fldChar w:fldCharType="end"/>
      </w:r>
      <w:r>
        <w:t xml:space="preserve"> </w:t>
      </w:r>
      <w:r w:rsidR="72B964B3">
        <w:t>Development</w:t>
      </w:r>
    </w:p>
    <w:p w:rsidR="1ACDC96D" w:rsidP="008A5100" w:rsidRDefault="1ACDC96D" w14:paraId="08095270" w14:textId="6EF206DA">
      <w:pPr>
        <w:pStyle w:val="ListParagraph"/>
        <w:numPr>
          <w:ilvl w:val="2"/>
          <w:numId w:val="3"/>
        </w:numPr>
      </w:pPr>
      <w:r>
        <w:t>Start Date:</w:t>
      </w:r>
      <w:r w:rsidR="52417972">
        <w:t xml:space="preserve"> Jan.</w:t>
      </w:r>
      <w:r>
        <w:t xml:space="preserve"> 26, 2021</w:t>
      </w:r>
    </w:p>
    <w:p w:rsidR="1ACDC96D" w:rsidP="008A5100" w:rsidRDefault="1ACDC96D" w14:paraId="4053DA31" w14:textId="5A6DEA0E">
      <w:pPr>
        <w:pStyle w:val="ListParagraph"/>
        <w:numPr>
          <w:ilvl w:val="2"/>
          <w:numId w:val="3"/>
        </w:numPr>
      </w:pPr>
      <w:r>
        <w:t xml:space="preserve">End Date: </w:t>
      </w:r>
      <w:r w:rsidR="2BAA576B">
        <w:t>Mar. 12, 2021</w:t>
      </w:r>
    </w:p>
    <w:p w:rsidR="151F4A9D" w:rsidP="008A5100" w:rsidRDefault="5E6B3DAF" w14:paraId="644399EB" w14:textId="2FE8AA84">
      <w:pPr>
        <w:pStyle w:val="ListParagraph"/>
        <w:numPr>
          <w:ilvl w:val="1"/>
          <w:numId w:val="3"/>
        </w:numPr>
        <w:ind w:left="720"/>
      </w:pPr>
      <w:r>
        <w:t>Acceptance Test</w:t>
      </w:r>
      <w:r w:rsidR="6FF87A5A">
        <w:t>ing</w:t>
      </w:r>
    </w:p>
    <w:p w:rsidR="6FF87A5A" w:rsidP="008A5100" w:rsidRDefault="6FF87A5A" w14:paraId="1AA4D8E9" w14:textId="27F798C4">
      <w:pPr>
        <w:pStyle w:val="ListParagraph"/>
        <w:numPr>
          <w:ilvl w:val="2"/>
          <w:numId w:val="3"/>
        </w:numPr>
      </w:pPr>
      <w:r>
        <w:t xml:space="preserve">Start Date: </w:t>
      </w:r>
      <w:r w:rsidR="1F5DD867">
        <w:t>Feb. 1, 2021</w:t>
      </w:r>
    </w:p>
    <w:p w:rsidR="1F5DD867" w:rsidP="008A5100" w:rsidRDefault="1F5DD867" w14:paraId="5871DF76" w14:textId="3B2EEE64">
      <w:pPr>
        <w:pStyle w:val="ListParagraph"/>
        <w:numPr>
          <w:ilvl w:val="2"/>
          <w:numId w:val="3"/>
        </w:numPr>
      </w:pPr>
      <w:r>
        <w:t>End Date: Apr. 7, 2021</w:t>
      </w:r>
    </w:p>
    <w:p w:rsidR="2E29F8F1" w:rsidP="008A5100" w:rsidRDefault="5E6B3DAF" w14:paraId="7CD79192" w14:textId="7BB5DC88">
      <w:pPr>
        <w:pStyle w:val="ListParagraph"/>
        <w:numPr>
          <w:ilvl w:val="1"/>
          <w:numId w:val="3"/>
        </w:numPr>
        <w:ind w:left="720"/>
      </w:pPr>
      <w:r>
        <w:t>Beta Installation</w:t>
      </w:r>
    </w:p>
    <w:p w:rsidR="0AF83639" w:rsidP="008A5100" w:rsidRDefault="0AF83639" w14:paraId="096C6CE8" w14:textId="7B44B9AA">
      <w:pPr>
        <w:pStyle w:val="ListParagraph"/>
        <w:numPr>
          <w:ilvl w:val="2"/>
          <w:numId w:val="3"/>
        </w:numPr>
      </w:pPr>
      <w:r>
        <w:t>Start Date: Mar. 30, 2021</w:t>
      </w:r>
    </w:p>
    <w:p w:rsidR="0AF83639" w:rsidP="008A5100" w:rsidRDefault="0AF83639" w14:paraId="1409A03A" w14:textId="6F16B313">
      <w:pPr>
        <w:pStyle w:val="ListParagraph"/>
        <w:numPr>
          <w:ilvl w:val="2"/>
          <w:numId w:val="3"/>
        </w:numPr>
      </w:pPr>
      <w:r>
        <w:t>End Date: Apr. 12, 2021</w:t>
      </w:r>
    </w:p>
    <w:p w:rsidR="0D590EBB" w:rsidP="008A5100" w:rsidRDefault="0D590EBB" w14:paraId="0F10564A" w14:textId="36CF9632">
      <w:pPr>
        <w:pStyle w:val="ListParagraph"/>
        <w:numPr>
          <w:ilvl w:val="1"/>
          <w:numId w:val="3"/>
        </w:numPr>
        <w:ind w:left="720"/>
      </w:pPr>
      <w:r>
        <w:t>Project Completion Date: Apr 12, 2021</w:t>
      </w:r>
    </w:p>
    <w:p w:rsidR="5B62E6E6" w:rsidP="5B62E6E6" w:rsidRDefault="5B62E6E6" w14:paraId="6C721B4A" w14:textId="6390C249"/>
    <w:p w:rsidRPr="001C1CCA" w:rsidR="001C1CCA" w:rsidP="008A5100" w:rsidRDefault="3CE5877A" w14:paraId="5C2A4CED" w14:textId="1077BAE5">
      <w:pPr>
        <w:pStyle w:val="ListParagraph"/>
        <w:numPr>
          <w:ilvl w:val="1"/>
          <w:numId w:val="3"/>
        </w:numPr>
        <w:ind w:left="720"/>
      </w:pPr>
      <w:r>
        <w:t>Team Meetings will happen Tuesday or Wednesday weekly where progres</w:t>
      </w:r>
      <w:r w:rsidR="109371B7">
        <w:t>s reports will be due.</w:t>
      </w:r>
    </w:p>
    <w:p w:rsidR="007638E9" w:rsidP="007638E9" w:rsidRDefault="6A0ECC93" w14:paraId="47F4234B" w14:textId="77777777">
      <w:pPr>
        <w:pStyle w:val="Heading2"/>
      </w:pPr>
      <w:bookmarkStart w:name="_Toc63016097" w:id="195"/>
      <w:r w:rsidRPr="00AA1EE2">
        <w:lastRenderedPageBreak/>
        <w:t>Team Configuration</w:t>
      </w:r>
      <w:bookmarkEnd w:id="195"/>
    </w:p>
    <w:p w:rsidRPr="00117174" w:rsidR="00117174" w:rsidP="00D7146C" w:rsidRDefault="007C5D15" w14:paraId="0D38DEF4" w14:textId="277A8DB4">
      <w:pPr>
        <w:pStyle w:val="Heading5"/>
        <w:rPr>
          <w:b/>
          <w:bCs/>
        </w:rPr>
      </w:pPr>
      <w:r>
        <w:t>Infinite Pets</w:t>
      </w:r>
      <w:r w:rsidR="00DA1F51">
        <w:fldChar w:fldCharType="begin"/>
      </w:r>
      <w:r w:rsidR="00DA1F51">
        <w:instrText xml:space="preserve"> XE "</w:instrText>
      </w:r>
      <w:r w:rsidRPr="00BB076D" w:rsidR="00DA1F51">
        <w:instrText>Infinite Pets</w:instrText>
      </w:r>
      <w:r w:rsidR="00DA1F51">
        <w:instrText xml:space="preserve">" </w:instrText>
      </w:r>
      <w:r w:rsidR="00DA1F51">
        <w:fldChar w:fldCharType="end"/>
      </w:r>
    </w:p>
    <w:p w:rsidRPr="00117174" w:rsidR="007C5D15" w:rsidP="008A5100" w:rsidRDefault="007C5D15" w14:paraId="3D8B99C9" w14:textId="13E32CC3">
      <w:pPr>
        <w:pStyle w:val="ListParagraph"/>
        <w:numPr>
          <w:ilvl w:val="0"/>
          <w:numId w:val="2"/>
        </w:numPr>
        <w:rPr>
          <w:b/>
          <w:bCs/>
        </w:rPr>
      </w:pPr>
      <w:r>
        <w:t xml:space="preserve">Contact: </w:t>
      </w:r>
      <w:r w:rsidR="6A122CF3">
        <w:t>Blair Slind</w:t>
      </w:r>
    </w:p>
    <w:p w:rsidR="5748D4DC" w:rsidP="008A5100" w:rsidRDefault="5748D4DC" w14:paraId="5DFE5F24" w14:textId="189140B4">
      <w:pPr>
        <w:pStyle w:val="ListParagraph"/>
        <w:numPr>
          <w:ilvl w:val="0"/>
          <w:numId w:val="2"/>
        </w:numPr>
        <w:rPr>
          <w:b/>
          <w:bCs/>
        </w:rPr>
      </w:pPr>
      <w:r>
        <w:t>Owner: Jenna Hall</w:t>
      </w:r>
    </w:p>
    <w:p w:rsidR="0092163F" w:rsidP="00D7146C" w:rsidRDefault="0092163F" w14:paraId="6D4E3CDD" w14:textId="3C2732AC">
      <w:pPr>
        <w:pStyle w:val="Heading5"/>
      </w:pPr>
      <w:r>
        <w:t>Brendan Tran</w:t>
      </w:r>
    </w:p>
    <w:p w:rsidR="000960F8" w:rsidP="008A5100" w:rsidRDefault="48EB0B62" w14:paraId="2B892AF0" w14:textId="472C02F9">
      <w:pPr>
        <w:pStyle w:val="ListParagraph"/>
        <w:numPr>
          <w:ilvl w:val="0"/>
          <w:numId w:val="2"/>
        </w:numPr>
      </w:pPr>
      <w:r>
        <w:t xml:space="preserve">Role: </w:t>
      </w:r>
      <w:r w:rsidR="003D0CE8">
        <w:t>Developer</w:t>
      </w:r>
    </w:p>
    <w:p w:rsidR="003D0CE8" w:rsidP="008A5100" w:rsidRDefault="3C36A78C" w14:paraId="1AAC43EA" w14:textId="4F4131BC">
      <w:pPr>
        <w:pStyle w:val="ListParagraph"/>
        <w:numPr>
          <w:ilvl w:val="0"/>
          <w:numId w:val="2"/>
        </w:numPr>
      </w:pPr>
      <w:r>
        <w:t>Contact</w:t>
      </w:r>
      <w:r w:rsidR="4D1C0C1B">
        <w:t xml:space="preserve">: </w:t>
      </w:r>
      <w:hyperlink w:history="1" r:id="rId77">
        <w:r w:rsidRPr="001B4017" w:rsidR="003D0CE8">
          <w:rPr>
            <w:rStyle w:val="Hyperlink"/>
          </w:rPr>
          <w:t>brendan.tran@edu.sait.ca</w:t>
        </w:r>
      </w:hyperlink>
    </w:p>
    <w:p w:rsidR="0092163F" w:rsidP="00D7146C" w:rsidRDefault="0092163F" w14:paraId="6D81EEE8" w14:textId="7BAA4DF0">
      <w:pPr>
        <w:pStyle w:val="Heading5"/>
      </w:pPr>
      <w:r>
        <w:t>Christopher Manuel-Smith</w:t>
      </w:r>
    </w:p>
    <w:p w:rsidR="23BDF468" w:rsidP="008A5100" w:rsidRDefault="7B95BF22" w14:paraId="6023D21F" w14:textId="4CA98796">
      <w:pPr>
        <w:pStyle w:val="ListParagraph"/>
        <w:numPr>
          <w:ilvl w:val="0"/>
          <w:numId w:val="1"/>
        </w:numPr>
      </w:pPr>
      <w:r>
        <w:t>Role:</w:t>
      </w:r>
      <w:r w:rsidR="2D0EDF6E">
        <w:t xml:space="preserve"> Project Design, Main Client</w:t>
      </w:r>
      <w:r w:rsidR="00DA1F51">
        <w:fldChar w:fldCharType="begin"/>
      </w:r>
      <w:r w:rsidR="00DA1F51">
        <w:instrText xml:space="preserve"> XE "</w:instrText>
      </w:r>
      <w:r w:rsidRPr="00BB076D" w:rsidR="00DA1F51">
        <w:instrText>Client</w:instrText>
      </w:r>
      <w:r w:rsidR="00DA1F51">
        <w:instrText xml:space="preserve">" </w:instrText>
      </w:r>
      <w:r w:rsidR="00DA1F51">
        <w:fldChar w:fldCharType="end"/>
      </w:r>
      <w:r w:rsidR="2D0EDF6E">
        <w:t xml:space="preserve"> Contact</w:t>
      </w:r>
    </w:p>
    <w:p w:rsidRPr="002A0881" w:rsidR="000960F8" w:rsidP="008A5100" w:rsidRDefault="23BDF468" w14:paraId="3169550E" w14:textId="118C8FEE">
      <w:pPr>
        <w:pStyle w:val="ListParagraph"/>
        <w:numPr>
          <w:ilvl w:val="0"/>
          <w:numId w:val="1"/>
        </w:numPr>
      </w:pPr>
      <w:r>
        <w:t xml:space="preserve">Contact: </w:t>
      </w:r>
      <w:hyperlink r:id="rId78">
        <w:r w:rsidRPr="7D871286">
          <w:rPr>
            <w:rStyle w:val="Hyperlink"/>
          </w:rPr>
          <w:t>christopher.manuel-smith@edu.sait.ca</w:t>
        </w:r>
      </w:hyperlink>
    </w:p>
    <w:p w:rsidR="0092163F" w:rsidP="00D7146C" w:rsidRDefault="0092163F" w14:paraId="2CB7279A" w14:textId="6C0017E9">
      <w:pPr>
        <w:pStyle w:val="Heading5"/>
      </w:pPr>
      <w:r>
        <w:t>Cashton Bieker</w:t>
      </w:r>
    </w:p>
    <w:p w:rsidR="00CD5DF5" w:rsidP="008A5100" w:rsidRDefault="00A50E8B" w14:paraId="737C1C40" w14:textId="1161ACE9">
      <w:pPr>
        <w:pStyle w:val="ListParagraph"/>
        <w:numPr>
          <w:ilvl w:val="0"/>
          <w:numId w:val="2"/>
        </w:numPr>
      </w:pPr>
      <w:r>
        <w:t xml:space="preserve">Role: </w:t>
      </w:r>
      <w:r w:rsidR="00FD7A99">
        <w:t>Database</w:t>
      </w:r>
      <w:r w:rsidR="0087366B">
        <w:fldChar w:fldCharType="begin"/>
      </w:r>
      <w:r w:rsidR="0087366B">
        <w:instrText xml:space="preserve"> XE "</w:instrText>
      </w:r>
      <w:r w:rsidRPr="00BB076D" w:rsidR="0087366B">
        <w:instrText>Database</w:instrText>
      </w:r>
      <w:r w:rsidR="0087366B">
        <w:instrText xml:space="preserve">" </w:instrText>
      </w:r>
      <w:r w:rsidR="0087366B">
        <w:fldChar w:fldCharType="end"/>
      </w:r>
      <w:r w:rsidR="00FD7A99">
        <w:t xml:space="preserve"> programmer, Front end design</w:t>
      </w:r>
      <w:r w:rsidRPr="00CD5DF5" w:rsidR="00CD5DF5">
        <w:t xml:space="preserve"> </w:t>
      </w:r>
    </w:p>
    <w:p w:rsidRPr="003B677E" w:rsidR="003B677E" w:rsidP="008A5100" w:rsidRDefault="00EE18D2" w14:paraId="4A499353" w14:textId="6AC61FFA">
      <w:pPr>
        <w:pStyle w:val="ListParagraph"/>
        <w:numPr>
          <w:ilvl w:val="0"/>
          <w:numId w:val="2"/>
        </w:numPr>
      </w:pPr>
      <w:r>
        <w:t xml:space="preserve">Contact: </w:t>
      </w:r>
      <w:hyperlink w:history="1" r:id="rId79">
        <w:r w:rsidRPr="00972C1F">
          <w:rPr>
            <w:rStyle w:val="Hyperlink"/>
          </w:rPr>
          <w:t>cashton.bieker@edu.sait.ca</w:t>
        </w:r>
      </w:hyperlink>
    </w:p>
    <w:p w:rsidR="0092163F" w:rsidP="00D7146C" w:rsidRDefault="0092163F" w14:paraId="09771963" w14:textId="0CDF5AE4">
      <w:pPr>
        <w:pStyle w:val="Heading5"/>
      </w:pPr>
      <w:r>
        <w:t>Riley Hiltz</w:t>
      </w:r>
    </w:p>
    <w:p w:rsidR="0092163F" w:rsidP="008A5100" w:rsidRDefault="009A4ACB" w14:paraId="0D9D1A8B" w14:textId="62F1EAD5">
      <w:pPr>
        <w:pStyle w:val="ListParagraph"/>
        <w:numPr>
          <w:ilvl w:val="0"/>
          <w:numId w:val="2"/>
        </w:numPr>
      </w:pPr>
      <w:r>
        <w:t>Role: a</w:t>
      </w:r>
      <w:r w:rsidR="0092163F">
        <w:t xml:space="preserve">nalyst </w:t>
      </w:r>
      <w:r w:rsidR="006A59D4">
        <w:t xml:space="preserve">(Making sense of raw </w:t>
      </w:r>
      <w:r w:rsidR="000960F8">
        <w:t>data of interviews, observations, etc</w:t>
      </w:r>
      <w:r w:rsidR="3DE34FB6">
        <w:t>.</w:t>
      </w:r>
      <w:r w:rsidR="000960F8">
        <w:t xml:space="preserve"> into organized documents)</w:t>
      </w:r>
    </w:p>
    <w:p w:rsidR="009A4ACB" w:rsidP="008A5100" w:rsidRDefault="009A4ACB" w14:paraId="562D8B40" w14:textId="2DE2D9D9">
      <w:pPr>
        <w:pStyle w:val="ListParagraph"/>
        <w:numPr>
          <w:ilvl w:val="0"/>
          <w:numId w:val="2"/>
        </w:numPr>
      </w:pPr>
      <w:r>
        <w:t>Contact:</w:t>
      </w:r>
      <w:r w:rsidR="006471F2">
        <w:t xml:space="preserve"> </w:t>
      </w:r>
      <w:hyperlink w:history="1" r:id="rId80">
        <w:r w:rsidRPr="00C63170" w:rsidR="00535077">
          <w:rPr>
            <w:rStyle w:val="Hyperlink"/>
          </w:rPr>
          <w:t>riley.hiltz@edu.sait.ca</w:t>
        </w:r>
      </w:hyperlink>
    </w:p>
    <w:p w:rsidR="00535077" w:rsidP="00D7146C" w:rsidRDefault="00535077" w14:paraId="1F4E0D01" w14:textId="11F7222F">
      <w:pPr>
        <w:pStyle w:val="Heading4"/>
      </w:pPr>
      <w:r>
        <w:t>Nicholas Panos</w:t>
      </w:r>
    </w:p>
    <w:p w:rsidR="00535077" w:rsidP="008A5100" w:rsidRDefault="00535077" w14:paraId="4D63625C" w14:textId="280AD194">
      <w:pPr>
        <w:pStyle w:val="ListParagraph"/>
        <w:numPr>
          <w:ilvl w:val="0"/>
          <w:numId w:val="2"/>
        </w:numPr>
      </w:pPr>
      <w:r>
        <w:t xml:space="preserve">Role: </w:t>
      </w:r>
      <w:r w:rsidR="53F5A6CD">
        <w:t>Logic programmer (tentative)</w:t>
      </w:r>
    </w:p>
    <w:p w:rsidR="007638E9" w:rsidP="008A5100" w:rsidRDefault="00535077" w14:paraId="5245D6DD" w14:textId="774E4FB1">
      <w:pPr>
        <w:pStyle w:val="ListParagraph"/>
        <w:numPr>
          <w:ilvl w:val="0"/>
          <w:numId w:val="2"/>
        </w:numPr>
      </w:pPr>
      <w:r>
        <w:t>Contact:</w:t>
      </w:r>
      <w:r w:rsidR="46FC0BC3">
        <w:t xml:space="preserve"> </w:t>
      </w:r>
      <w:hyperlink r:id="rId81">
        <w:r w:rsidRPr="1CB76796" w:rsidR="46FC0BC3">
          <w:rPr>
            <w:rStyle w:val="Hyperlink"/>
          </w:rPr>
          <w:t>nicholas.panos@edu.sait.ca</w:t>
        </w:r>
      </w:hyperlink>
    </w:p>
    <w:p w:rsidRPr="00AA1EE2" w:rsidR="6A0ECC93" w:rsidP="00AA1EE2" w:rsidRDefault="6A0ECC93" w14:paraId="47F4234D" w14:textId="77777777">
      <w:pPr>
        <w:pStyle w:val="Heading2"/>
      </w:pPr>
      <w:bookmarkStart w:name="_Toc63016098" w:id="196"/>
      <w:r w:rsidRPr="00AA1EE2">
        <w:t>Project Standards and Procedures</w:t>
      </w:r>
      <w:bookmarkEnd w:id="196"/>
    </w:p>
    <w:p w:rsidR="001C1CCA" w:rsidP="00AA1EE2" w:rsidRDefault="001C1CCA" w14:paraId="1A50B457" w14:textId="30F609B0">
      <w:pPr>
        <w:pStyle w:val="Heading3"/>
      </w:pPr>
      <w:bookmarkStart w:name="_Toc63016099" w:id="197"/>
      <w:r>
        <w:t>Communication</w:t>
      </w:r>
      <w:bookmarkEnd w:id="197"/>
    </w:p>
    <w:p w:rsidR="009C1238" w:rsidP="3F1B39F0" w:rsidRDefault="001C1CCA" w14:paraId="76124C33" w14:textId="2D0FB6F2">
      <w:r w:rsidRPr="31272000">
        <w:t xml:space="preserve">The team members will communicate via emails and Microsoft Teams. </w:t>
      </w:r>
      <w:r w:rsidR="00957A51">
        <w:t>The regular meeting will occur every Friday morning</w:t>
      </w:r>
      <w:r w:rsidR="003C4D45">
        <w:t xml:space="preserve"> at </w:t>
      </w:r>
      <w:commentRangeStart w:id="198"/>
      <w:commentRangeStart w:id="199"/>
      <w:r w:rsidR="003C4D45">
        <w:t>10:00</w:t>
      </w:r>
      <w:r w:rsidR="6C79071F">
        <w:t>, provided there are no other scheduling conflicts</w:t>
      </w:r>
      <w:commentRangeEnd w:id="198"/>
      <w:r w:rsidR="0039045E">
        <w:rPr>
          <w:rStyle w:val="CommentReference"/>
        </w:rPr>
        <w:commentReference w:id="198"/>
      </w:r>
      <w:commentRangeEnd w:id="199"/>
      <w:r>
        <w:rPr>
          <w:rStyle w:val="CommentReference"/>
        </w:rPr>
        <w:commentReference w:id="199"/>
      </w:r>
      <w:r w:rsidR="007F072E">
        <w:t xml:space="preserve">. The longer meeting will </w:t>
      </w:r>
      <w:r w:rsidR="00696A40">
        <w:t xml:space="preserve">commence </w:t>
      </w:r>
      <w:r w:rsidR="007F072E">
        <w:t>in the afternoon after PROJ</w:t>
      </w:r>
      <w:r w:rsidR="00383BE2">
        <w:t>-304</w:t>
      </w:r>
      <w:r w:rsidR="007F072E">
        <w:t xml:space="preserve"> course.</w:t>
      </w:r>
      <w:r w:rsidR="00383BE2">
        <w:t xml:space="preserve"> </w:t>
      </w:r>
    </w:p>
    <w:p w:rsidR="009C1238" w:rsidP="00AA1EE2" w:rsidRDefault="007D392E" w14:paraId="63ADE11D" w14:textId="5DC56974">
      <w:pPr>
        <w:pStyle w:val="Heading3"/>
      </w:pPr>
      <w:bookmarkStart w:name="_Toc63016100" w:id="200"/>
      <w:r w:rsidRPr="00AA1EE2">
        <w:t>Software</w:t>
      </w:r>
      <w:bookmarkEnd w:id="200"/>
    </w:p>
    <w:p w:rsidR="00800C7F" w:rsidP="00800C7F" w:rsidRDefault="00800C7F" w14:paraId="2548EDFA" w14:textId="5881D318">
      <w:pPr>
        <w:pStyle w:val="Heading4"/>
      </w:pPr>
      <w:r>
        <w:t>Tools</w:t>
      </w:r>
    </w:p>
    <w:p w:rsidR="00800C7F" w:rsidP="008A5100" w:rsidRDefault="00FD5027" w14:paraId="23D19F3A" w14:textId="108BE17D">
      <w:pPr>
        <w:pStyle w:val="ListParagraph"/>
        <w:numPr>
          <w:ilvl w:val="0"/>
          <w:numId w:val="18"/>
        </w:numPr>
      </w:pPr>
      <w:r>
        <w:t>Java</w:t>
      </w:r>
      <w:r w:rsidR="00BC1D56">
        <w:fldChar w:fldCharType="begin"/>
      </w:r>
      <w:r w:rsidR="00BC1D56">
        <w:instrText xml:space="preserve"> TA \l "</w:instrText>
      </w:r>
      <w:r w:rsidRPr="00C60F81" w:rsidR="00BC1D56">
        <w:instrText>Java: A programming language commonly used for application development</w:instrText>
      </w:r>
      <w:r w:rsidR="00BC1D56">
        <w:instrText xml:space="preserve">" \s "Java" \c 1 </w:instrText>
      </w:r>
      <w:r w:rsidR="00BC1D56">
        <w:fldChar w:fldCharType="end"/>
      </w:r>
      <w:r>
        <w:t xml:space="preserve"> will be the language used to build the system</w:t>
      </w:r>
      <w:r w:rsidR="0087366B">
        <w:fldChar w:fldCharType="begin"/>
      </w:r>
      <w:r w:rsidR="0087366B">
        <w:instrText xml:space="preserve"> XE "</w:instrText>
      </w:r>
      <w:r w:rsidRPr="00BB076D" w:rsidR="0087366B">
        <w:instrText>system</w:instrText>
      </w:r>
      <w:r w:rsidR="0087366B">
        <w:instrText xml:space="preserve">" </w:instrText>
      </w:r>
      <w:r w:rsidR="0087366B">
        <w:fldChar w:fldCharType="end"/>
      </w:r>
      <w:r>
        <w:t>.</w:t>
      </w:r>
    </w:p>
    <w:p w:rsidR="00FD5027" w:rsidP="008A5100" w:rsidRDefault="00FD5027" w14:paraId="3AC5F2F4" w14:textId="4DB9B1F8">
      <w:pPr>
        <w:pStyle w:val="ListParagraph"/>
        <w:numPr>
          <w:ilvl w:val="0"/>
          <w:numId w:val="18"/>
        </w:numPr>
      </w:pPr>
      <w:r>
        <w:lastRenderedPageBreak/>
        <w:t>We will use PL/S</w:t>
      </w:r>
      <w:r w:rsidR="00577CB4">
        <w:t>QL</w:t>
      </w:r>
      <w:r w:rsidR="000162EC">
        <w:fldChar w:fldCharType="begin"/>
      </w:r>
      <w:r w:rsidR="000162EC">
        <w:instrText xml:space="preserve"> TA \l "</w:instrText>
      </w:r>
      <w:r w:rsidRPr="00C60F81" w:rsidR="000162EC">
        <w:instrText>PL/SQL: A database programming language developed by Oracle</w:instrText>
      </w:r>
      <w:r w:rsidR="000162EC">
        <w:instrText xml:space="preserve">" \s "PL/SQL" \c 1 </w:instrText>
      </w:r>
      <w:r w:rsidR="000162EC">
        <w:fldChar w:fldCharType="end"/>
      </w:r>
      <w:r w:rsidR="00577CB4">
        <w:t xml:space="preserve"> for the database of the system</w:t>
      </w:r>
      <w:r w:rsidR="0087366B">
        <w:fldChar w:fldCharType="begin"/>
      </w:r>
      <w:r w:rsidR="0087366B">
        <w:instrText xml:space="preserve"> XE "</w:instrText>
      </w:r>
      <w:r w:rsidRPr="00BB076D" w:rsidR="0087366B">
        <w:instrText>system</w:instrText>
      </w:r>
      <w:r w:rsidR="0087366B">
        <w:instrText xml:space="preserve">" </w:instrText>
      </w:r>
      <w:r w:rsidR="0087366B">
        <w:fldChar w:fldCharType="end"/>
      </w:r>
      <w:r w:rsidR="00577CB4">
        <w:t>.</w:t>
      </w:r>
    </w:p>
    <w:p w:rsidR="00577CB4" w:rsidP="008A5100" w:rsidRDefault="00577CB4" w14:paraId="0D2933E0" w14:textId="7942619E">
      <w:pPr>
        <w:pStyle w:val="ListParagraph"/>
        <w:numPr>
          <w:ilvl w:val="0"/>
          <w:numId w:val="18"/>
        </w:numPr>
      </w:pPr>
      <w:r>
        <w:t>We will use</w:t>
      </w:r>
      <w:r w:rsidR="001B7746">
        <w:t xml:space="preserve"> the embedding code methods </w:t>
      </w:r>
      <w:r w:rsidR="00CF7961">
        <w:t>by Google in order to integrate the calendar into the website</w:t>
      </w:r>
      <w:r w:rsidR="00C4377B">
        <w:fldChar w:fldCharType="begin"/>
      </w:r>
      <w:r w:rsidR="00C4377B">
        <w:instrText xml:space="preserve"> XE "</w:instrText>
      </w:r>
      <w:r w:rsidRPr="00BB076D" w:rsidR="00C4377B">
        <w:instrText>website</w:instrText>
      </w:r>
      <w:r w:rsidR="00C4377B">
        <w:instrText xml:space="preserve">" </w:instrText>
      </w:r>
      <w:r w:rsidR="00C4377B">
        <w:fldChar w:fldCharType="end"/>
      </w:r>
      <w:r w:rsidR="00CF7961">
        <w:t>.</w:t>
      </w:r>
    </w:p>
    <w:p w:rsidR="007322D1" w:rsidP="008A5100" w:rsidRDefault="001E653B" w14:paraId="155EB8EB" w14:textId="54B959FC">
      <w:pPr>
        <w:pStyle w:val="ListParagraph"/>
        <w:numPr>
          <w:ilvl w:val="0"/>
          <w:numId w:val="18"/>
        </w:numPr>
      </w:pPr>
      <w:r>
        <w:t>Lucid</w:t>
      </w:r>
      <w:r w:rsidR="00883E70">
        <w:t>chart</w:t>
      </w:r>
      <w:r w:rsidR="006A0A37">
        <w:fldChar w:fldCharType="begin"/>
      </w:r>
      <w:r w:rsidR="006A0A37">
        <w:instrText xml:space="preserve"> TA \l "</w:instrText>
      </w:r>
      <w:r w:rsidRPr="00C60F81" w:rsidR="006A0A37">
        <w:instrText>Lucidchart: A software that allows for the making of charts and diagrams.</w:instrText>
      </w:r>
      <w:r w:rsidR="006A0A37">
        <w:instrText xml:space="preserve">" \s "Lucidchart" \c 1 </w:instrText>
      </w:r>
      <w:r w:rsidR="006A0A37">
        <w:fldChar w:fldCharType="end"/>
      </w:r>
      <w:r w:rsidR="00883E70">
        <w:t xml:space="preserve"> </w:t>
      </w:r>
      <w:r w:rsidR="007322D1">
        <w:t>and draw.io</w:t>
      </w:r>
      <w:r w:rsidR="000F1C7C">
        <w:fldChar w:fldCharType="begin"/>
      </w:r>
      <w:r w:rsidR="000F1C7C">
        <w:instrText xml:space="preserve"> TA \l "</w:instrText>
      </w:r>
      <w:r w:rsidRPr="00C60F81" w:rsidR="000F1C7C">
        <w:instrText>draw.io: A software that allows for the making of charts and diagrams.</w:instrText>
      </w:r>
      <w:r w:rsidR="000F1C7C">
        <w:instrText xml:space="preserve">" \s "draw.io" \c 1 </w:instrText>
      </w:r>
      <w:r w:rsidR="000F1C7C">
        <w:fldChar w:fldCharType="end"/>
      </w:r>
      <w:r w:rsidR="007322D1">
        <w:t xml:space="preserve"> </w:t>
      </w:r>
      <w:r w:rsidR="00883E70">
        <w:t xml:space="preserve">will be used for </w:t>
      </w:r>
      <w:r w:rsidR="00640A28">
        <w:t>diagrams</w:t>
      </w:r>
      <w:r w:rsidR="007322D1">
        <w:t>.</w:t>
      </w:r>
    </w:p>
    <w:p w:rsidRPr="007322D1" w:rsidR="00F74318" w:rsidP="007322D1" w:rsidRDefault="00F74318" w14:paraId="6479CAA6" w14:textId="31794BD3">
      <w:r>
        <w:br w:type="page"/>
      </w:r>
    </w:p>
    <w:p w:rsidR="006B76BC" w:rsidP="00816AD1" w:rsidRDefault="6A0ECC93" w14:paraId="54FD499B" w14:textId="5BE72628">
      <w:pPr>
        <w:pStyle w:val="Heading1"/>
      </w:pPr>
      <w:bookmarkStart w:name="_Toc63016101" w:id="201"/>
      <w:r>
        <w:lastRenderedPageBreak/>
        <w:t>Glossary</w:t>
      </w:r>
      <w:bookmarkEnd w:id="201"/>
    </w:p>
    <w:p w:rsidR="0038564C" w:rsidRDefault="000B3743" w14:paraId="4E15DB8A" w14:textId="77777777">
      <w:pPr>
        <w:pStyle w:val="TOAHeading"/>
        <w:tabs>
          <w:tab w:val="right" w:leader="dot" w:pos="9350"/>
        </w:tabs>
        <w:rPr>
          <w:rFonts w:asciiTheme="minorHAnsi" w:hAnsiTheme="minorHAnsi" w:eastAsiaTheme="minorEastAsia" w:cstheme="minorBidi"/>
          <w:b w:val="0"/>
          <w:bCs w:val="0"/>
          <w:noProof/>
          <w:sz w:val="22"/>
          <w:szCs w:val="22"/>
        </w:rPr>
      </w:pPr>
      <w:r>
        <w:fldChar w:fldCharType="begin"/>
      </w:r>
      <w:r>
        <w:instrText xml:space="preserve"> TOA \h \c "1" \p </w:instrText>
      </w:r>
      <w:r>
        <w:fldChar w:fldCharType="separate"/>
      </w:r>
      <w:r w:rsidR="0038564C">
        <w:rPr>
          <w:noProof/>
        </w:rPr>
        <w:t>Cases</w:t>
      </w:r>
    </w:p>
    <w:p w:rsidR="0038564C" w:rsidRDefault="0038564C" w14:paraId="37942702" w14:textId="60E7BD2E">
      <w:pPr>
        <w:pStyle w:val="TableofAuthorities"/>
        <w:tabs>
          <w:tab w:val="right" w:leader="dot" w:pos="9350"/>
        </w:tabs>
        <w:rPr>
          <w:noProof/>
        </w:rPr>
      </w:pPr>
      <w:r>
        <w:rPr>
          <w:noProof/>
        </w:rPr>
        <w:t xml:space="preserve">Calibri: </w:t>
      </w:r>
      <w:r w:rsidR="00231F10">
        <w:rPr>
          <w:noProof/>
        </w:rPr>
        <w:t>The font used throughout the document</w:t>
      </w:r>
      <w:r>
        <w:rPr>
          <w:noProof/>
        </w:rPr>
        <w:tab/>
      </w:r>
      <w:r>
        <w:rPr>
          <w:noProof/>
        </w:rPr>
        <w:t>4</w:t>
      </w:r>
    </w:p>
    <w:p w:rsidR="0038564C" w:rsidRDefault="0038564C" w14:paraId="49A95B75" w14:textId="77777777">
      <w:pPr>
        <w:pStyle w:val="TableofAuthorities"/>
        <w:tabs>
          <w:tab w:val="right" w:leader="dot" w:pos="9350"/>
        </w:tabs>
        <w:rPr>
          <w:noProof/>
        </w:rPr>
      </w:pPr>
      <w:r>
        <w:rPr>
          <w:noProof/>
        </w:rPr>
        <w:t>Client: A customer of Infinite Pets</w:t>
      </w:r>
      <w:r>
        <w:rPr>
          <w:noProof/>
        </w:rPr>
        <w:tab/>
      </w:r>
      <w:r>
        <w:rPr>
          <w:noProof/>
        </w:rPr>
        <w:t>7</w:t>
      </w:r>
    </w:p>
    <w:p w:rsidR="0038564C" w:rsidRDefault="0038564C" w14:paraId="01266848" w14:textId="77777777">
      <w:pPr>
        <w:pStyle w:val="TableofAuthorities"/>
        <w:tabs>
          <w:tab w:val="right" w:leader="dot" w:pos="9350"/>
        </w:tabs>
        <w:rPr>
          <w:noProof/>
        </w:rPr>
      </w:pPr>
      <w:r>
        <w:rPr>
          <w:noProof/>
        </w:rPr>
        <w:t>draw.io: A software that allows for the making of charts and diagrams.</w:t>
      </w:r>
      <w:r>
        <w:rPr>
          <w:noProof/>
        </w:rPr>
        <w:tab/>
      </w:r>
      <w:r>
        <w:rPr>
          <w:noProof/>
        </w:rPr>
        <w:t>16</w:t>
      </w:r>
    </w:p>
    <w:p w:rsidR="0038564C" w:rsidRDefault="0038564C" w14:paraId="397B3E4A" w14:textId="77777777">
      <w:pPr>
        <w:pStyle w:val="TableofAuthorities"/>
        <w:tabs>
          <w:tab w:val="right" w:leader="dot" w:pos="9350"/>
        </w:tabs>
        <w:rPr>
          <w:noProof/>
        </w:rPr>
      </w:pPr>
      <w:r>
        <w:rPr>
          <w:noProof/>
        </w:rPr>
        <w:t>Infinite Pets: A full service pet care company that serves Calgary, Springbank, and Cochrane.</w:t>
      </w:r>
      <w:r>
        <w:rPr>
          <w:noProof/>
        </w:rPr>
        <w:tab/>
      </w:r>
      <w:r>
        <w:rPr>
          <w:noProof/>
        </w:rPr>
        <w:t>5</w:t>
      </w:r>
    </w:p>
    <w:p w:rsidR="0038564C" w:rsidRDefault="0038564C" w14:paraId="48117633" w14:textId="77777777">
      <w:pPr>
        <w:pStyle w:val="TableofAuthorities"/>
        <w:tabs>
          <w:tab w:val="right" w:leader="dot" w:pos="9350"/>
        </w:tabs>
        <w:rPr>
          <w:noProof/>
        </w:rPr>
      </w:pPr>
      <w:r>
        <w:rPr>
          <w:noProof/>
        </w:rPr>
        <w:t>Java: A programming language commonly used for application development</w:t>
      </w:r>
      <w:r>
        <w:rPr>
          <w:noProof/>
        </w:rPr>
        <w:tab/>
      </w:r>
      <w:r>
        <w:rPr>
          <w:noProof/>
        </w:rPr>
        <w:t>16</w:t>
      </w:r>
    </w:p>
    <w:p w:rsidR="0038564C" w:rsidRDefault="0038564C" w14:paraId="60F0553F" w14:textId="77777777">
      <w:pPr>
        <w:pStyle w:val="TableofAuthorities"/>
        <w:tabs>
          <w:tab w:val="right" w:leader="dot" w:pos="9350"/>
        </w:tabs>
        <w:rPr>
          <w:noProof/>
        </w:rPr>
      </w:pPr>
      <w:r>
        <w:rPr>
          <w:noProof/>
        </w:rPr>
        <w:t>Lucidchart: A software that allows for the making of charts and diagrams.</w:t>
      </w:r>
      <w:r>
        <w:rPr>
          <w:noProof/>
        </w:rPr>
        <w:tab/>
      </w:r>
      <w:r>
        <w:rPr>
          <w:noProof/>
        </w:rPr>
        <w:t>16</w:t>
      </w:r>
    </w:p>
    <w:p w:rsidR="0038564C" w:rsidRDefault="0038564C" w14:paraId="7F03401A" w14:textId="77777777">
      <w:pPr>
        <w:pStyle w:val="TableofAuthorities"/>
        <w:tabs>
          <w:tab w:val="right" w:leader="dot" w:pos="9350"/>
        </w:tabs>
        <w:rPr>
          <w:noProof/>
        </w:rPr>
      </w:pPr>
      <w:r>
        <w:rPr>
          <w:noProof/>
        </w:rPr>
        <w:t>PL/SQL: A database programming language developed by Oracle</w:t>
      </w:r>
      <w:r>
        <w:rPr>
          <w:noProof/>
        </w:rPr>
        <w:tab/>
      </w:r>
      <w:r>
        <w:rPr>
          <w:noProof/>
        </w:rPr>
        <w:t>16</w:t>
      </w:r>
    </w:p>
    <w:p w:rsidR="0038564C" w:rsidRDefault="0038564C" w14:paraId="3ABF2D11" w14:textId="77777777">
      <w:pPr>
        <w:pStyle w:val="TableofAuthorities"/>
        <w:tabs>
          <w:tab w:val="right" w:leader="dot" w:pos="9350"/>
        </w:tabs>
        <w:rPr>
          <w:noProof/>
        </w:rPr>
      </w:pPr>
      <w:r>
        <w:rPr>
          <w:noProof/>
        </w:rPr>
        <w:t>System: The software that is being developed</w:t>
      </w:r>
      <w:r>
        <w:rPr>
          <w:noProof/>
        </w:rPr>
        <w:tab/>
      </w:r>
      <w:r>
        <w:rPr>
          <w:noProof/>
        </w:rPr>
        <w:t>5</w:t>
      </w:r>
    </w:p>
    <w:p w:rsidRPr="008C3326" w:rsidR="008C3326" w:rsidP="008C3326" w:rsidRDefault="000B3743" w14:paraId="5FF9F701" w14:textId="5330B653">
      <w:r>
        <w:fldChar w:fldCharType="end"/>
      </w:r>
    </w:p>
    <w:p w:rsidR="00F74318" w:rsidRDefault="00F74318" w14:paraId="15470790" w14:textId="77777777">
      <w:pPr>
        <w:rPr>
          <w:color w:val="4BACC6" w:themeColor="accent1"/>
          <w:sz w:val="44"/>
          <w:szCs w:val="40"/>
        </w:rPr>
      </w:pPr>
      <w:r>
        <w:br w:type="page"/>
      </w:r>
    </w:p>
    <w:p w:rsidR="006B76BC" w:rsidP="006423FC" w:rsidRDefault="6A0ECC93" w14:paraId="091DDED4" w14:textId="77777777">
      <w:pPr>
        <w:pStyle w:val="Heading1"/>
      </w:pPr>
      <w:bookmarkStart w:name="_Toc63016102" w:id="202"/>
      <w:r>
        <w:lastRenderedPageBreak/>
        <w:t>Index</w:t>
      </w:r>
      <w:bookmarkEnd w:id="202"/>
    </w:p>
    <w:p w:rsidR="006C15C1" w:rsidP="008C3326" w:rsidRDefault="006C15C1" w14:paraId="3464848B" w14:textId="77777777">
      <w:pPr>
        <w:rPr>
          <w:noProof/>
        </w:rPr>
        <w:sectPr w:rsidR="006C15C1" w:rsidSect="00ED0222">
          <w:headerReference w:type="even" r:id="rId82"/>
          <w:headerReference w:type="default" r:id="rId83"/>
          <w:footerReference w:type="even" r:id="rId84"/>
          <w:footerReference w:type="default" r:id="rId85"/>
          <w:headerReference w:type="first" r:id="rId86"/>
          <w:footerReference w:type="first" r:id="rId87"/>
          <w:type w:val="continuous"/>
          <w:pgSz w:w="12240" w:h="15840" w:orient="portrait" w:code="1"/>
          <w:pgMar w:top="1440" w:right="1440" w:bottom="1440" w:left="1440" w:header="720" w:footer="487" w:gutter="0"/>
          <w:cols w:space="720"/>
          <w:titlePg/>
          <w:docGrid w:linePitch="299"/>
        </w:sectPr>
      </w:pPr>
      <w:r>
        <w:fldChar w:fldCharType="begin"/>
      </w:r>
      <w:r>
        <w:instrText xml:space="preserve"> INDEX \e "</w:instrText>
      </w:r>
      <w:r>
        <w:tab/>
      </w:r>
      <w:r>
        <w:instrText xml:space="preserve">" \c "1" \z "4105" </w:instrText>
      </w:r>
      <w:r>
        <w:fldChar w:fldCharType="separate"/>
      </w:r>
    </w:p>
    <w:p w:rsidR="006C15C1" w:rsidRDefault="006C15C1" w14:paraId="0F3DA9D5" w14:textId="77777777">
      <w:pPr>
        <w:pStyle w:val="Index1"/>
        <w:tabs>
          <w:tab w:val="right" w:leader="dot" w:pos="9350"/>
        </w:tabs>
        <w:rPr>
          <w:noProof/>
        </w:rPr>
      </w:pPr>
      <w:r>
        <w:rPr>
          <w:noProof/>
        </w:rPr>
        <w:t>Activity Diagram</w:t>
      </w:r>
      <w:r>
        <w:rPr>
          <w:noProof/>
        </w:rPr>
        <w:tab/>
      </w:r>
      <w:r>
        <w:rPr>
          <w:noProof/>
        </w:rPr>
        <w:t>2, 14</w:t>
      </w:r>
    </w:p>
    <w:p w:rsidR="006C15C1" w:rsidRDefault="006C15C1" w14:paraId="4BA901FB" w14:textId="77777777">
      <w:pPr>
        <w:pStyle w:val="Index1"/>
        <w:tabs>
          <w:tab w:val="right" w:leader="dot" w:pos="9350"/>
        </w:tabs>
        <w:rPr>
          <w:noProof/>
        </w:rPr>
      </w:pPr>
      <w:r>
        <w:rPr>
          <w:noProof/>
        </w:rPr>
        <w:t>admin</w:t>
      </w:r>
      <w:r>
        <w:rPr>
          <w:noProof/>
        </w:rPr>
        <w:tab/>
      </w:r>
      <w:r>
        <w:rPr>
          <w:noProof/>
        </w:rPr>
        <w:t>9</w:t>
      </w:r>
    </w:p>
    <w:p w:rsidR="006C15C1" w:rsidRDefault="006C15C1" w14:paraId="2DBDDD77" w14:textId="77777777">
      <w:pPr>
        <w:pStyle w:val="Index1"/>
        <w:tabs>
          <w:tab w:val="right" w:leader="dot" w:pos="9350"/>
        </w:tabs>
        <w:rPr>
          <w:noProof/>
        </w:rPr>
      </w:pPr>
      <w:r>
        <w:rPr>
          <w:noProof/>
        </w:rPr>
        <w:t>Administration</w:t>
      </w:r>
      <w:r>
        <w:rPr>
          <w:noProof/>
        </w:rPr>
        <w:tab/>
      </w:r>
      <w:r>
        <w:rPr>
          <w:noProof/>
        </w:rPr>
        <w:t>2, 9</w:t>
      </w:r>
    </w:p>
    <w:p w:rsidR="006C15C1" w:rsidP="006C15C1" w:rsidRDefault="006C15C1" w14:paraId="7A8A91CE" w14:textId="0A7C8539">
      <w:pPr>
        <w:pStyle w:val="Index1"/>
        <w:tabs>
          <w:tab w:val="right" w:leader="dot" w:pos="9350"/>
        </w:tabs>
        <w:rPr>
          <w:noProof/>
        </w:rPr>
      </w:pPr>
      <w:r>
        <w:rPr>
          <w:noProof/>
        </w:rPr>
        <w:t>Administrator</w:t>
      </w:r>
      <w:r>
        <w:rPr>
          <w:noProof/>
        </w:rPr>
        <w:tab/>
      </w:r>
      <w:r>
        <w:rPr>
          <w:noProof/>
        </w:rPr>
        <w:t>10</w:t>
      </w:r>
    </w:p>
    <w:p w:rsidR="006C15C1" w:rsidRDefault="006C15C1" w14:paraId="31088944" w14:textId="77777777">
      <w:pPr>
        <w:pStyle w:val="Index1"/>
        <w:tabs>
          <w:tab w:val="right" w:leader="dot" w:pos="9350"/>
        </w:tabs>
        <w:rPr>
          <w:noProof/>
        </w:rPr>
      </w:pPr>
      <w:r>
        <w:rPr>
          <w:noProof/>
        </w:rPr>
        <w:t>Client</w:t>
      </w:r>
      <w:r>
        <w:rPr>
          <w:noProof/>
        </w:rPr>
        <w:tab/>
      </w:r>
      <w:r>
        <w:rPr>
          <w:noProof/>
        </w:rPr>
        <w:t>2, 3, 6, 8, 10, 16, 20, 21</w:t>
      </w:r>
    </w:p>
    <w:p w:rsidR="006C15C1" w:rsidRDefault="006C15C1" w14:paraId="3F830413" w14:textId="77777777">
      <w:pPr>
        <w:pStyle w:val="Index1"/>
        <w:tabs>
          <w:tab w:val="right" w:leader="dot" w:pos="9350"/>
        </w:tabs>
        <w:rPr>
          <w:noProof/>
        </w:rPr>
      </w:pPr>
      <w:r>
        <w:rPr>
          <w:noProof/>
        </w:rPr>
        <w:t>Database</w:t>
      </w:r>
      <w:r>
        <w:rPr>
          <w:noProof/>
        </w:rPr>
        <w:tab/>
      </w:r>
      <w:r>
        <w:rPr>
          <w:noProof/>
        </w:rPr>
        <w:t>6, 16</w:t>
      </w:r>
    </w:p>
    <w:p w:rsidR="006C15C1" w:rsidRDefault="006C15C1" w14:paraId="2040289E" w14:textId="77777777">
      <w:pPr>
        <w:pStyle w:val="Index1"/>
        <w:tabs>
          <w:tab w:val="right" w:leader="dot" w:pos="9350"/>
        </w:tabs>
        <w:rPr>
          <w:noProof/>
        </w:rPr>
      </w:pPr>
      <w:r>
        <w:rPr>
          <w:noProof/>
        </w:rPr>
        <w:t>Diagrams</w:t>
      </w:r>
      <w:r>
        <w:rPr>
          <w:noProof/>
        </w:rPr>
        <w:tab/>
      </w:r>
      <w:r>
        <w:rPr>
          <w:noProof/>
        </w:rPr>
        <w:t>2, 4, 5</w:t>
      </w:r>
    </w:p>
    <w:p w:rsidR="006C15C1" w:rsidRDefault="006C15C1" w14:paraId="5862F576" w14:textId="77777777">
      <w:pPr>
        <w:pStyle w:val="Index1"/>
        <w:tabs>
          <w:tab w:val="right" w:leader="dot" w:pos="9350"/>
        </w:tabs>
        <w:rPr>
          <w:noProof/>
        </w:rPr>
      </w:pPr>
      <w:r>
        <w:rPr>
          <w:noProof/>
        </w:rPr>
        <w:t>Infinite Pets</w:t>
      </w:r>
      <w:r>
        <w:rPr>
          <w:noProof/>
        </w:rPr>
        <w:tab/>
      </w:r>
      <w:r>
        <w:rPr>
          <w:noProof/>
        </w:rPr>
        <w:t>5, 6, 10, 16, 23</w:t>
      </w:r>
    </w:p>
    <w:p w:rsidR="006C15C1" w:rsidRDefault="006C15C1" w14:paraId="676F9551" w14:textId="77777777">
      <w:pPr>
        <w:pStyle w:val="Index1"/>
        <w:tabs>
          <w:tab w:val="right" w:leader="dot" w:pos="9350"/>
        </w:tabs>
        <w:rPr>
          <w:noProof/>
        </w:rPr>
      </w:pPr>
      <w:r>
        <w:rPr>
          <w:noProof/>
        </w:rPr>
        <w:t>Maintainability</w:t>
      </w:r>
      <w:r>
        <w:rPr>
          <w:noProof/>
        </w:rPr>
        <w:tab/>
      </w:r>
      <w:r>
        <w:rPr>
          <w:noProof/>
        </w:rPr>
        <w:t>2, 9</w:t>
      </w:r>
    </w:p>
    <w:p w:rsidR="006C15C1" w:rsidRDefault="006C15C1" w14:paraId="3EC04261" w14:textId="77777777">
      <w:pPr>
        <w:pStyle w:val="Index1"/>
        <w:tabs>
          <w:tab w:val="right" w:leader="dot" w:pos="9350"/>
        </w:tabs>
        <w:rPr>
          <w:noProof/>
        </w:rPr>
      </w:pPr>
      <w:r>
        <w:rPr>
          <w:noProof/>
        </w:rPr>
        <w:t>Project Management</w:t>
      </w:r>
      <w:r>
        <w:rPr>
          <w:noProof/>
        </w:rPr>
        <w:tab/>
      </w:r>
      <w:r>
        <w:rPr>
          <w:noProof/>
        </w:rPr>
        <w:t>2, 16</w:t>
      </w:r>
    </w:p>
    <w:p w:rsidR="006C15C1" w:rsidRDefault="006C15C1" w14:paraId="70BF6A0A" w14:textId="77777777">
      <w:pPr>
        <w:pStyle w:val="Index1"/>
        <w:tabs>
          <w:tab w:val="right" w:leader="dot" w:pos="9350"/>
        </w:tabs>
        <w:rPr>
          <w:noProof/>
        </w:rPr>
      </w:pPr>
      <w:r>
        <w:rPr>
          <w:noProof/>
        </w:rPr>
        <w:t>Requirements</w:t>
      </w:r>
      <w:r>
        <w:rPr>
          <w:noProof/>
        </w:rPr>
        <w:tab/>
      </w:r>
      <w:r>
        <w:rPr>
          <w:noProof/>
        </w:rPr>
        <w:t>2, 4, 6, 7, 8, 9, 10, 16</w:t>
      </w:r>
    </w:p>
    <w:p w:rsidR="006C15C1" w:rsidRDefault="006C15C1" w14:paraId="7A53E390" w14:textId="77777777">
      <w:pPr>
        <w:pStyle w:val="Index1"/>
        <w:tabs>
          <w:tab w:val="right" w:leader="dot" w:pos="9350"/>
        </w:tabs>
        <w:rPr>
          <w:noProof/>
        </w:rPr>
      </w:pPr>
      <w:r>
        <w:rPr>
          <w:noProof/>
        </w:rPr>
        <w:t>Sequence Diagrams</w:t>
      </w:r>
      <w:r>
        <w:rPr>
          <w:noProof/>
        </w:rPr>
        <w:tab/>
      </w:r>
      <w:r>
        <w:rPr>
          <w:noProof/>
        </w:rPr>
        <w:t>2, 12</w:t>
      </w:r>
    </w:p>
    <w:p w:rsidR="006C15C1" w:rsidRDefault="006C15C1" w14:paraId="6CB2C003" w14:textId="77777777">
      <w:pPr>
        <w:pStyle w:val="Index1"/>
        <w:tabs>
          <w:tab w:val="right" w:leader="dot" w:pos="9350"/>
        </w:tabs>
        <w:rPr>
          <w:noProof/>
        </w:rPr>
      </w:pPr>
      <w:r>
        <w:rPr>
          <w:noProof/>
        </w:rPr>
        <w:t>Staff</w:t>
      </w:r>
      <w:r>
        <w:rPr>
          <w:noProof/>
        </w:rPr>
        <w:tab/>
      </w:r>
      <w:r>
        <w:rPr>
          <w:noProof/>
        </w:rPr>
        <w:t>2, 8, 9, 10</w:t>
      </w:r>
    </w:p>
    <w:p w:rsidR="006C15C1" w:rsidRDefault="006C15C1" w14:paraId="207D2CB3" w14:textId="77777777">
      <w:pPr>
        <w:pStyle w:val="Index1"/>
        <w:tabs>
          <w:tab w:val="right" w:leader="dot" w:pos="9350"/>
        </w:tabs>
        <w:rPr>
          <w:noProof/>
        </w:rPr>
      </w:pPr>
      <w:r>
        <w:rPr>
          <w:noProof/>
        </w:rPr>
        <w:t>State Machine Diagram</w:t>
      </w:r>
      <w:r>
        <w:rPr>
          <w:noProof/>
        </w:rPr>
        <w:tab/>
      </w:r>
      <w:r>
        <w:rPr>
          <w:noProof/>
        </w:rPr>
        <w:t>2, 15</w:t>
      </w:r>
    </w:p>
    <w:p w:rsidR="006C15C1" w:rsidRDefault="006C15C1" w14:paraId="7D28A15F" w14:textId="77777777">
      <w:pPr>
        <w:pStyle w:val="Index1"/>
        <w:tabs>
          <w:tab w:val="right" w:leader="dot" w:pos="9350"/>
        </w:tabs>
        <w:rPr>
          <w:noProof/>
        </w:rPr>
      </w:pPr>
      <w:r>
        <w:rPr>
          <w:noProof/>
        </w:rPr>
        <w:t>system</w:t>
      </w:r>
      <w:r>
        <w:rPr>
          <w:noProof/>
        </w:rPr>
        <w:tab/>
      </w:r>
      <w:r>
        <w:rPr>
          <w:noProof/>
        </w:rPr>
        <w:t>5, 6, 8, 9, 10, 17</w:t>
      </w:r>
    </w:p>
    <w:p w:rsidR="006C15C1" w:rsidRDefault="006C15C1" w14:paraId="1AC3AB41" w14:textId="77777777">
      <w:pPr>
        <w:pStyle w:val="Index1"/>
        <w:tabs>
          <w:tab w:val="right" w:leader="dot" w:pos="9350"/>
        </w:tabs>
        <w:rPr>
          <w:noProof/>
        </w:rPr>
      </w:pPr>
      <w:r>
        <w:rPr>
          <w:noProof/>
        </w:rPr>
        <w:t>Use Case</w:t>
      </w:r>
      <w:r>
        <w:rPr>
          <w:noProof/>
        </w:rPr>
        <w:tab/>
      </w:r>
      <w:r>
        <w:rPr>
          <w:noProof/>
        </w:rPr>
        <w:t>2, 7, 8, 16</w:t>
      </w:r>
    </w:p>
    <w:p w:rsidR="006C15C1" w:rsidRDefault="006C15C1" w14:paraId="5F8DAC43" w14:textId="77777777">
      <w:pPr>
        <w:pStyle w:val="Index1"/>
        <w:tabs>
          <w:tab w:val="right" w:leader="dot" w:pos="9350"/>
        </w:tabs>
        <w:rPr>
          <w:noProof/>
        </w:rPr>
      </w:pPr>
      <w:r>
        <w:rPr>
          <w:noProof/>
        </w:rPr>
        <w:t>website</w:t>
      </w:r>
      <w:r>
        <w:rPr>
          <w:noProof/>
        </w:rPr>
        <w:tab/>
      </w:r>
      <w:r>
        <w:rPr>
          <w:noProof/>
        </w:rPr>
        <w:t>8, 10, 17</w:t>
      </w:r>
    </w:p>
    <w:p w:rsidR="006C15C1" w:rsidP="008C3326" w:rsidRDefault="006C15C1" w14:paraId="49E59C99" w14:textId="08B5755F">
      <w:pPr>
        <w:rPr>
          <w:noProof/>
        </w:rPr>
        <w:sectPr w:rsidR="006C15C1" w:rsidSect="006C15C1">
          <w:type w:val="continuous"/>
          <w:pgSz w:w="12240" w:h="15840" w:orient="portrait" w:code="1"/>
          <w:pgMar w:top="1440" w:right="1440" w:bottom="1440" w:left="1440" w:header="720" w:footer="720" w:gutter="0"/>
          <w:cols w:space="720"/>
          <w:titlePg/>
          <w:docGrid w:linePitch="299"/>
        </w:sectPr>
      </w:pPr>
    </w:p>
    <w:p w:rsidRPr="008C3326" w:rsidR="008C3326" w:rsidP="008C3326" w:rsidRDefault="006C15C1" w14:paraId="72DE08AF" w14:textId="1333EBB1">
      <w:r>
        <w:fldChar w:fldCharType="end"/>
      </w:r>
    </w:p>
    <w:p w:rsidR="009670DE" w:rsidRDefault="009670DE" w14:paraId="0ED64584" w14:textId="77777777">
      <w:pPr>
        <w:rPr>
          <w:color w:val="4BACC6" w:themeColor="accent1"/>
          <w:sz w:val="44"/>
          <w:szCs w:val="40"/>
        </w:rPr>
      </w:pPr>
      <w:r>
        <w:br w:type="page"/>
      </w:r>
    </w:p>
    <w:p w:rsidRPr="006423FC" w:rsidR="006423FC" w:rsidP="006423FC" w:rsidRDefault="00301CCF" w14:paraId="745A0288" w14:textId="042EB4AF">
      <w:pPr>
        <w:pStyle w:val="Heading1"/>
      </w:pPr>
      <w:bookmarkStart w:name="_Toc63016103" w:id="203"/>
      <w:commentRangeStart w:id="204"/>
      <w:commentRangeStart w:id="205"/>
      <w:r>
        <w:lastRenderedPageBreak/>
        <w:t>App</w:t>
      </w:r>
      <w:r w:rsidR="00763D10">
        <w:t>endix A: Data Dictionary</w:t>
      </w:r>
      <w:commentRangeEnd w:id="204"/>
      <w:r w:rsidR="002B7D7E">
        <w:rPr>
          <w:rStyle w:val="CommentReference"/>
          <w:color w:val="auto"/>
        </w:rPr>
        <w:commentReference w:id="204"/>
      </w:r>
      <w:commentRangeEnd w:id="205"/>
      <w:r w:rsidR="005906AA">
        <w:rPr>
          <w:rStyle w:val="CommentReference"/>
          <w:color w:val="auto"/>
        </w:rPr>
        <w:commentReference w:id="205"/>
      </w:r>
      <w:bookmarkEnd w:id="203"/>
    </w:p>
    <w:p w:rsidR="00B91D28" w:rsidP="00B91D28" w:rsidRDefault="00B91D28" w14:paraId="311D1162" w14:textId="14B3BD8B">
      <w:pPr>
        <w:pStyle w:val="Heading2"/>
      </w:pPr>
      <w:bookmarkStart w:name="_Toc63016104" w:id="206"/>
      <w:r>
        <w:t>Appointment</w:t>
      </w:r>
      <w:bookmarkEnd w:id="206"/>
    </w:p>
    <w:tbl>
      <w:tblPr>
        <w:tblW w:w="0" w:type="auto"/>
        <w:tblLook w:val="04A0" w:firstRow="1" w:lastRow="0" w:firstColumn="1" w:lastColumn="0" w:noHBand="0" w:noVBand="1"/>
      </w:tblPr>
      <w:tblGrid>
        <w:gridCol w:w="3116"/>
        <w:gridCol w:w="3117"/>
        <w:gridCol w:w="3117"/>
      </w:tblGrid>
      <w:tr w:rsidR="00B91D28" w:rsidTr="00AA7245" w14:paraId="5FCC13CE" w14:textId="77777777">
        <w:tc>
          <w:tcPr>
            <w:tcW w:w="3116" w:type="dxa"/>
          </w:tcPr>
          <w:p w:rsidRPr="00DE5E90" w:rsidR="00B91D28" w:rsidP="00A9310B" w:rsidRDefault="00B91D28" w14:paraId="4330B671" w14:textId="77777777">
            <w:pPr>
              <w:rPr>
                <w:b/>
                <w:bCs/>
              </w:rPr>
            </w:pPr>
            <w:r>
              <w:rPr>
                <w:b/>
                <w:bCs/>
              </w:rPr>
              <w:t>Field/Method</w:t>
            </w:r>
          </w:p>
        </w:tc>
        <w:tc>
          <w:tcPr>
            <w:tcW w:w="3117" w:type="dxa"/>
          </w:tcPr>
          <w:p w:rsidRPr="00DE5E90" w:rsidR="00B91D28" w:rsidP="00A9310B" w:rsidRDefault="00B91D28" w14:paraId="3ED3DEB9" w14:textId="77777777">
            <w:pPr>
              <w:rPr>
                <w:b/>
                <w:bCs/>
              </w:rPr>
            </w:pPr>
            <w:r>
              <w:rPr>
                <w:b/>
                <w:bCs/>
              </w:rPr>
              <w:t>Parameters (if apply)</w:t>
            </w:r>
          </w:p>
        </w:tc>
        <w:tc>
          <w:tcPr>
            <w:tcW w:w="3117" w:type="dxa"/>
          </w:tcPr>
          <w:p w:rsidRPr="00DE5E90" w:rsidR="00B91D28" w:rsidP="00A9310B" w:rsidRDefault="00B91D28" w14:paraId="61143898" w14:textId="77777777">
            <w:pPr>
              <w:rPr>
                <w:b/>
                <w:bCs/>
              </w:rPr>
            </w:pPr>
            <w:r>
              <w:rPr>
                <w:b/>
                <w:bCs/>
              </w:rPr>
              <w:t>Description</w:t>
            </w:r>
          </w:p>
        </w:tc>
      </w:tr>
      <w:tr w:rsidR="00B91D28" w:rsidTr="00AA7245" w14:paraId="36BC03AD" w14:textId="77777777">
        <w:tc>
          <w:tcPr>
            <w:tcW w:w="3116" w:type="dxa"/>
          </w:tcPr>
          <w:p w:rsidRPr="001D3DE8" w:rsidR="00B91D28" w:rsidP="00A9310B" w:rsidRDefault="0095364F" w14:paraId="3320B7F4" w14:textId="010E0D19">
            <w:r>
              <w:t>appointmentID: int</w:t>
            </w:r>
          </w:p>
        </w:tc>
        <w:tc>
          <w:tcPr>
            <w:tcW w:w="3117" w:type="dxa"/>
          </w:tcPr>
          <w:p w:rsidR="00B91D28" w:rsidP="00A9310B" w:rsidRDefault="00B91D28" w14:paraId="093DD79F" w14:textId="77777777">
            <w:pPr>
              <w:rPr>
                <w:b/>
                <w:bCs/>
              </w:rPr>
            </w:pPr>
          </w:p>
        </w:tc>
        <w:tc>
          <w:tcPr>
            <w:tcW w:w="3117" w:type="dxa"/>
          </w:tcPr>
          <w:p w:rsidRPr="001D3DE8" w:rsidR="00B91D28" w:rsidP="00A9310B" w:rsidRDefault="0095364F" w14:paraId="2485A948" w14:textId="04591B88">
            <w:r>
              <w:t>The appointment ID. Cannot be null.</w:t>
            </w:r>
          </w:p>
        </w:tc>
      </w:tr>
      <w:tr w:rsidR="0095364F" w:rsidTr="00AA7245" w14:paraId="186CC4A8" w14:textId="77777777">
        <w:tc>
          <w:tcPr>
            <w:tcW w:w="3116" w:type="dxa"/>
          </w:tcPr>
          <w:p w:rsidR="0095364F" w:rsidP="00A9310B" w:rsidRDefault="0095364F" w14:paraId="12C8B2E8" w14:textId="499BE3B2">
            <w:r>
              <w:t>Client: ClientAccount</w:t>
            </w:r>
          </w:p>
        </w:tc>
        <w:tc>
          <w:tcPr>
            <w:tcW w:w="3117" w:type="dxa"/>
          </w:tcPr>
          <w:p w:rsidR="0095364F" w:rsidP="00A9310B" w:rsidRDefault="0095364F" w14:paraId="38843085" w14:textId="77777777">
            <w:pPr>
              <w:rPr>
                <w:b/>
                <w:bCs/>
              </w:rPr>
            </w:pPr>
          </w:p>
        </w:tc>
        <w:tc>
          <w:tcPr>
            <w:tcW w:w="3117" w:type="dxa"/>
          </w:tcPr>
          <w:p w:rsidR="0095364F" w:rsidP="00A9310B" w:rsidRDefault="0095364F" w14:paraId="424627AC" w14:textId="1907BC8F">
            <w:r>
              <w:t>The client associated with the appointment. Cannot be null.</w:t>
            </w:r>
          </w:p>
        </w:tc>
      </w:tr>
      <w:tr w:rsidR="0095364F" w:rsidTr="00AA7245" w14:paraId="42666BB9" w14:textId="77777777">
        <w:tc>
          <w:tcPr>
            <w:tcW w:w="3116" w:type="dxa"/>
          </w:tcPr>
          <w:p w:rsidR="0095364F" w:rsidP="00A9310B" w:rsidRDefault="0095364F" w14:paraId="39E935C6" w14:textId="27AAA2AB">
            <w:r>
              <w:t>time: scheduleBlock</w:t>
            </w:r>
          </w:p>
        </w:tc>
        <w:tc>
          <w:tcPr>
            <w:tcW w:w="3117" w:type="dxa"/>
          </w:tcPr>
          <w:p w:rsidR="0095364F" w:rsidP="00A9310B" w:rsidRDefault="0095364F" w14:paraId="42C0AD4B" w14:textId="77777777">
            <w:pPr>
              <w:rPr>
                <w:b/>
                <w:bCs/>
              </w:rPr>
            </w:pPr>
          </w:p>
        </w:tc>
        <w:tc>
          <w:tcPr>
            <w:tcW w:w="3117" w:type="dxa"/>
          </w:tcPr>
          <w:p w:rsidR="0095364F" w:rsidP="00A9310B" w:rsidRDefault="0095364F" w14:paraId="74C4F135" w14:textId="1A487B22">
            <w:r>
              <w:t>Cannot be null. A time represented by ScheduleBlock.</w:t>
            </w:r>
          </w:p>
        </w:tc>
      </w:tr>
      <w:tr w:rsidR="0095364F" w:rsidTr="00AA7245" w14:paraId="08BA8BBE" w14:textId="77777777">
        <w:tc>
          <w:tcPr>
            <w:tcW w:w="3116" w:type="dxa"/>
          </w:tcPr>
          <w:p w:rsidR="0095364F" w:rsidP="00A9310B" w:rsidRDefault="00887BB4" w14:paraId="1966F807" w14:textId="32E5C147">
            <w:r>
              <w:t>Service: Service</w:t>
            </w:r>
          </w:p>
        </w:tc>
        <w:tc>
          <w:tcPr>
            <w:tcW w:w="3117" w:type="dxa"/>
          </w:tcPr>
          <w:p w:rsidR="0095364F" w:rsidP="00A9310B" w:rsidRDefault="0095364F" w14:paraId="1E45F638" w14:textId="77777777">
            <w:pPr>
              <w:rPr>
                <w:b/>
                <w:bCs/>
              </w:rPr>
            </w:pPr>
          </w:p>
        </w:tc>
        <w:tc>
          <w:tcPr>
            <w:tcW w:w="3117" w:type="dxa"/>
          </w:tcPr>
          <w:p w:rsidR="0095364F" w:rsidP="00A9310B" w:rsidRDefault="00887BB4" w14:paraId="7D03755E" w14:textId="38319E53">
            <w:r>
              <w:t>The Service which is associated with appointment.</w:t>
            </w:r>
          </w:p>
        </w:tc>
      </w:tr>
      <w:tr w:rsidR="00887BB4" w:rsidTr="00AA7245" w14:paraId="31830CA8" w14:textId="77777777">
        <w:tc>
          <w:tcPr>
            <w:tcW w:w="3116" w:type="dxa"/>
          </w:tcPr>
          <w:p w:rsidR="00887BB4" w:rsidP="00A9310B" w:rsidRDefault="00887BB4" w14:paraId="2910059C" w14:textId="11CC4C4A">
            <w:r>
              <w:t>Staff: StaffAccount</w:t>
            </w:r>
          </w:p>
        </w:tc>
        <w:tc>
          <w:tcPr>
            <w:tcW w:w="3117" w:type="dxa"/>
          </w:tcPr>
          <w:p w:rsidR="00887BB4" w:rsidP="00A9310B" w:rsidRDefault="00887BB4" w14:paraId="66B3F0D6" w14:textId="77777777">
            <w:pPr>
              <w:rPr>
                <w:b/>
                <w:bCs/>
              </w:rPr>
            </w:pPr>
          </w:p>
        </w:tc>
        <w:tc>
          <w:tcPr>
            <w:tcW w:w="3117" w:type="dxa"/>
          </w:tcPr>
          <w:p w:rsidR="00887BB4" w:rsidP="00A9310B" w:rsidRDefault="00F7619B" w14:paraId="202B204E" w14:textId="4C89E0ED">
            <w:r>
              <w:t>The staff who is responsible for handling the appointment.</w:t>
            </w:r>
          </w:p>
        </w:tc>
      </w:tr>
    </w:tbl>
    <w:p w:rsidR="008A71CD" w:rsidP="008A71CD" w:rsidRDefault="008A71CD" w14:paraId="119CDE5F" w14:textId="34101897">
      <w:pPr>
        <w:pStyle w:val="Heading2"/>
      </w:pPr>
      <w:bookmarkStart w:name="_Toc63016105" w:id="207"/>
      <w:r>
        <w:t>Service</w:t>
      </w:r>
      <w:bookmarkEnd w:id="207"/>
    </w:p>
    <w:tbl>
      <w:tblPr>
        <w:tblW w:w="0" w:type="auto"/>
        <w:tblLook w:val="04A0" w:firstRow="1" w:lastRow="0" w:firstColumn="1" w:lastColumn="0" w:noHBand="0" w:noVBand="1"/>
      </w:tblPr>
      <w:tblGrid>
        <w:gridCol w:w="3116"/>
        <w:gridCol w:w="3117"/>
        <w:gridCol w:w="3117"/>
      </w:tblGrid>
      <w:tr w:rsidR="008A71CD" w:rsidTr="00AA7245" w14:paraId="539CB12C" w14:textId="77777777">
        <w:tc>
          <w:tcPr>
            <w:tcW w:w="3116" w:type="dxa"/>
          </w:tcPr>
          <w:p w:rsidRPr="00DE5E90" w:rsidR="008A71CD" w:rsidP="00A9310B" w:rsidRDefault="008A71CD" w14:paraId="4A0BA1AD" w14:textId="77777777">
            <w:pPr>
              <w:rPr>
                <w:b/>
                <w:bCs/>
              </w:rPr>
            </w:pPr>
            <w:r>
              <w:rPr>
                <w:b/>
                <w:bCs/>
              </w:rPr>
              <w:t>Field/Method</w:t>
            </w:r>
          </w:p>
        </w:tc>
        <w:tc>
          <w:tcPr>
            <w:tcW w:w="3117" w:type="dxa"/>
          </w:tcPr>
          <w:p w:rsidRPr="00DE5E90" w:rsidR="008A71CD" w:rsidP="00A9310B" w:rsidRDefault="008A71CD" w14:paraId="3B464868" w14:textId="77777777">
            <w:pPr>
              <w:rPr>
                <w:b/>
                <w:bCs/>
              </w:rPr>
            </w:pPr>
            <w:r>
              <w:rPr>
                <w:b/>
                <w:bCs/>
              </w:rPr>
              <w:t>Parameters (if apply)</w:t>
            </w:r>
          </w:p>
        </w:tc>
        <w:tc>
          <w:tcPr>
            <w:tcW w:w="3117" w:type="dxa"/>
          </w:tcPr>
          <w:p w:rsidRPr="00DE5E90" w:rsidR="008A71CD" w:rsidP="00A9310B" w:rsidRDefault="008A71CD" w14:paraId="1254A077" w14:textId="77777777">
            <w:pPr>
              <w:rPr>
                <w:b/>
                <w:bCs/>
              </w:rPr>
            </w:pPr>
            <w:r>
              <w:rPr>
                <w:b/>
                <w:bCs/>
              </w:rPr>
              <w:t>Description</w:t>
            </w:r>
          </w:p>
        </w:tc>
      </w:tr>
      <w:tr w:rsidR="008A71CD" w:rsidTr="00AA7245" w14:paraId="4139EE2A" w14:textId="77777777">
        <w:tc>
          <w:tcPr>
            <w:tcW w:w="3116" w:type="dxa"/>
          </w:tcPr>
          <w:p w:rsidRPr="001D3DE8" w:rsidR="008A71CD" w:rsidP="00A9310B" w:rsidRDefault="008A71CD" w14:paraId="3D45CAD0" w14:textId="19B42295">
            <w:r>
              <w:t>serviced: int</w:t>
            </w:r>
          </w:p>
        </w:tc>
        <w:tc>
          <w:tcPr>
            <w:tcW w:w="3117" w:type="dxa"/>
          </w:tcPr>
          <w:p w:rsidR="008A71CD" w:rsidP="00A9310B" w:rsidRDefault="008A71CD" w14:paraId="398261A2" w14:textId="77777777">
            <w:pPr>
              <w:rPr>
                <w:b/>
                <w:bCs/>
              </w:rPr>
            </w:pPr>
          </w:p>
        </w:tc>
        <w:tc>
          <w:tcPr>
            <w:tcW w:w="3117" w:type="dxa"/>
          </w:tcPr>
          <w:p w:rsidRPr="001D3DE8" w:rsidR="008A71CD" w:rsidP="00A9310B" w:rsidRDefault="008A71CD" w14:paraId="59E8560C" w14:textId="3DDB3E1D">
            <w:r>
              <w:t>The ID for the service. Cannot be null.</w:t>
            </w:r>
          </w:p>
        </w:tc>
      </w:tr>
      <w:tr w:rsidR="008A71CD" w:rsidTr="00AA7245" w14:paraId="4C857788" w14:textId="77777777">
        <w:tc>
          <w:tcPr>
            <w:tcW w:w="3116" w:type="dxa"/>
          </w:tcPr>
          <w:p w:rsidR="008A71CD" w:rsidP="00A9310B" w:rsidRDefault="008A71CD" w14:paraId="53A5AF0D" w14:textId="28E8E6E8">
            <w:r>
              <w:t>service</w:t>
            </w:r>
            <w:r w:rsidR="000271D0">
              <w:t>Name: String</w:t>
            </w:r>
          </w:p>
        </w:tc>
        <w:tc>
          <w:tcPr>
            <w:tcW w:w="3117" w:type="dxa"/>
          </w:tcPr>
          <w:p w:rsidR="008A71CD" w:rsidP="00A9310B" w:rsidRDefault="008A71CD" w14:paraId="16396602" w14:textId="77777777">
            <w:pPr>
              <w:rPr>
                <w:b/>
                <w:bCs/>
              </w:rPr>
            </w:pPr>
          </w:p>
        </w:tc>
        <w:tc>
          <w:tcPr>
            <w:tcW w:w="3117" w:type="dxa"/>
          </w:tcPr>
          <w:p w:rsidR="008A71CD" w:rsidP="00A9310B" w:rsidRDefault="000271D0" w14:paraId="330B1DDD" w14:textId="08810A4D">
            <w:r>
              <w:t>The string representing the service name. Cannot be null.</w:t>
            </w:r>
          </w:p>
        </w:tc>
      </w:tr>
      <w:tr w:rsidR="000271D0" w:rsidTr="00AA7245" w14:paraId="14279EB7" w14:textId="77777777">
        <w:tc>
          <w:tcPr>
            <w:tcW w:w="3116" w:type="dxa"/>
          </w:tcPr>
          <w:p w:rsidR="000271D0" w:rsidP="00A9310B" w:rsidRDefault="000271D0" w14:paraId="23DD7B69" w14:textId="038F2DAC">
            <w:r>
              <w:t>Description: String</w:t>
            </w:r>
          </w:p>
        </w:tc>
        <w:tc>
          <w:tcPr>
            <w:tcW w:w="3117" w:type="dxa"/>
          </w:tcPr>
          <w:p w:rsidR="000271D0" w:rsidP="00A9310B" w:rsidRDefault="000271D0" w14:paraId="02D435ED" w14:textId="77777777">
            <w:pPr>
              <w:rPr>
                <w:b/>
                <w:bCs/>
              </w:rPr>
            </w:pPr>
          </w:p>
        </w:tc>
        <w:tc>
          <w:tcPr>
            <w:tcW w:w="3117" w:type="dxa"/>
          </w:tcPr>
          <w:p w:rsidR="000271D0" w:rsidP="00A9310B" w:rsidRDefault="000271D0" w14:paraId="22258337" w14:textId="0CCC3E0B">
            <w:r>
              <w:t>The description of the service. Cannot be null.</w:t>
            </w:r>
          </w:p>
        </w:tc>
      </w:tr>
      <w:tr w:rsidR="000271D0" w:rsidTr="00AA7245" w14:paraId="37BE554E" w14:textId="77777777">
        <w:tc>
          <w:tcPr>
            <w:tcW w:w="3116" w:type="dxa"/>
          </w:tcPr>
          <w:p w:rsidR="000271D0" w:rsidP="00A9310B" w:rsidRDefault="00D83723" w14:paraId="31A69E83" w14:textId="1B60873A">
            <w:r>
              <w:t>basePrice: double</w:t>
            </w:r>
          </w:p>
        </w:tc>
        <w:tc>
          <w:tcPr>
            <w:tcW w:w="3117" w:type="dxa"/>
          </w:tcPr>
          <w:p w:rsidR="000271D0" w:rsidP="00A9310B" w:rsidRDefault="000271D0" w14:paraId="601BE0E8" w14:textId="77777777">
            <w:pPr>
              <w:rPr>
                <w:b/>
                <w:bCs/>
              </w:rPr>
            </w:pPr>
          </w:p>
        </w:tc>
        <w:tc>
          <w:tcPr>
            <w:tcW w:w="3117" w:type="dxa"/>
          </w:tcPr>
          <w:p w:rsidR="000271D0" w:rsidP="00A9310B" w:rsidRDefault="00D83723" w14:paraId="2890028B" w14:textId="3C786C17">
            <w:r>
              <w:t>The base price of the service. Cannot be null and &gt; 0.00.</w:t>
            </w:r>
          </w:p>
        </w:tc>
      </w:tr>
      <w:tr w:rsidR="00D83723" w:rsidTr="00AA7245" w14:paraId="55079E22" w14:textId="77777777">
        <w:tc>
          <w:tcPr>
            <w:tcW w:w="3116" w:type="dxa"/>
          </w:tcPr>
          <w:p w:rsidR="00D83723" w:rsidP="00A9310B" w:rsidRDefault="00D83723" w14:paraId="6F3472BD" w14:textId="093436AF">
            <w:r>
              <w:t>numOfAnimals: int</w:t>
            </w:r>
          </w:p>
        </w:tc>
        <w:tc>
          <w:tcPr>
            <w:tcW w:w="3117" w:type="dxa"/>
          </w:tcPr>
          <w:p w:rsidR="00D83723" w:rsidP="00A9310B" w:rsidRDefault="00D83723" w14:paraId="4A22B2AC" w14:textId="77777777">
            <w:pPr>
              <w:rPr>
                <w:b/>
                <w:bCs/>
              </w:rPr>
            </w:pPr>
          </w:p>
        </w:tc>
        <w:tc>
          <w:tcPr>
            <w:tcW w:w="3117" w:type="dxa"/>
          </w:tcPr>
          <w:p w:rsidR="00D83723" w:rsidP="00A9310B" w:rsidRDefault="00D83723" w14:paraId="302D4D9F" w14:textId="2F84C23C">
            <w:r>
              <w:t xml:space="preserve">The number of animals. </w:t>
            </w:r>
            <w:r w:rsidR="000972A4">
              <w:t>Cannot be null and must be &gt; 0.</w:t>
            </w:r>
          </w:p>
        </w:tc>
      </w:tr>
      <w:tr w:rsidR="000972A4" w:rsidTr="00AA7245" w14:paraId="581938F1" w14:textId="77777777">
        <w:tc>
          <w:tcPr>
            <w:tcW w:w="3116" w:type="dxa"/>
          </w:tcPr>
          <w:p w:rsidR="000972A4" w:rsidP="00A9310B" w:rsidRDefault="000972A4" w14:paraId="125921FB" w14:textId="129752CC">
            <w:r>
              <w:t>requiredQualificationID: int</w:t>
            </w:r>
          </w:p>
        </w:tc>
        <w:tc>
          <w:tcPr>
            <w:tcW w:w="3117" w:type="dxa"/>
          </w:tcPr>
          <w:p w:rsidR="000972A4" w:rsidP="00A9310B" w:rsidRDefault="000972A4" w14:paraId="00794F76" w14:textId="77777777">
            <w:pPr>
              <w:rPr>
                <w:b/>
                <w:bCs/>
              </w:rPr>
            </w:pPr>
          </w:p>
        </w:tc>
        <w:tc>
          <w:tcPr>
            <w:tcW w:w="3117" w:type="dxa"/>
          </w:tcPr>
          <w:p w:rsidR="000972A4" w:rsidP="00A9310B" w:rsidRDefault="000972A4" w14:paraId="48EA1AF6" w14:textId="25931327">
            <w:r>
              <w:t>The required qualifications represented by ID. Cannot be null</w:t>
            </w:r>
            <w:r w:rsidR="003826C2">
              <w:t>.</w:t>
            </w:r>
          </w:p>
        </w:tc>
      </w:tr>
    </w:tbl>
    <w:p w:rsidR="008868F2" w:rsidP="008868F2" w:rsidRDefault="008868F2" w14:paraId="6864DA4D" w14:textId="71247963">
      <w:pPr>
        <w:pStyle w:val="Heading2"/>
      </w:pPr>
      <w:bookmarkStart w:name="_Toc63016106" w:id="208"/>
      <w:r>
        <w:t>Discount</w:t>
      </w:r>
      <w:bookmarkEnd w:id="208"/>
    </w:p>
    <w:tbl>
      <w:tblPr>
        <w:tblW w:w="0" w:type="auto"/>
        <w:tblLook w:val="04A0" w:firstRow="1" w:lastRow="0" w:firstColumn="1" w:lastColumn="0" w:noHBand="0" w:noVBand="1"/>
      </w:tblPr>
      <w:tblGrid>
        <w:gridCol w:w="3116"/>
        <w:gridCol w:w="3117"/>
        <w:gridCol w:w="3117"/>
      </w:tblGrid>
      <w:tr w:rsidR="008868F2" w:rsidTr="00AA7245" w14:paraId="597FD2BE" w14:textId="77777777">
        <w:tc>
          <w:tcPr>
            <w:tcW w:w="3116" w:type="dxa"/>
          </w:tcPr>
          <w:p w:rsidRPr="00DE5E90" w:rsidR="008868F2" w:rsidP="00A9310B" w:rsidRDefault="008868F2" w14:paraId="0017B210" w14:textId="77777777">
            <w:pPr>
              <w:rPr>
                <w:b/>
                <w:bCs/>
              </w:rPr>
            </w:pPr>
            <w:r>
              <w:rPr>
                <w:b/>
                <w:bCs/>
              </w:rPr>
              <w:t>Field/Method</w:t>
            </w:r>
          </w:p>
        </w:tc>
        <w:tc>
          <w:tcPr>
            <w:tcW w:w="3117" w:type="dxa"/>
          </w:tcPr>
          <w:p w:rsidRPr="00DE5E90" w:rsidR="008868F2" w:rsidP="00A9310B" w:rsidRDefault="008868F2" w14:paraId="2816CD7B" w14:textId="77777777">
            <w:pPr>
              <w:rPr>
                <w:b/>
                <w:bCs/>
              </w:rPr>
            </w:pPr>
            <w:r>
              <w:rPr>
                <w:b/>
                <w:bCs/>
              </w:rPr>
              <w:t>Parameters (if apply)</w:t>
            </w:r>
          </w:p>
        </w:tc>
        <w:tc>
          <w:tcPr>
            <w:tcW w:w="3117" w:type="dxa"/>
          </w:tcPr>
          <w:p w:rsidRPr="00DE5E90" w:rsidR="008868F2" w:rsidP="00A9310B" w:rsidRDefault="008868F2" w14:paraId="0DD5ADF9" w14:textId="77777777">
            <w:pPr>
              <w:rPr>
                <w:b/>
                <w:bCs/>
              </w:rPr>
            </w:pPr>
            <w:r>
              <w:rPr>
                <w:b/>
                <w:bCs/>
              </w:rPr>
              <w:t>Description</w:t>
            </w:r>
          </w:p>
        </w:tc>
      </w:tr>
      <w:tr w:rsidR="008868F2" w:rsidTr="00AA7245" w14:paraId="1B896CA3" w14:textId="77777777">
        <w:tc>
          <w:tcPr>
            <w:tcW w:w="3116" w:type="dxa"/>
          </w:tcPr>
          <w:p w:rsidRPr="001D3DE8" w:rsidR="008868F2" w:rsidP="00A9310B" w:rsidRDefault="00156780" w14:paraId="17C4A016" w14:textId="4192A731">
            <w:r>
              <w:t>discountID: int</w:t>
            </w:r>
          </w:p>
        </w:tc>
        <w:tc>
          <w:tcPr>
            <w:tcW w:w="3117" w:type="dxa"/>
          </w:tcPr>
          <w:p w:rsidR="008868F2" w:rsidP="00A9310B" w:rsidRDefault="008868F2" w14:paraId="6D3E3665" w14:textId="77777777">
            <w:pPr>
              <w:rPr>
                <w:b/>
                <w:bCs/>
              </w:rPr>
            </w:pPr>
          </w:p>
        </w:tc>
        <w:tc>
          <w:tcPr>
            <w:tcW w:w="3117" w:type="dxa"/>
          </w:tcPr>
          <w:p w:rsidRPr="001D3DE8" w:rsidR="008868F2" w:rsidP="00A9310B" w:rsidRDefault="00156780" w14:paraId="06B9A8B2" w14:textId="5DB0C0ED">
            <w:r>
              <w:t>The discount ID. Cannot be null.</w:t>
            </w:r>
          </w:p>
        </w:tc>
      </w:tr>
      <w:tr w:rsidR="00156780" w:rsidTr="00AA7245" w14:paraId="02A161C0" w14:textId="77777777">
        <w:tc>
          <w:tcPr>
            <w:tcW w:w="3116" w:type="dxa"/>
          </w:tcPr>
          <w:p w:rsidR="00156780" w:rsidP="00A9310B" w:rsidRDefault="00156780" w14:paraId="2F3EB447" w14:textId="77E357DA">
            <w:r>
              <w:t>service</w:t>
            </w:r>
            <w:r w:rsidR="008B1432">
              <w:t>I</w:t>
            </w:r>
            <w:r>
              <w:t>d: int</w:t>
            </w:r>
          </w:p>
        </w:tc>
        <w:tc>
          <w:tcPr>
            <w:tcW w:w="3117" w:type="dxa"/>
          </w:tcPr>
          <w:p w:rsidR="00156780" w:rsidP="00A9310B" w:rsidRDefault="00156780" w14:paraId="1396CF5A" w14:textId="77777777">
            <w:pPr>
              <w:rPr>
                <w:b/>
                <w:bCs/>
              </w:rPr>
            </w:pPr>
          </w:p>
        </w:tc>
        <w:tc>
          <w:tcPr>
            <w:tcW w:w="3117" w:type="dxa"/>
          </w:tcPr>
          <w:p w:rsidR="00156780" w:rsidP="00A9310B" w:rsidRDefault="008B1432" w14:paraId="1B9D7515" w14:textId="2D4A2B75">
            <w:r>
              <w:t>The service ID. Cannot be null.</w:t>
            </w:r>
          </w:p>
        </w:tc>
      </w:tr>
      <w:tr w:rsidR="008B1432" w:rsidTr="00AA7245" w14:paraId="455C7735" w14:textId="77777777">
        <w:tc>
          <w:tcPr>
            <w:tcW w:w="3116" w:type="dxa"/>
          </w:tcPr>
          <w:p w:rsidR="008B1432" w:rsidP="00A9310B" w:rsidRDefault="008B1432" w14:paraId="706D8309" w14:textId="7211D59F">
            <w:r>
              <w:lastRenderedPageBreak/>
              <w:t>promoID: int</w:t>
            </w:r>
          </w:p>
        </w:tc>
        <w:tc>
          <w:tcPr>
            <w:tcW w:w="3117" w:type="dxa"/>
          </w:tcPr>
          <w:p w:rsidR="008B1432" w:rsidP="00A9310B" w:rsidRDefault="008B1432" w14:paraId="3448DE57" w14:textId="77777777">
            <w:pPr>
              <w:rPr>
                <w:b/>
                <w:bCs/>
              </w:rPr>
            </w:pPr>
          </w:p>
        </w:tc>
        <w:tc>
          <w:tcPr>
            <w:tcW w:w="3117" w:type="dxa"/>
          </w:tcPr>
          <w:p w:rsidR="008B1432" w:rsidP="00A9310B" w:rsidRDefault="008B1432" w14:paraId="6A868300" w14:textId="6D70018B">
            <w:r>
              <w:t xml:space="preserve">Cannot be null. ID for Promotion. </w:t>
            </w:r>
          </w:p>
        </w:tc>
      </w:tr>
      <w:tr w:rsidR="008B1432" w:rsidTr="00AA7245" w14:paraId="34B3A752" w14:textId="77777777">
        <w:tc>
          <w:tcPr>
            <w:tcW w:w="3116" w:type="dxa"/>
          </w:tcPr>
          <w:p w:rsidR="008B1432" w:rsidP="00A9310B" w:rsidRDefault="008B1432" w14:paraId="2393DE2A" w14:textId="199D7A48">
            <w:r>
              <w:t>Discount: double</w:t>
            </w:r>
          </w:p>
        </w:tc>
        <w:tc>
          <w:tcPr>
            <w:tcW w:w="3117" w:type="dxa"/>
          </w:tcPr>
          <w:p w:rsidR="008B1432" w:rsidP="00A9310B" w:rsidRDefault="008B1432" w14:paraId="7ABEA5A1" w14:textId="77777777">
            <w:pPr>
              <w:rPr>
                <w:b/>
                <w:bCs/>
              </w:rPr>
            </w:pPr>
          </w:p>
        </w:tc>
        <w:tc>
          <w:tcPr>
            <w:tcW w:w="3117" w:type="dxa"/>
          </w:tcPr>
          <w:p w:rsidR="008B1432" w:rsidP="00A9310B" w:rsidRDefault="008B1432" w14:paraId="7EE5106A" w14:textId="7ECBAFC6">
            <w:r>
              <w:t xml:space="preserve">The amount of </w:t>
            </w:r>
            <w:r w:rsidR="003B2F30">
              <w:t>a service that would be discounted. Cannot be &lt; 0.</w:t>
            </w:r>
          </w:p>
        </w:tc>
      </w:tr>
      <w:tr w:rsidR="003B2F30" w:rsidTr="00AA7245" w14:paraId="7EB70A33" w14:textId="77777777">
        <w:tc>
          <w:tcPr>
            <w:tcW w:w="3116" w:type="dxa"/>
          </w:tcPr>
          <w:p w:rsidR="003B2F30" w:rsidP="00A9310B" w:rsidRDefault="003B2F30" w14:paraId="29BDE950" w14:textId="5437CA05">
            <w:r>
              <w:t>discountType: char</w:t>
            </w:r>
          </w:p>
        </w:tc>
        <w:tc>
          <w:tcPr>
            <w:tcW w:w="3117" w:type="dxa"/>
          </w:tcPr>
          <w:p w:rsidR="003B2F30" w:rsidP="00A9310B" w:rsidRDefault="003B2F30" w14:paraId="75AC675E" w14:textId="77777777">
            <w:pPr>
              <w:rPr>
                <w:b/>
                <w:bCs/>
              </w:rPr>
            </w:pPr>
          </w:p>
        </w:tc>
        <w:tc>
          <w:tcPr>
            <w:tcW w:w="3117" w:type="dxa"/>
          </w:tcPr>
          <w:p w:rsidR="003B2F30" w:rsidP="00A9310B" w:rsidRDefault="003B2F30" w14:paraId="72068206" w14:textId="28D280F0">
            <w:r>
              <w:t>The discount type represented by char.</w:t>
            </w:r>
          </w:p>
        </w:tc>
      </w:tr>
    </w:tbl>
    <w:p w:rsidR="00B911EE" w:rsidP="00B911EE" w:rsidRDefault="00B911EE" w14:paraId="1708B6AF" w14:textId="332E1B8B">
      <w:pPr>
        <w:pStyle w:val="Heading2"/>
      </w:pPr>
      <w:bookmarkStart w:name="_Toc63016107" w:id="209"/>
      <w:r>
        <w:t>Promotion</w:t>
      </w:r>
      <w:bookmarkEnd w:id="209"/>
    </w:p>
    <w:tbl>
      <w:tblPr>
        <w:tblW w:w="0" w:type="auto"/>
        <w:tblLook w:val="04A0" w:firstRow="1" w:lastRow="0" w:firstColumn="1" w:lastColumn="0" w:noHBand="0" w:noVBand="1"/>
      </w:tblPr>
      <w:tblGrid>
        <w:gridCol w:w="3116"/>
        <w:gridCol w:w="3117"/>
        <w:gridCol w:w="3117"/>
      </w:tblGrid>
      <w:tr w:rsidR="00B911EE" w:rsidTr="00AA7245" w14:paraId="2D3C1055" w14:textId="77777777">
        <w:tc>
          <w:tcPr>
            <w:tcW w:w="3116" w:type="dxa"/>
          </w:tcPr>
          <w:p w:rsidRPr="00DE5E90" w:rsidR="00B911EE" w:rsidP="00A9310B" w:rsidRDefault="00B911EE" w14:paraId="44550D13" w14:textId="77777777">
            <w:pPr>
              <w:rPr>
                <w:b/>
                <w:bCs/>
              </w:rPr>
            </w:pPr>
            <w:r>
              <w:rPr>
                <w:b/>
                <w:bCs/>
              </w:rPr>
              <w:t>Field/Method</w:t>
            </w:r>
          </w:p>
        </w:tc>
        <w:tc>
          <w:tcPr>
            <w:tcW w:w="3117" w:type="dxa"/>
          </w:tcPr>
          <w:p w:rsidRPr="00DE5E90" w:rsidR="00B911EE" w:rsidP="00A9310B" w:rsidRDefault="00B911EE" w14:paraId="0DE35FE8" w14:textId="77777777">
            <w:pPr>
              <w:rPr>
                <w:b/>
                <w:bCs/>
              </w:rPr>
            </w:pPr>
            <w:r>
              <w:rPr>
                <w:b/>
                <w:bCs/>
              </w:rPr>
              <w:t>Parameters (if apply)</w:t>
            </w:r>
          </w:p>
        </w:tc>
        <w:tc>
          <w:tcPr>
            <w:tcW w:w="3117" w:type="dxa"/>
          </w:tcPr>
          <w:p w:rsidRPr="00DE5E90" w:rsidR="00B911EE" w:rsidP="00A9310B" w:rsidRDefault="00B911EE" w14:paraId="66E2FE20" w14:textId="77777777">
            <w:pPr>
              <w:rPr>
                <w:b/>
                <w:bCs/>
              </w:rPr>
            </w:pPr>
            <w:r>
              <w:rPr>
                <w:b/>
                <w:bCs/>
              </w:rPr>
              <w:t>Description</w:t>
            </w:r>
          </w:p>
        </w:tc>
      </w:tr>
      <w:tr w:rsidR="00B911EE" w:rsidTr="00AA7245" w14:paraId="397D3544" w14:textId="77777777">
        <w:tc>
          <w:tcPr>
            <w:tcW w:w="3116" w:type="dxa"/>
          </w:tcPr>
          <w:p w:rsidRPr="001D3DE8" w:rsidR="00B911EE" w:rsidP="00A9310B" w:rsidRDefault="00B911EE" w14:paraId="744B4645" w14:textId="55C06203">
            <w:r>
              <w:t>promoName: String</w:t>
            </w:r>
          </w:p>
        </w:tc>
        <w:tc>
          <w:tcPr>
            <w:tcW w:w="3117" w:type="dxa"/>
          </w:tcPr>
          <w:p w:rsidR="00B911EE" w:rsidP="00A9310B" w:rsidRDefault="00B911EE" w14:paraId="06D3CA84" w14:textId="77777777">
            <w:pPr>
              <w:rPr>
                <w:b/>
                <w:bCs/>
              </w:rPr>
            </w:pPr>
          </w:p>
        </w:tc>
        <w:tc>
          <w:tcPr>
            <w:tcW w:w="3117" w:type="dxa"/>
          </w:tcPr>
          <w:p w:rsidRPr="001D3DE8" w:rsidR="00B911EE" w:rsidP="00A9310B" w:rsidRDefault="00B911EE" w14:paraId="060CF0C4" w14:textId="750885CF">
            <w:r>
              <w:t>The name of promotion. Cannot be null.</w:t>
            </w:r>
          </w:p>
        </w:tc>
      </w:tr>
      <w:tr w:rsidR="00B911EE" w:rsidTr="00AA7245" w14:paraId="71EE374F" w14:textId="77777777">
        <w:tc>
          <w:tcPr>
            <w:tcW w:w="3116" w:type="dxa"/>
          </w:tcPr>
          <w:p w:rsidR="00B911EE" w:rsidP="00A9310B" w:rsidRDefault="00B911EE" w14:paraId="3DBB8960" w14:textId="31382C95">
            <w:r>
              <w:t>promoDescription: String</w:t>
            </w:r>
          </w:p>
        </w:tc>
        <w:tc>
          <w:tcPr>
            <w:tcW w:w="3117" w:type="dxa"/>
          </w:tcPr>
          <w:p w:rsidR="00B911EE" w:rsidP="00A9310B" w:rsidRDefault="00B911EE" w14:paraId="5E91EE02" w14:textId="77777777">
            <w:pPr>
              <w:rPr>
                <w:b/>
                <w:bCs/>
              </w:rPr>
            </w:pPr>
          </w:p>
        </w:tc>
        <w:tc>
          <w:tcPr>
            <w:tcW w:w="3117" w:type="dxa"/>
          </w:tcPr>
          <w:p w:rsidR="00B911EE" w:rsidP="00A9310B" w:rsidRDefault="00B911EE" w14:paraId="1F649D2B" w14:textId="0D280BA7">
            <w:r>
              <w:t>Cannot be null. The promotion description.</w:t>
            </w:r>
          </w:p>
        </w:tc>
      </w:tr>
      <w:tr w:rsidR="00B911EE" w:rsidTr="00AA7245" w14:paraId="7D7639D4" w14:textId="77777777">
        <w:tc>
          <w:tcPr>
            <w:tcW w:w="3116" w:type="dxa"/>
          </w:tcPr>
          <w:p w:rsidR="00B911EE" w:rsidP="00A9310B" w:rsidRDefault="00B911EE" w14:paraId="4EFE125B" w14:textId="392853DC">
            <w:r>
              <w:t>startDate: Date</w:t>
            </w:r>
          </w:p>
        </w:tc>
        <w:tc>
          <w:tcPr>
            <w:tcW w:w="3117" w:type="dxa"/>
          </w:tcPr>
          <w:p w:rsidR="00B911EE" w:rsidP="00A9310B" w:rsidRDefault="00B911EE" w14:paraId="041303E8" w14:textId="77777777">
            <w:pPr>
              <w:rPr>
                <w:b/>
                <w:bCs/>
              </w:rPr>
            </w:pPr>
          </w:p>
        </w:tc>
        <w:tc>
          <w:tcPr>
            <w:tcW w:w="3117" w:type="dxa"/>
          </w:tcPr>
          <w:p w:rsidR="00B911EE" w:rsidP="00A9310B" w:rsidRDefault="00B911EE" w14:paraId="68897C66" w14:textId="244EB6D1">
            <w:r>
              <w:t>The date of which a promo starts.</w:t>
            </w:r>
            <w:r w:rsidR="00753066">
              <w:t xml:space="preserve"> Cannot be null.</w:t>
            </w:r>
          </w:p>
        </w:tc>
      </w:tr>
      <w:tr w:rsidR="00B911EE" w:rsidTr="00AA7245" w14:paraId="0E070EB9" w14:textId="77777777">
        <w:tc>
          <w:tcPr>
            <w:tcW w:w="3116" w:type="dxa"/>
          </w:tcPr>
          <w:p w:rsidR="00B911EE" w:rsidP="00A9310B" w:rsidRDefault="00B911EE" w14:paraId="1D7AEC50" w14:textId="48BF74EF">
            <w:r>
              <w:t>endDate: Date</w:t>
            </w:r>
          </w:p>
        </w:tc>
        <w:tc>
          <w:tcPr>
            <w:tcW w:w="3117" w:type="dxa"/>
          </w:tcPr>
          <w:p w:rsidR="00B911EE" w:rsidP="00A9310B" w:rsidRDefault="00B911EE" w14:paraId="0FC88172" w14:textId="77777777">
            <w:pPr>
              <w:rPr>
                <w:b/>
                <w:bCs/>
              </w:rPr>
            </w:pPr>
          </w:p>
        </w:tc>
        <w:tc>
          <w:tcPr>
            <w:tcW w:w="3117" w:type="dxa"/>
          </w:tcPr>
          <w:p w:rsidR="00B911EE" w:rsidP="00A9310B" w:rsidRDefault="00B911EE" w14:paraId="1A1AB7BA" w14:textId="208E9D8C">
            <w:r>
              <w:t xml:space="preserve">The end date </w:t>
            </w:r>
            <w:r w:rsidR="00753066">
              <w:t>of which ha promo ends. Cannot be a date before start date. Cannot be null.</w:t>
            </w:r>
          </w:p>
        </w:tc>
      </w:tr>
      <w:tr w:rsidR="00753066" w:rsidTr="00AA7245" w14:paraId="3487B25C" w14:textId="77777777">
        <w:tc>
          <w:tcPr>
            <w:tcW w:w="3116" w:type="dxa"/>
          </w:tcPr>
          <w:p w:rsidR="00753066" w:rsidP="00A9310B" w:rsidRDefault="00D612D5" w14:paraId="1A2F1440" w14:textId="5D56047B">
            <w:r>
              <w:t>Image: Image</w:t>
            </w:r>
          </w:p>
        </w:tc>
        <w:tc>
          <w:tcPr>
            <w:tcW w:w="3117" w:type="dxa"/>
          </w:tcPr>
          <w:p w:rsidR="00753066" w:rsidP="00A9310B" w:rsidRDefault="00753066" w14:paraId="1B289CD1" w14:textId="77777777">
            <w:pPr>
              <w:rPr>
                <w:b/>
                <w:bCs/>
              </w:rPr>
            </w:pPr>
          </w:p>
        </w:tc>
        <w:tc>
          <w:tcPr>
            <w:tcW w:w="3117" w:type="dxa"/>
          </w:tcPr>
          <w:p w:rsidR="00753066" w:rsidP="00A9310B" w:rsidRDefault="00D612D5" w14:paraId="0014AEEF" w14:textId="2B77BEBC">
            <w:r>
              <w:t xml:space="preserve">The image of the promotion. </w:t>
            </w:r>
          </w:p>
        </w:tc>
      </w:tr>
      <w:tr w:rsidR="00D612D5" w:rsidTr="00AA7245" w14:paraId="5DFB069B" w14:textId="77777777">
        <w:tc>
          <w:tcPr>
            <w:tcW w:w="3116" w:type="dxa"/>
          </w:tcPr>
          <w:p w:rsidR="00D612D5" w:rsidP="00A9310B" w:rsidRDefault="00D612D5" w14:paraId="7408EF10" w14:textId="2E579C40">
            <w:r>
              <w:t>Featured: Boolean</w:t>
            </w:r>
          </w:p>
        </w:tc>
        <w:tc>
          <w:tcPr>
            <w:tcW w:w="3117" w:type="dxa"/>
          </w:tcPr>
          <w:p w:rsidR="00D612D5" w:rsidP="00A9310B" w:rsidRDefault="00D612D5" w14:paraId="15C84010" w14:textId="77777777">
            <w:pPr>
              <w:rPr>
                <w:b/>
                <w:bCs/>
              </w:rPr>
            </w:pPr>
          </w:p>
        </w:tc>
        <w:tc>
          <w:tcPr>
            <w:tcW w:w="3117" w:type="dxa"/>
          </w:tcPr>
          <w:p w:rsidR="00D612D5" w:rsidP="00A9310B" w:rsidRDefault="00D612D5" w14:paraId="3E4E540B" w14:textId="77A6A923">
            <w:r>
              <w:t>A Boolean representing whether this promo is being featured.</w:t>
            </w:r>
          </w:p>
        </w:tc>
      </w:tr>
      <w:tr w:rsidR="00D612D5" w:rsidTr="00AA7245" w14:paraId="0D50A6FF" w14:textId="77777777">
        <w:tc>
          <w:tcPr>
            <w:tcW w:w="3116" w:type="dxa"/>
          </w:tcPr>
          <w:p w:rsidR="00D612D5" w:rsidP="00A9310B" w:rsidRDefault="00D612D5" w14:paraId="49B67115" w14:textId="3560F640">
            <w:r>
              <w:t>promoID: int</w:t>
            </w:r>
          </w:p>
        </w:tc>
        <w:tc>
          <w:tcPr>
            <w:tcW w:w="3117" w:type="dxa"/>
          </w:tcPr>
          <w:p w:rsidR="00D612D5" w:rsidP="00A9310B" w:rsidRDefault="00D612D5" w14:paraId="771CFED4" w14:textId="77777777">
            <w:pPr>
              <w:rPr>
                <w:b/>
                <w:bCs/>
              </w:rPr>
            </w:pPr>
          </w:p>
        </w:tc>
        <w:tc>
          <w:tcPr>
            <w:tcW w:w="3117" w:type="dxa"/>
          </w:tcPr>
          <w:p w:rsidR="00D612D5" w:rsidP="00A9310B" w:rsidRDefault="00D612D5" w14:paraId="2E6900CE" w14:textId="4265C4BF">
            <w:r>
              <w:t>The ID of the promotion. Cannot be null.</w:t>
            </w:r>
          </w:p>
        </w:tc>
      </w:tr>
    </w:tbl>
    <w:p w:rsidR="00B91D28" w:rsidP="00B91D28" w:rsidRDefault="00B91D28" w14:paraId="787EBCC7" w14:textId="77777777">
      <w:pPr>
        <w:pStyle w:val="Heading2"/>
      </w:pPr>
    </w:p>
    <w:p w:rsidR="00DE5E90" w:rsidP="00763D10" w:rsidRDefault="00034A69" w14:paraId="55076DC9" w14:textId="77777777">
      <w:pPr>
        <w:rPr>
          <w:b/>
          <w:bCs/>
        </w:rPr>
      </w:pPr>
      <w:r>
        <w:t>Account</w:t>
      </w:r>
    </w:p>
    <w:p w:rsidR="00DE5E90" w:rsidP="00DE5E90" w:rsidRDefault="00DA1F51" w14:paraId="1C4CCDE6" w14:textId="42D82135">
      <w:pPr>
        <w:pStyle w:val="Heading2"/>
      </w:pPr>
      <w:r>
        <w:fldChar w:fldCharType="begin"/>
      </w:r>
      <w:r>
        <w:instrText xml:space="preserve"> XE "</w:instrText>
      </w:r>
      <w:r w:rsidRPr="00BB076D">
        <w:instrText>Client</w:instrText>
      </w:r>
      <w:r>
        <w:instrText xml:space="preserve">" </w:instrText>
      </w:r>
      <w:r>
        <w:fldChar w:fldCharType="end"/>
      </w:r>
    </w:p>
    <w:tbl>
      <w:tblPr>
        <w:tblW w:w="0" w:type="auto"/>
        <w:tblLook w:val="04A0" w:firstRow="1" w:lastRow="0" w:firstColumn="1" w:lastColumn="0" w:noHBand="0" w:noVBand="1"/>
      </w:tblPr>
      <w:tblGrid>
        <w:gridCol w:w="3116"/>
        <w:gridCol w:w="3117"/>
        <w:gridCol w:w="3117"/>
      </w:tblGrid>
      <w:tr w:rsidR="00DE5E90" w:rsidTr="004A2EBF" w14:paraId="2D96C71B" w14:textId="77777777">
        <w:tc>
          <w:tcPr>
            <w:tcW w:w="3116" w:type="dxa"/>
          </w:tcPr>
          <w:p w:rsidRPr="00DE5E90" w:rsidR="00DE5E90" w:rsidP="00DE5E90" w:rsidRDefault="00577BAA" w14:paraId="08937C00" w14:textId="0411AAD6">
            <w:pPr>
              <w:rPr>
                <w:b/>
                <w:bCs/>
              </w:rPr>
            </w:pPr>
            <w:r>
              <w:rPr>
                <w:b/>
                <w:bCs/>
              </w:rPr>
              <w:t>Field</w:t>
            </w:r>
            <w:r w:rsidR="00DE5E90">
              <w:rPr>
                <w:b/>
                <w:bCs/>
              </w:rPr>
              <w:t>/Method</w:t>
            </w:r>
          </w:p>
        </w:tc>
        <w:tc>
          <w:tcPr>
            <w:tcW w:w="3117" w:type="dxa"/>
          </w:tcPr>
          <w:p w:rsidRPr="00DE5E90" w:rsidR="00DE5E90" w:rsidP="00DE5E90" w:rsidRDefault="00DE5E90" w14:paraId="1D08C3F9" w14:textId="012197CD">
            <w:pPr>
              <w:rPr>
                <w:b/>
                <w:bCs/>
              </w:rPr>
            </w:pPr>
            <w:r>
              <w:rPr>
                <w:b/>
                <w:bCs/>
              </w:rPr>
              <w:t>Parameters (if apply)</w:t>
            </w:r>
          </w:p>
        </w:tc>
        <w:tc>
          <w:tcPr>
            <w:tcW w:w="3117" w:type="dxa"/>
          </w:tcPr>
          <w:p w:rsidRPr="00DE5E90" w:rsidR="00DE5E90" w:rsidP="00DE5E90" w:rsidRDefault="00DE5E90" w14:paraId="7452F53B" w14:textId="5922A264">
            <w:pPr>
              <w:rPr>
                <w:b/>
                <w:bCs/>
              </w:rPr>
            </w:pPr>
            <w:r>
              <w:rPr>
                <w:b/>
                <w:bCs/>
              </w:rPr>
              <w:t>Description</w:t>
            </w:r>
          </w:p>
        </w:tc>
      </w:tr>
      <w:tr w:rsidR="00DE5E90" w:rsidTr="004A2EBF" w14:paraId="2F8E2B00" w14:textId="77777777">
        <w:tc>
          <w:tcPr>
            <w:tcW w:w="3116" w:type="dxa"/>
          </w:tcPr>
          <w:p w:rsidRPr="00EB2DED" w:rsidR="00DE5E90" w:rsidP="00034A69" w:rsidRDefault="005F69E3" w14:paraId="52AA268F" w14:textId="2F8DA051">
            <w:pPr>
              <w:tabs>
                <w:tab w:val="left" w:pos="1465"/>
              </w:tabs>
            </w:pPr>
            <w:r>
              <w:t>Id</w:t>
            </w:r>
            <w:r w:rsidR="00EF149A">
              <w:t>: int</w:t>
            </w:r>
          </w:p>
        </w:tc>
        <w:tc>
          <w:tcPr>
            <w:tcW w:w="3117" w:type="dxa"/>
          </w:tcPr>
          <w:p w:rsidR="00DE5E90" w:rsidP="00DE5E90" w:rsidRDefault="00DE5E90" w14:paraId="6496273F" w14:textId="77777777">
            <w:pPr>
              <w:rPr>
                <w:b/>
                <w:bCs/>
              </w:rPr>
            </w:pPr>
          </w:p>
        </w:tc>
        <w:tc>
          <w:tcPr>
            <w:tcW w:w="3117" w:type="dxa"/>
          </w:tcPr>
          <w:p w:rsidRPr="002E3A0B" w:rsidR="00DE5E90" w:rsidP="00DE5E90" w:rsidRDefault="002E3A0B" w14:paraId="6F6C79EB" w14:textId="30EC90C9">
            <w:r>
              <w:t xml:space="preserve">The ID from </w:t>
            </w:r>
            <w:r w:rsidR="00425AF3">
              <w:t>the database</w:t>
            </w:r>
            <w:r w:rsidR="007D2AE8">
              <w:t xml:space="preserve">. Used to </w:t>
            </w:r>
            <w:r w:rsidR="001D3DE8">
              <w:t xml:space="preserve">make all </w:t>
            </w:r>
            <w:r w:rsidR="005F69E3">
              <w:t>account</w:t>
            </w:r>
            <w:r w:rsidR="001D3DE8">
              <w:t xml:space="preserve"> </w:t>
            </w:r>
            <w:r w:rsidR="009670DE">
              <w:t>unique</w:t>
            </w:r>
            <w:r w:rsidR="001D3DE8">
              <w:t>.</w:t>
            </w:r>
          </w:p>
        </w:tc>
      </w:tr>
      <w:tr w:rsidR="7D4BA2EA" w:rsidTr="6967B54D" w14:paraId="44E295A6" w14:textId="77777777">
        <w:tc>
          <w:tcPr>
            <w:tcW w:w="3116" w:type="dxa"/>
          </w:tcPr>
          <w:p w:rsidR="1227A10C" w:rsidP="7D4BA2EA" w:rsidRDefault="00D6221B" w14:paraId="7636469F" w14:textId="27B0B602">
            <w:r>
              <w:t>first</w:t>
            </w:r>
            <w:r w:rsidR="00180A4F">
              <w:t>N</w:t>
            </w:r>
            <w:r>
              <w:t>ame</w:t>
            </w:r>
            <w:r w:rsidR="2E8E23C0">
              <w:t>: String</w:t>
            </w:r>
          </w:p>
        </w:tc>
        <w:tc>
          <w:tcPr>
            <w:tcW w:w="3117" w:type="dxa"/>
          </w:tcPr>
          <w:p w:rsidR="7D4BA2EA" w:rsidP="7D4BA2EA" w:rsidRDefault="7D4BA2EA" w14:paraId="164F16C2" w14:textId="0302A20D">
            <w:pPr>
              <w:rPr>
                <w:b/>
                <w:bCs/>
              </w:rPr>
            </w:pPr>
          </w:p>
        </w:tc>
        <w:tc>
          <w:tcPr>
            <w:tcW w:w="3117" w:type="dxa"/>
          </w:tcPr>
          <w:p w:rsidR="1227A10C" w:rsidP="7D4BA2EA" w:rsidRDefault="2E8E23C0" w14:paraId="181D91B5" w14:textId="4BEF68C1">
            <w:r>
              <w:t xml:space="preserve">The </w:t>
            </w:r>
            <w:r w:rsidR="006F779B">
              <w:t>first name</w:t>
            </w:r>
            <w:r>
              <w:t>. Cannot be null.</w:t>
            </w:r>
          </w:p>
        </w:tc>
      </w:tr>
      <w:tr w:rsidR="00180A4F" w:rsidTr="6967B54D" w14:paraId="2EB28E26" w14:textId="77777777">
        <w:tc>
          <w:tcPr>
            <w:tcW w:w="3116" w:type="dxa"/>
          </w:tcPr>
          <w:p w:rsidR="00180A4F" w:rsidDel="00D6221B" w:rsidP="7D4BA2EA" w:rsidRDefault="00180A4F" w14:paraId="7FD5ECF4" w14:textId="4C6F43F7">
            <w:r>
              <w:t>lastName: String</w:t>
            </w:r>
          </w:p>
        </w:tc>
        <w:tc>
          <w:tcPr>
            <w:tcW w:w="3117" w:type="dxa"/>
          </w:tcPr>
          <w:p w:rsidR="00180A4F" w:rsidP="7D4BA2EA" w:rsidRDefault="00180A4F" w14:paraId="4CF044C0" w14:textId="77777777">
            <w:pPr>
              <w:rPr>
                <w:b/>
                <w:bCs/>
              </w:rPr>
            </w:pPr>
          </w:p>
        </w:tc>
        <w:tc>
          <w:tcPr>
            <w:tcW w:w="3117" w:type="dxa"/>
          </w:tcPr>
          <w:p w:rsidR="00180A4F" w:rsidP="7D4BA2EA" w:rsidRDefault="00180A4F" w14:paraId="388A5A2F" w14:textId="2C8F0AAC">
            <w:r>
              <w:t>The last name. Cannot be null.</w:t>
            </w:r>
          </w:p>
        </w:tc>
      </w:tr>
      <w:tr w:rsidR="7D4BA2EA" w:rsidTr="6967B54D" w14:paraId="4B681F59" w14:textId="77777777">
        <w:tc>
          <w:tcPr>
            <w:tcW w:w="3116" w:type="dxa"/>
          </w:tcPr>
          <w:p w:rsidR="1227A10C" w:rsidP="7D4BA2EA" w:rsidRDefault="00B01081" w14:paraId="5B1BC867" w14:textId="23317D41">
            <w:r>
              <w:t>email</w:t>
            </w:r>
            <w:r w:rsidR="2E8E23C0">
              <w:t xml:space="preserve">: </w:t>
            </w:r>
            <w:r>
              <w:t>String</w:t>
            </w:r>
          </w:p>
        </w:tc>
        <w:tc>
          <w:tcPr>
            <w:tcW w:w="3117" w:type="dxa"/>
          </w:tcPr>
          <w:p w:rsidR="1227A10C" w:rsidP="7D4BA2EA" w:rsidRDefault="1227A10C" w14:paraId="18DBA6BA" w14:textId="3C9EF118">
            <w:pPr>
              <w:rPr>
                <w:b/>
                <w:bCs/>
              </w:rPr>
            </w:pPr>
          </w:p>
        </w:tc>
        <w:tc>
          <w:tcPr>
            <w:tcW w:w="3117" w:type="dxa"/>
          </w:tcPr>
          <w:p w:rsidR="1227A10C" w:rsidP="7D4BA2EA" w:rsidRDefault="00B01081" w14:paraId="6F94BD2D" w14:textId="3893EE53">
            <w:r>
              <w:t>An email address of an account.</w:t>
            </w:r>
          </w:p>
        </w:tc>
      </w:tr>
      <w:tr w:rsidR="00B01081" w:rsidTr="6967B54D" w14:paraId="6482E534" w14:textId="77777777">
        <w:tc>
          <w:tcPr>
            <w:tcW w:w="3116" w:type="dxa"/>
          </w:tcPr>
          <w:p w:rsidR="00B01081" w:rsidDel="00180A4F" w:rsidP="7D4BA2EA" w:rsidRDefault="00290EB9" w14:paraId="020945DA" w14:textId="0685D041">
            <w:r>
              <w:lastRenderedPageBreak/>
              <w:t>PasswordHash: String</w:t>
            </w:r>
          </w:p>
        </w:tc>
        <w:tc>
          <w:tcPr>
            <w:tcW w:w="3117" w:type="dxa"/>
          </w:tcPr>
          <w:p w:rsidRPr="6967B54D" w:rsidR="00B01081" w:rsidDel="00180A4F" w:rsidP="7D4BA2EA" w:rsidRDefault="00B01081" w14:paraId="38C96D6D" w14:textId="77777777">
            <w:pPr>
              <w:rPr>
                <w:b/>
                <w:bCs/>
              </w:rPr>
            </w:pPr>
          </w:p>
        </w:tc>
        <w:tc>
          <w:tcPr>
            <w:tcW w:w="3117" w:type="dxa"/>
          </w:tcPr>
          <w:p w:rsidR="00B01081" w:rsidDel="00B01081" w:rsidP="7D4BA2EA" w:rsidRDefault="00B01081" w14:paraId="2277AF0A" w14:textId="65FE3328">
            <w:r>
              <w:t xml:space="preserve">Password </w:t>
            </w:r>
            <w:r w:rsidR="00290EB9">
              <w:t xml:space="preserve">hash </w:t>
            </w:r>
            <w:r>
              <w:t>for the account. Cannot be null.</w:t>
            </w:r>
          </w:p>
        </w:tc>
      </w:tr>
      <w:tr w:rsidR="006F1853" w:rsidTr="6967B54D" w14:paraId="04BC0A5A" w14:textId="77777777">
        <w:tc>
          <w:tcPr>
            <w:tcW w:w="3116" w:type="dxa"/>
          </w:tcPr>
          <w:p w:rsidR="006F1853" w:rsidP="7D4BA2EA" w:rsidRDefault="006F1853" w14:paraId="15AD7D86" w14:textId="0A106126">
            <w:r>
              <w:t xml:space="preserve">passwordSalt: </w:t>
            </w:r>
            <w:r w:rsidR="00290EB9">
              <w:t>String</w:t>
            </w:r>
          </w:p>
        </w:tc>
        <w:tc>
          <w:tcPr>
            <w:tcW w:w="3117" w:type="dxa"/>
          </w:tcPr>
          <w:p w:rsidRPr="6967B54D" w:rsidR="006F1853" w:rsidDel="00180A4F" w:rsidP="7D4BA2EA" w:rsidRDefault="006F1853" w14:paraId="3BB538A6" w14:textId="77777777">
            <w:pPr>
              <w:rPr>
                <w:b/>
                <w:bCs/>
              </w:rPr>
            </w:pPr>
          </w:p>
        </w:tc>
        <w:tc>
          <w:tcPr>
            <w:tcW w:w="3117" w:type="dxa"/>
          </w:tcPr>
          <w:p w:rsidR="006F1853" w:rsidP="7D4BA2EA" w:rsidRDefault="00290EB9" w14:paraId="324B1046" w14:textId="370873B1">
            <w:r>
              <w:t xml:space="preserve">Password salt </w:t>
            </w:r>
            <w:r w:rsidR="00410867">
              <w:t>to use with password hash. Cannot be null.</w:t>
            </w:r>
          </w:p>
        </w:tc>
      </w:tr>
      <w:tr w:rsidR="0003446A" w:rsidTr="6967B54D" w14:paraId="5F8D5197" w14:textId="77777777">
        <w:tc>
          <w:tcPr>
            <w:tcW w:w="3116" w:type="dxa"/>
          </w:tcPr>
          <w:p w:rsidR="0003446A" w:rsidP="7D4BA2EA" w:rsidRDefault="00A06395" w14:paraId="4F7C2BB7" w14:textId="0D94253E">
            <w:r>
              <w:t>Bio: String</w:t>
            </w:r>
          </w:p>
        </w:tc>
        <w:tc>
          <w:tcPr>
            <w:tcW w:w="3117" w:type="dxa"/>
          </w:tcPr>
          <w:p w:rsidRPr="6967B54D" w:rsidR="0003446A" w:rsidDel="00180A4F" w:rsidP="7D4BA2EA" w:rsidRDefault="0003446A" w14:paraId="69A5F37B" w14:textId="77777777">
            <w:pPr>
              <w:rPr>
                <w:b/>
                <w:bCs/>
              </w:rPr>
            </w:pPr>
          </w:p>
        </w:tc>
        <w:tc>
          <w:tcPr>
            <w:tcW w:w="3117" w:type="dxa"/>
          </w:tcPr>
          <w:p w:rsidR="0003446A" w:rsidP="7D4BA2EA" w:rsidRDefault="00A06395" w14:paraId="1E7A9405" w14:textId="1CBD055A">
            <w:r>
              <w:t xml:space="preserve">Bio of </w:t>
            </w:r>
            <w:r w:rsidR="00410867">
              <w:t xml:space="preserve"> </w:t>
            </w:r>
            <w:r>
              <w:t>the client/staff. Can be null</w:t>
            </w:r>
            <w:r w:rsidR="00A8428B">
              <w:t>.</w:t>
            </w:r>
          </w:p>
        </w:tc>
      </w:tr>
      <w:tr w:rsidR="00094ED0" w:rsidTr="6967B54D" w14:paraId="51273FCB" w14:textId="77777777">
        <w:tc>
          <w:tcPr>
            <w:tcW w:w="3116" w:type="dxa"/>
          </w:tcPr>
          <w:p w:rsidR="00094ED0" w:rsidP="7D4BA2EA" w:rsidRDefault="00094ED0" w14:paraId="3AB2E351" w14:textId="669DD5BB">
            <w:r>
              <w:t>Role: int</w:t>
            </w:r>
          </w:p>
        </w:tc>
        <w:tc>
          <w:tcPr>
            <w:tcW w:w="3117" w:type="dxa"/>
          </w:tcPr>
          <w:p w:rsidRPr="6967B54D" w:rsidR="00094ED0" w:rsidDel="00180A4F" w:rsidP="7D4BA2EA" w:rsidRDefault="00094ED0" w14:paraId="7BC77336" w14:textId="77777777">
            <w:pPr>
              <w:rPr>
                <w:b/>
                <w:bCs/>
              </w:rPr>
            </w:pPr>
          </w:p>
        </w:tc>
        <w:tc>
          <w:tcPr>
            <w:tcW w:w="3117" w:type="dxa"/>
          </w:tcPr>
          <w:p w:rsidR="00094ED0" w:rsidP="7D4BA2EA" w:rsidRDefault="00094ED0" w14:paraId="2D9BE830" w14:textId="32697938">
            <w:r>
              <w:t>Role to identify the privilege access. Default is 0, which is client level.</w:t>
            </w:r>
          </w:p>
        </w:tc>
      </w:tr>
    </w:tbl>
    <w:p w:rsidR="00DE5E90" w:rsidP="00DE5E90" w:rsidRDefault="00DE5E90" w14:paraId="48AD9891" w14:textId="77777777"/>
    <w:p w:rsidR="00E1668E" w:rsidP="00E1668E" w:rsidRDefault="00F645ED" w14:paraId="56A4C539" w14:textId="4A086A77">
      <w:pPr>
        <w:pStyle w:val="Heading2"/>
      </w:pPr>
      <w:bookmarkStart w:name="_Toc63016108" w:id="210"/>
      <w:r>
        <w:t>ClientAccount</w:t>
      </w:r>
      <w:bookmarkEnd w:id="210"/>
    </w:p>
    <w:tbl>
      <w:tblPr>
        <w:tblW w:w="0" w:type="auto"/>
        <w:tblLook w:val="04A0" w:firstRow="1" w:lastRow="0" w:firstColumn="1" w:lastColumn="0" w:noHBand="0" w:noVBand="1"/>
      </w:tblPr>
      <w:tblGrid>
        <w:gridCol w:w="3116"/>
        <w:gridCol w:w="3117"/>
        <w:gridCol w:w="3117"/>
      </w:tblGrid>
      <w:tr w:rsidR="00E1668E" w:rsidTr="00AA7245" w14:paraId="744C364D" w14:textId="77777777">
        <w:tc>
          <w:tcPr>
            <w:tcW w:w="3116" w:type="dxa"/>
          </w:tcPr>
          <w:p w:rsidRPr="00DE5E90" w:rsidR="00E1668E" w:rsidP="00A9310B" w:rsidRDefault="00E1668E" w14:paraId="0A2EFD91" w14:textId="77777777">
            <w:pPr>
              <w:rPr>
                <w:b/>
                <w:bCs/>
              </w:rPr>
            </w:pPr>
            <w:r>
              <w:rPr>
                <w:b/>
                <w:bCs/>
              </w:rPr>
              <w:t>Field/Method</w:t>
            </w:r>
          </w:p>
        </w:tc>
        <w:tc>
          <w:tcPr>
            <w:tcW w:w="3117" w:type="dxa"/>
          </w:tcPr>
          <w:p w:rsidRPr="00DE5E90" w:rsidR="00E1668E" w:rsidP="00A9310B" w:rsidRDefault="00E1668E" w14:paraId="47C26B28" w14:textId="77777777">
            <w:pPr>
              <w:rPr>
                <w:b/>
                <w:bCs/>
              </w:rPr>
            </w:pPr>
            <w:r>
              <w:rPr>
                <w:b/>
                <w:bCs/>
              </w:rPr>
              <w:t>Parameters (if apply)</w:t>
            </w:r>
          </w:p>
        </w:tc>
        <w:tc>
          <w:tcPr>
            <w:tcW w:w="3117" w:type="dxa"/>
          </w:tcPr>
          <w:p w:rsidRPr="00DE5E90" w:rsidR="00E1668E" w:rsidP="00A9310B" w:rsidRDefault="00E1668E" w14:paraId="0895C250" w14:textId="77777777">
            <w:pPr>
              <w:rPr>
                <w:b/>
                <w:bCs/>
              </w:rPr>
            </w:pPr>
            <w:r>
              <w:rPr>
                <w:b/>
                <w:bCs/>
              </w:rPr>
              <w:t>Description</w:t>
            </w:r>
          </w:p>
        </w:tc>
      </w:tr>
      <w:tr w:rsidR="00E1668E" w:rsidTr="00AA7245" w14:paraId="3CCB0E56" w14:textId="77777777">
        <w:tc>
          <w:tcPr>
            <w:tcW w:w="3116" w:type="dxa"/>
          </w:tcPr>
          <w:p w:rsidRPr="001D3DE8" w:rsidR="00E1668E" w:rsidP="00A9310B" w:rsidRDefault="00F645ED" w14:paraId="2ACC0D81" w14:textId="4ABDD1EE">
            <w:r>
              <w:t>Location: Location</w:t>
            </w:r>
          </w:p>
        </w:tc>
        <w:tc>
          <w:tcPr>
            <w:tcW w:w="3117" w:type="dxa"/>
          </w:tcPr>
          <w:p w:rsidR="00E1668E" w:rsidP="00A9310B" w:rsidRDefault="00E1668E" w14:paraId="712EC622" w14:textId="77777777">
            <w:pPr>
              <w:rPr>
                <w:b/>
                <w:bCs/>
              </w:rPr>
            </w:pPr>
          </w:p>
        </w:tc>
        <w:tc>
          <w:tcPr>
            <w:tcW w:w="3117" w:type="dxa"/>
          </w:tcPr>
          <w:p w:rsidRPr="001D3DE8" w:rsidR="00E1668E" w:rsidP="00A9310B" w:rsidRDefault="00F645ED" w14:paraId="2A73F001" w14:textId="1BC5BBA0">
            <w:r>
              <w:t xml:space="preserve">The location of </w:t>
            </w:r>
            <w:r w:rsidR="003E47C3">
              <w:t>client’s address.</w:t>
            </w:r>
          </w:p>
        </w:tc>
      </w:tr>
      <w:tr w:rsidR="003E47C3" w:rsidTr="00AA7245" w14:paraId="091654D4" w14:textId="77777777">
        <w:tc>
          <w:tcPr>
            <w:tcW w:w="3116" w:type="dxa"/>
          </w:tcPr>
          <w:p w:rsidR="003E47C3" w:rsidP="00A9310B" w:rsidRDefault="003E47C3" w14:paraId="793FCB1E" w14:textId="265ED334">
            <w:r>
              <w:t>Pets: Pet[]</w:t>
            </w:r>
          </w:p>
        </w:tc>
        <w:tc>
          <w:tcPr>
            <w:tcW w:w="3117" w:type="dxa"/>
          </w:tcPr>
          <w:p w:rsidR="003E47C3" w:rsidP="00A9310B" w:rsidRDefault="003E47C3" w14:paraId="1F603A22" w14:textId="77777777">
            <w:pPr>
              <w:rPr>
                <w:b/>
                <w:bCs/>
              </w:rPr>
            </w:pPr>
          </w:p>
        </w:tc>
        <w:tc>
          <w:tcPr>
            <w:tcW w:w="3117" w:type="dxa"/>
          </w:tcPr>
          <w:p w:rsidR="003E47C3" w:rsidP="00A9310B" w:rsidRDefault="003E47C3" w14:paraId="49A2E41F" w14:textId="6E7405B5">
            <w:r>
              <w:t xml:space="preserve">The array of Pet. Can be </w:t>
            </w:r>
            <w:r w:rsidR="00FF6312">
              <w:t>null. System will initialize the array if necessary</w:t>
            </w:r>
            <w:r w:rsidR="00026352">
              <w:t>.</w:t>
            </w:r>
          </w:p>
        </w:tc>
      </w:tr>
      <w:tr w:rsidR="00026352" w:rsidTr="00AA7245" w14:paraId="5F0A749C" w14:textId="77777777">
        <w:tc>
          <w:tcPr>
            <w:tcW w:w="3116" w:type="dxa"/>
          </w:tcPr>
          <w:p w:rsidR="00026352" w:rsidP="00A9310B" w:rsidRDefault="00026352" w14:paraId="7E929C12" w14:textId="54FC4590">
            <w:r>
              <w:t>Appointments: Appointment[]</w:t>
            </w:r>
          </w:p>
        </w:tc>
        <w:tc>
          <w:tcPr>
            <w:tcW w:w="3117" w:type="dxa"/>
          </w:tcPr>
          <w:p w:rsidR="00026352" w:rsidP="00A9310B" w:rsidRDefault="00026352" w14:paraId="597A47B3" w14:textId="77777777">
            <w:pPr>
              <w:rPr>
                <w:b/>
                <w:bCs/>
              </w:rPr>
            </w:pPr>
          </w:p>
        </w:tc>
        <w:tc>
          <w:tcPr>
            <w:tcW w:w="3117" w:type="dxa"/>
          </w:tcPr>
          <w:p w:rsidR="00026352" w:rsidP="00A9310B" w:rsidRDefault="00026352" w14:paraId="431D8880" w14:textId="7A3DDE93">
            <w:r>
              <w:t>The array of Appointment. Can be null (meaning empty)</w:t>
            </w:r>
            <w:r w:rsidR="00523358">
              <w:t>.</w:t>
            </w:r>
          </w:p>
        </w:tc>
      </w:tr>
    </w:tbl>
    <w:p w:rsidR="00523358" w:rsidP="00523358" w:rsidRDefault="00523358" w14:paraId="640A72C8" w14:textId="051A9B6C">
      <w:pPr>
        <w:pStyle w:val="Heading2"/>
      </w:pPr>
      <w:bookmarkStart w:name="_Toc63016109" w:id="211"/>
      <w:r>
        <w:t>StaffAccount</w:t>
      </w:r>
      <w:bookmarkEnd w:id="211"/>
    </w:p>
    <w:tbl>
      <w:tblPr>
        <w:tblW w:w="0" w:type="auto"/>
        <w:tblLook w:val="04A0" w:firstRow="1" w:lastRow="0" w:firstColumn="1" w:lastColumn="0" w:noHBand="0" w:noVBand="1"/>
      </w:tblPr>
      <w:tblGrid>
        <w:gridCol w:w="3116"/>
        <w:gridCol w:w="3117"/>
        <w:gridCol w:w="3117"/>
      </w:tblGrid>
      <w:tr w:rsidR="00523358" w:rsidTr="00AA7245" w14:paraId="10152344" w14:textId="77777777">
        <w:tc>
          <w:tcPr>
            <w:tcW w:w="3116" w:type="dxa"/>
          </w:tcPr>
          <w:p w:rsidRPr="00DE5E90" w:rsidR="00523358" w:rsidP="00A9310B" w:rsidRDefault="00523358" w14:paraId="7FE25A8A" w14:textId="77777777">
            <w:pPr>
              <w:rPr>
                <w:b/>
                <w:bCs/>
              </w:rPr>
            </w:pPr>
            <w:r>
              <w:rPr>
                <w:b/>
                <w:bCs/>
              </w:rPr>
              <w:t>Field/Method</w:t>
            </w:r>
          </w:p>
        </w:tc>
        <w:tc>
          <w:tcPr>
            <w:tcW w:w="3117" w:type="dxa"/>
          </w:tcPr>
          <w:p w:rsidRPr="00DE5E90" w:rsidR="00523358" w:rsidP="00A9310B" w:rsidRDefault="00523358" w14:paraId="29B851F3" w14:textId="77777777">
            <w:pPr>
              <w:rPr>
                <w:b/>
                <w:bCs/>
              </w:rPr>
            </w:pPr>
            <w:r>
              <w:rPr>
                <w:b/>
                <w:bCs/>
              </w:rPr>
              <w:t>Parameters (if apply)</w:t>
            </w:r>
          </w:p>
        </w:tc>
        <w:tc>
          <w:tcPr>
            <w:tcW w:w="3117" w:type="dxa"/>
          </w:tcPr>
          <w:p w:rsidRPr="00DE5E90" w:rsidR="00523358" w:rsidP="00A9310B" w:rsidRDefault="00523358" w14:paraId="1F2CADD2" w14:textId="77777777">
            <w:pPr>
              <w:rPr>
                <w:b/>
                <w:bCs/>
              </w:rPr>
            </w:pPr>
            <w:r>
              <w:rPr>
                <w:b/>
                <w:bCs/>
              </w:rPr>
              <w:t>Description</w:t>
            </w:r>
          </w:p>
        </w:tc>
      </w:tr>
      <w:tr w:rsidR="00523358" w:rsidTr="00AA7245" w14:paraId="1A9E75E6" w14:textId="77777777">
        <w:tc>
          <w:tcPr>
            <w:tcW w:w="3116" w:type="dxa"/>
          </w:tcPr>
          <w:p w:rsidRPr="001D3DE8" w:rsidR="00523358" w:rsidP="00A9310B" w:rsidRDefault="00C4449E" w14:paraId="15F6903E" w14:textId="4783966C">
            <w:r>
              <w:t>empL</w:t>
            </w:r>
            <w:r w:rsidR="00523358">
              <w:t>ocation: Location</w:t>
            </w:r>
          </w:p>
        </w:tc>
        <w:tc>
          <w:tcPr>
            <w:tcW w:w="3117" w:type="dxa"/>
          </w:tcPr>
          <w:p w:rsidR="00523358" w:rsidP="00A9310B" w:rsidRDefault="00523358" w14:paraId="2F085844" w14:textId="77777777">
            <w:pPr>
              <w:rPr>
                <w:b/>
                <w:bCs/>
              </w:rPr>
            </w:pPr>
          </w:p>
        </w:tc>
        <w:tc>
          <w:tcPr>
            <w:tcW w:w="3117" w:type="dxa"/>
          </w:tcPr>
          <w:p w:rsidRPr="001D3DE8" w:rsidR="00523358" w:rsidP="00A9310B" w:rsidRDefault="00523358" w14:paraId="6E2EF5F4" w14:textId="4015FA4F">
            <w:r>
              <w:t xml:space="preserve">The location </w:t>
            </w:r>
            <w:r w:rsidR="00C4449E">
              <w:t xml:space="preserve"> of where employee will be working.</w:t>
            </w:r>
          </w:p>
        </w:tc>
      </w:tr>
      <w:tr w:rsidR="00C4449E" w:rsidTr="00AA7245" w14:paraId="29664A50" w14:textId="77777777">
        <w:tc>
          <w:tcPr>
            <w:tcW w:w="3116" w:type="dxa"/>
          </w:tcPr>
          <w:p w:rsidR="00C4449E" w:rsidP="00A9310B" w:rsidRDefault="00C4449E" w14:paraId="02351782" w14:textId="178B1110">
            <w:r>
              <w:t>Appointments: Appointment[]</w:t>
            </w:r>
          </w:p>
        </w:tc>
        <w:tc>
          <w:tcPr>
            <w:tcW w:w="3117" w:type="dxa"/>
          </w:tcPr>
          <w:p w:rsidR="00C4449E" w:rsidP="00A9310B" w:rsidRDefault="00C4449E" w14:paraId="49D38009" w14:textId="77777777">
            <w:pPr>
              <w:rPr>
                <w:b/>
                <w:bCs/>
              </w:rPr>
            </w:pPr>
          </w:p>
        </w:tc>
        <w:tc>
          <w:tcPr>
            <w:tcW w:w="3117" w:type="dxa"/>
          </w:tcPr>
          <w:p w:rsidR="00C4449E" w:rsidP="00A9310B" w:rsidRDefault="00C4449E" w14:paraId="51E3C0BF" w14:textId="6EFA93E4">
            <w:r>
              <w:t xml:space="preserve">The array of Appointment. Holds all appointments </w:t>
            </w:r>
            <w:r w:rsidR="00E55372">
              <w:t>that the staff have accepted.</w:t>
            </w:r>
          </w:p>
        </w:tc>
      </w:tr>
      <w:tr w:rsidR="00E55372" w:rsidTr="00AA7245" w14:paraId="228D7453" w14:textId="77777777">
        <w:tc>
          <w:tcPr>
            <w:tcW w:w="3116" w:type="dxa"/>
          </w:tcPr>
          <w:p w:rsidR="00E55372" w:rsidP="00A9310B" w:rsidRDefault="00E55372" w14:paraId="763447F2" w14:textId="19AFF169">
            <w:r>
              <w:t>regClients: ClientAccount</w:t>
            </w:r>
          </w:p>
        </w:tc>
        <w:tc>
          <w:tcPr>
            <w:tcW w:w="3117" w:type="dxa"/>
          </w:tcPr>
          <w:p w:rsidR="00E55372" w:rsidP="00A9310B" w:rsidRDefault="00E55372" w14:paraId="4EB913FC" w14:textId="77777777">
            <w:pPr>
              <w:rPr>
                <w:b/>
                <w:bCs/>
              </w:rPr>
            </w:pPr>
          </w:p>
        </w:tc>
        <w:tc>
          <w:tcPr>
            <w:tcW w:w="3117" w:type="dxa"/>
          </w:tcPr>
          <w:p w:rsidR="00E55372" w:rsidP="00A9310B" w:rsidRDefault="00E55372" w14:paraId="2D409B2A" w14:textId="3280A35E">
            <w:r>
              <w:t>The array of regular clients. Can be null (meaning empty). The system will initialize when necessary.</w:t>
            </w:r>
          </w:p>
        </w:tc>
      </w:tr>
      <w:tr w:rsidR="00E55372" w:rsidTr="00AA7245" w14:paraId="7847A9E2" w14:textId="77777777">
        <w:tc>
          <w:tcPr>
            <w:tcW w:w="3116" w:type="dxa"/>
          </w:tcPr>
          <w:p w:rsidR="00E55372" w:rsidP="00A9310B" w:rsidRDefault="00EE68EF" w14:paraId="2DFC9A65" w14:textId="243FEADD">
            <w:r>
              <w:t>Schedule: Schedule</w:t>
            </w:r>
          </w:p>
        </w:tc>
        <w:tc>
          <w:tcPr>
            <w:tcW w:w="3117" w:type="dxa"/>
          </w:tcPr>
          <w:p w:rsidR="00E55372" w:rsidP="00A9310B" w:rsidRDefault="00E55372" w14:paraId="4EBBEA42" w14:textId="77777777">
            <w:pPr>
              <w:rPr>
                <w:b/>
                <w:bCs/>
              </w:rPr>
            </w:pPr>
          </w:p>
        </w:tc>
        <w:tc>
          <w:tcPr>
            <w:tcW w:w="3117" w:type="dxa"/>
          </w:tcPr>
          <w:p w:rsidR="00E55372" w:rsidP="00A9310B" w:rsidRDefault="00EE68EF" w14:paraId="1A16D074" w14:textId="078BF71F">
            <w:r>
              <w:t xml:space="preserve">The schedule of a staff. This tells what </w:t>
            </w:r>
            <w:r w:rsidR="008C7D3D">
              <w:t xml:space="preserve">time/block the staff is able to work on. </w:t>
            </w:r>
            <w:r w:rsidR="00125AE4">
              <w:t>Uses the</w:t>
            </w:r>
            <w:r w:rsidR="00E716EA">
              <w:t xml:space="preserve"> appointments[]</w:t>
            </w:r>
            <w:r w:rsidR="00125AE4">
              <w:t xml:space="preserve"> for determining the availability..</w:t>
            </w:r>
          </w:p>
        </w:tc>
      </w:tr>
      <w:tr w:rsidR="00125AE4" w:rsidTr="00AA7245" w14:paraId="3710CE0E" w14:textId="77777777">
        <w:tc>
          <w:tcPr>
            <w:tcW w:w="3116" w:type="dxa"/>
          </w:tcPr>
          <w:p w:rsidR="00125AE4" w:rsidP="00A9310B" w:rsidRDefault="00E60B61" w14:paraId="50351749" w14:textId="6A2C83DD">
            <w:r>
              <w:t xml:space="preserve">servicePreference: </w:t>
            </w:r>
            <w:r w:rsidR="00315C30">
              <w:t>int</w:t>
            </w:r>
            <w:r>
              <w:t>[]</w:t>
            </w:r>
          </w:p>
        </w:tc>
        <w:tc>
          <w:tcPr>
            <w:tcW w:w="3117" w:type="dxa"/>
          </w:tcPr>
          <w:p w:rsidR="00125AE4" w:rsidP="00A9310B" w:rsidRDefault="00125AE4" w14:paraId="1FCB35D8" w14:textId="77777777">
            <w:pPr>
              <w:rPr>
                <w:b/>
                <w:bCs/>
              </w:rPr>
            </w:pPr>
          </w:p>
        </w:tc>
        <w:tc>
          <w:tcPr>
            <w:tcW w:w="3117" w:type="dxa"/>
          </w:tcPr>
          <w:p w:rsidR="00125AE4" w:rsidP="00A9310B" w:rsidRDefault="00E60B61" w14:paraId="51DD6FA4" w14:textId="244C3EAE">
            <w:r>
              <w:t xml:space="preserve">Staff’s preferred </w:t>
            </w:r>
            <w:r w:rsidR="00D55B35">
              <w:t xml:space="preserve">service. </w:t>
            </w:r>
            <w:r w:rsidR="00315C30">
              <w:t>Contains ID for service.</w:t>
            </w:r>
          </w:p>
        </w:tc>
      </w:tr>
      <w:tr w:rsidR="00315C30" w:rsidTr="00AA7245" w14:paraId="59912540" w14:textId="77777777">
        <w:tc>
          <w:tcPr>
            <w:tcW w:w="3116" w:type="dxa"/>
          </w:tcPr>
          <w:p w:rsidR="00315C30" w:rsidP="00A9310B" w:rsidRDefault="00BB7E57" w14:paraId="62D1C4CE" w14:textId="086A3459">
            <w:r>
              <w:lastRenderedPageBreak/>
              <w:t>staffQualifications: StaffQualification[]</w:t>
            </w:r>
          </w:p>
        </w:tc>
        <w:tc>
          <w:tcPr>
            <w:tcW w:w="3117" w:type="dxa"/>
          </w:tcPr>
          <w:p w:rsidR="00315C30" w:rsidP="00A9310B" w:rsidRDefault="00315C30" w14:paraId="24780867" w14:textId="77777777">
            <w:pPr>
              <w:rPr>
                <w:b/>
                <w:bCs/>
              </w:rPr>
            </w:pPr>
          </w:p>
        </w:tc>
        <w:tc>
          <w:tcPr>
            <w:tcW w:w="3117" w:type="dxa"/>
          </w:tcPr>
          <w:p w:rsidR="00315C30" w:rsidP="00A9310B" w:rsidRDefault="00BB7E57" w14:paraId="2BE70AAC" w14:textId="3FB90402">
            <w:r>
              <w:t>Cannot be null. Contains all staff qualifications.</w:t>
            </w:r>
          </w:p>
        </w:tc>
      </w:tr>
    </w:tbl>
    <w:p w:rsidR="003826C2" w:rsidP="003826C2" w:rsidRDefault="003826C2" w14:paraId="16DEB14F" w14:textId="70F1DC61">
      <w:pPr>
        <w:pStyle w:val="Heading2"/>
      </w:pPr>
      <w:bookmarkStart w:name="_Toc63016110" w:id="212"/>
      <w:r>
        <w:t>StaffQualification</w:t>
      </w:r>
      <w:bookmarkEnd w:id="212"/>
    </w:p>
    <w:tbl>
      <w:tblPr>
        <w:tblW w:w="0" w:type="auto"/>
        <w:tblLook w:val="04A0" w:firstRow="1" w:lastRow="0" w:firstColumn="1" w:lastColumn="0" w:noHBand="0" w:noVBand="1"/>
      </w:tblPr>
      <w:tblGrid>
        <w:gridCol w:w="3116"/>
        <w:gridCol w:w="3117"/>
        <w:gridCol w:w="3117"/>
      </w:tblGrid>
      <w:tr w:rsidR="003826C2" w:rsidTr="00AA7245" w14:paraId="266EE294" w14:textId="77777777">
        <w:tc>
          <w:tcPr>
            <w:tcW w:w="3116" w:type="dxa"/>
          </w:tcPr>
          <w:p w:rsidRPr="00DE5E90" w:rsidR="003826C2" w:rsidP="00A9310B" w:rsidRDefault="003826C2" w14:paraId="7844DB5E" w14:textId="77777777">
            <w:pPr>
              <w:rPr>
                <w:b/>
                <w:bCs/>
              </w:rPr>
            </w:pPr>
            <w:r>
              <w:rPr>
                <w:b/>
                <w:bCs/>
              </w:rPr>
              <w:t>Field/Method</w:t>
            </w:r>
          </w:p>
        </w:tc>
        <w:tc>
          <w:tcPr>
            <w:tcW w:w="3117" w:type="dxa"/>
          </w:tcPr>
          <w:p w:rsidRPr="00DE5E90" w:rsidR="003826C2" w:rsidP="00A9310B" w:rsidRDefault="003826C2" w14:paraId="04A0A3C8" w14:textId="77777777">
            <w:pPr>
              <w:rPr>
                <w:b/>
                <w:bCs/>
              </w:rPr>
            </w:pPr>
            <w:r>
              <w:rPr>
                <w:b/>
                <w:bCs/>
              </w:rPr>
              <w:t>Parameters (if apply)</w:t>
            </w:r>
          </w:p>
        </w:tc>
        <w:tc>
          <w:tcPr>
            <w:tcW w:w="3117" w:type="dxa"/>
          </w:tcPr>
          <w:p w:rsidRPr="00DE5E90" w:rsidR="003826C2" w:rsidP="00A9310B" w:rsidRDefault="003826C2" w14:paraId="21B7E23C" w14:textId="77777777">
            <w:pPr>
              <w:rPr>
                <w:b/>
                <w:bCs/>
              </w:rPr>
            </w:pPr>
            <w:r>
              <w:rPr>
                <w:b/>
                <w:bCs/>
              </w:rPr>
              <w:t>Description</w:t>
            </w:r>
          </w:p>
        </w:tc>
      </w:tr>
      <w:tr w:rsidR="003826C2" w:rsidTr="00AA7245" w14:paraId="3DB7109B" w14:textId="77777777">
        <w:tc>
          <w:tcPr>
            <w:tcW w:w="3116" w:type="dxa"/>
          </w:tcPr>
          <w:p w:rsidRPr="001D3DE8" w:rsidR="003826C2" w:rsidP="00A9310B" w:rsidRDefault="003826C2" w14:paraId="06F705E3" w14:textId="2856CA08">
            <w:r>
              <w:t>qualificationID: int</w:t>
            </w:r>
          </w:p>
        </w:tc>
        <w:tc>
          <w:tcPr>
            <w:tcW w:w="3117" w:type="dxa"/>
          </w:tcPr>
          <w:p w:rsidR="003826C2" w:rsidP="00A9310B" w:rsidRDefault="003826C2" w14:paraId="4DA978D5" w14:textId="77777777">
            <w:pPr>
              <w:rPr>
                <w:b/>
                <w:bCs/>
              </w:rPr>
            </w:pPr>
          </w:p>
        </w:tc>
        <w:tc>
          <w:tcPr>
            <w:tcW w:w="3117" w:type="dxa"/>
          </w:tcPr>
          <w:p w:rsidRPr="001D3DE8" w:rsidR="003826C2" w:rsidP="00A9310B" w:rsidRDefault="003826C2" w14:paraId="798D5306" w14:textId="600FE3CF">
            <w:r>
              <w:t>The ID for the qualification. Cannot be null.</w:t>
            </w:r>
          </w:p>
        </w:tc>
      </w:tr>
      <w:tr w:rsidR="003826C2" w:rsidTr="00AA7245" w14:paraId="41BBC636" w14:textId="77777777">
        <w:tc>
          <w:tcPr>
            <w:tcW w:w="3116" w:type="dxa"/>
          </w:tcPr>
          <w:p w:rsidR="003826C2" w:rsidP="00A9310B" w:rsidRDefault="003826C2" w14:paraId="38F341FB" w14:textId="352CAC74">
            <w:r>
              <w:t>QualificationName: String</w:t>
            </w:r>
          </w:p>
        </w:tc>
        <w:tc>
          <w:tcPr>
            <w:tcW w:w="3117" w:type="dxa"/>
          </w:tcPr>
          <w:p w:rsidR="003826C2" w:rsidP="00A9310B" w:rsidRDefault="003826C2" w14:paraId="67371239" w14:textId="77777777">
            <w:pPr>
              <w:rPr>
                <w:b/>
                <w:bCs/>
              </w:rPr>
            </w:pPr>
          </w:p>
        </w:tc>
        <w:tc>
          <w:tcPr>
            <w:tcW w:w="3117" w:type="dxa"/>
          </w:tcPr>
          <w:p w:rsidR="003826C2" w:rsidP="00A9310B" w:rsidRDefault="003826C2" w14:paraId="46C2FEF5" w14:textId="7F3F61FE">
            <w:r>
              <w:t xml:space="preserve">Name of the qualification. </w:t>
            </w:r>
            <w:r w:rsidR="00346214">
              <w:t>Cannot be null.</w:t>
            </w:r>
          </w:p>
        </w:tc>
      </w:tr>
      <w:tr w:rsidR="00346214" w:rsidTr="00AA7245" w14:paraId="00721AEB" w14:textId="77777777">
        <w:tc>
          <w:tcPr>
            <w:tcW w:w="3116" w:type="dxa"/>
          </w:tcPr>
          <w:p w:rsidR="00346214" w:rsidP="00A9310B" w:rsidRDefault="00346214" w14:paraId="1BCEC10D" w14:textId="44496494">
            <w:r>
              <w:t>QualificationDescription: String</w:t>
            </w:r>
          </w:p>
        </w:tc>
        <w:tc>
          <w:tcPr>
            <w:tcW w:w="3117" w:type="dxa"/>
          </w:tcPr>
          <w:p w:rsidR="00346214" w:rsidP="00A9310B" w:rsidRDefault="00346214" w14:paraId="65D0DA80" w14:textId="77777777">
            <w:pPr>
              <w:rPr>
                <w:b/>
                <w:bCs/>
              </w:rPr>
            </w:pPr>
          </w:p>
        </w:tc>
        <w:tc>
          <w:tcPr>
            <w:tcW w:w="3117" w:type="dxa"/>
          </w:tcPr>
          <w:p w:rsidR="00346214" w:rsidP="00A9310B" w:rsidRDefault="00346214" w14:paraId="185B44FB" w14:textId="72E731BB">
            <w:r>
              <w:t>The description of the qualification. Cannot be null.</w:t>
            </w:r>
          </w:p>
        </w:tc>
      </w:tr>
    </w:tbl>
    <w:p w:rsidR="003826C2" w:rsidP="00BB7E57" w:rsidRDefault="003826C2" w14:paraId="7F20580C" w14:textId="77777777">
      <w:pPr>
        <w:pStyle w:val="Heading2"/>
      </w:pPr>
    </w:p>
    <w:p w:rsidR="00BB7E57" w:rsidP="00BB7E57" w:rsidRDefault="00BB7E57" w14:paraId="37DB9552" w14:textId="35D31D85">
      <w:pPr>
        <w:pStyle w:val="Heading2"/>
      </w:pPr>
      <w:bookmarkStart w:name="_Toc63016111" w:id="213"/>
      <w:r>
        <w:t>Location</w:t>
      </w:r>
      <w:bookmarkEnd w:id="213"/>
    </w:p>
    <w:tbl>
      <w:tblPr>
        <w:tblW w:w="0" w:type="auto"/>
        <w:tblLook w:val="04A0" w:firstRow="1" w:lastRow="0" w:firstColumn="1" w:lastColumn="0" w:noHBand="0" w:noVBand="1"/>
      </w:tblPr>
      <w:tblGrid>
        <w:gridCol w:w="3116"/>
        <w:gridCol w:w="3117"/>
        <w:gridCol w:w="3117"/>
      </w:tblGrid>
      <w:tr w:rsidR="00BB7E57" w:rsidTr="00AA7245" w14:paraId="7875D21D" w14:textId="77777777">
        <w:tc>
          <w:tcPr>
            <w:tcW w:w="3116" w:type="dxa"/>
          </w:tcPr>
          <w:p w:rsidRPr="00DE5E90" w:rsidR="00BB7E57" w:rsidP="00A9310B" w:rsidRDefault="00BB7E57" w14:paraId="7DFC4766" w14:textId="77777777">
            <w:pPr>
              <w:rPr>
                <w:b/>
                <w:bCs/>
              </w:rPr>
            </w:pPr>
            <w:r>
              <w:rPr>
                <w:b/>
                <w:bCs/>
              </w:rPr>
              <w:t>Field/Method</w:t>
            </w:r>
          </w:p>
        </w:tc>
        <w:tc>
          <w:tcPr>
            <w:tcW w:w="3117" w:type="dxa"/>
          </w:tcPr>
          <w:p w:rsidRPr="00DE5E90" w:rsidR="00BB7E57" w:rsidP="00A9310B" w:rsidRDefault="00BB7E57" w14:paraId="524C0160" w14:textId="77777777">
            <w:pPr>
              <w:rPr>
                <w:b/>
                <w:bCs/>
              </w:rPr>
            </w:pPr>
            <w:r>
              <w:rPr>
                <w:b/>
                <w:bCs/>
              </w:rPr>
              <w:t>Parameters (if apply)</w:t>
            </w:r>
          </w:p>
        </w:tc>
        <w:tc>
          <w:tcPr>
            <w:tcW w:w="3117" w:type="dxa"/>
          </w:tcPr>
          <w:p w:rsidRPr="00DE5E90" w:rsidR="00BB7E57" w:rsidP="00A9310B" w:rsidRDefault="00BB7E57" w14:paraId="48DD9A50" w14:textId="77777777">
            <w:pPr>
              <w:rPr>
                <w:b/>
                <w:bCs/>
              </w:rPr>
            </w:pPr>
            <w:r>
              <w:rPr>
                <w:b/>
                <w:bCs/>
              </w:rPr>
              <w:t>Description</w:t>
            </w:r>
          </w:p>
        </w:tc>
      </w:tr>
      <w:tr w:rsidR="00BB7E57" w:rsidTr="00AA7245" w14:paraId="32402891" w14:textId="77777777">
        <w:tc>
          <w:tcPr>
            <w:tcW w:w="3116" w:type="dxa"/>
          </w:tcPr>
          <w:p w:rsidRPr="001D3DE8" w:rsidR="00BB7E57" w:rsidP="00A9310B" w:rsidRDefault="00781931" w14:paraId="5B0AA7AE" w14:textId="24DBA5BB">
            <w:r>
              <w:t>locationType: char</w:t>
            </w:r>
          </w:p>
        </w:tc>
        <w:tc>
          <w:tcPr>
            <w:tcW w:w="3117" w:type="dxa"/>
          </w:tcPr>
          <w:p w:rsidR="00BB7E57" w:rsidP="00A9310B" w:rsidRDefault="00BB7E57" w14:paraId="42CFB5DF" w14:textId="77777777">
            <w:pPr>
              <w:rPr>
                <w:b/>
                <w:bCs/>
              </w:rPr>
            </w:pPr>
          </w:p>
        </w:tc>
        <w:tc>
          <w:tcPr>
            <w:tcW w:w="3117" w:type="dxa"/>
          </w:tcPr>
          <w:p w:rsidRPr="001D3DE8" w:rsidR="00BB7E57" w:rsidP="00A9310B" w:rsidRDefault="00781931" w14:paraId="358108EC" w14:textId="78516546">
            <w:r>
              <w:t xml:space="preserve">Cannot be null. Character ‘E’ represents the </w:t>
            </w:r>
            <w:r w:rsidR="003A33FD">
              <w:t>location where employee is working at. ‘R’ represents the residence (address) of a client.</w:t>
            </w:r>
          </w:p>
        </w:tc>
      </w:tr>
      <w:tr w:rsidR="003A33FD" w:rsidTr="00AA7245" w14:paraId="75A0AD48" w14:textId="77777777">
        <w:tc>
          <w:tcPr>
            <w:tcW w:w="3116" w:type="dxa"/>
          </w:tcPr>
          <w:p w:rsidR="003A33FD" w:rsidP="00A9310B" w:rsidRDefault="00F61B9A" w14:paraId="709CEFA6" w14:textId="45DD17B5">
            <w:r>
              <w:t>postalCode: String</w:t>
            </w:r>
          </w:p>
        </w:tc>
        <w:tc>
          <w:tcPr>
            <w:tcW w:w="3117" w:type="dxa"/>
          </w:tcPr>
          <w:p w:rsidR="003A33FD" w:rsidP="00A9310B" w:rsidRDefault="003A33FD" w14:paraId="4FA29DDA" w14:textId="77777777">
            <w:pPr>
              <w:rPr>
                <w:b/>
                <w:bCs/>
              </w:rPr>
            </w:pPr>
          </w:p>
        </w:tc>
        <w:tc>
          <w:tcPr>
            <w:tcW w:w="3117" w:type="dxa"/>
          </w:tcPr>
          <w:p w:rsidR="003A33FD" w:rsidP="00A9310B" w:rsidRDefault="00F61B9A" w14:paraId="2C8E996D" w14:textId="152D3222">
            <w:r>
              <w:t xml:space="preserve">Cannot be null. Represents the postal code </w:t>
            </w:r>
            <w:r w:rsidR="003270DB">
              <w:t xml:space="preserve">(area). The </w:t>
            </w:r>
            <w:r w:rsidR="00EC0087">
              <w:t>sequence</w:t>
            </w:r>
            <w:r w:rsidR="003270DB">
              <w:t xml:space="preserve"> of characters would be as follows: ‘A1A</w:t>
            </w:r>
            <w:r w:rsidR="00EC0087">
              <w:t>1</w:t>
            </w:r>
            <w:r w:rsidR="003270DB">
              <w:t>A</w:t>
            </w:r>
            <w:r w:rsidR="00EC0087">
              <w:t>1’</w:t>
            </w:r>
          </w:p>
        </w:tc>
      </w:tr>
      <w:tr w:rsidR="00EC0087" w:rsidTr="00AA7245" w14:paraId="7D584A91" w14:textId="77777777">
        <w:tc>
          <w:tcPr>
            <w:tcW w:w="3116" w:type="dxa"/>
          </w:tcPr>
          <w:p w:rsidR="00EC0087" w:rsidP="00A9310B" w:rsidRDefault="00C56D7F" w14:paraId="702FD809" w14:textId="75F4C494">
            <w:r>
              <w:t>lineAddress: String</w:t>
            </w:r>
          </w:p>
        </w:tc>
        <w:tc>
          <w:tcPr>
            <w:tcW w:w="3117" w:type="dxa"/>
          </w:tcPr>
          <w:p w:rsidR="00EC0087" w:rsidP="00A9310B" w:rsidRDefault="00EC0087" w14:paraId="767FCD0D" w14:textId="77777777">
            <w:pPr>
              <w:rPr>
                <w:b/>
                <w:bCs/>
              </w:rPr>
            </w:pPr>
          </w:p>
        </w:tc>
        <w:tc>
          <w:tcPr>
            <w:tcW w:w="3117" w:type="dxa"/>
          </w:tcPr>
          <w:p w:rsidR="00EC0087" w:rsidP="00A9310B" w:rsidRDefault="00C56D7F" w14:paraId="1FEA5F57" w14:textId="342DBC74">
            <w:r>
              <w:t>Cannot be null. Represents the address line. Format as follows: “123 Street_name</w:t>
            </w:r>
            <w:r w:rsidR="007061B3">
              <w:t xml:space="preserve"> road_type</w:t>
            </w:r>
            <w:r w:rsidR="003474CA">
              <w:t xml:space="preserve"> q</w:t>
            </w:r>
            <w:r w:rsidR="002C43B5">
              <w:t>uadr</w:t>
            </w:r>
            <w:r w:rsidR="009F00B7">
              <w:t>ant_section</w:t>
            </w:r>
          </w:p>
        </w:tc>
      </w:tr>
      <w:tr w:rsidR="009F00B7" w:rsidTr="00AA7245" w14:paraId="5BC56210" w14:textId="77777777">
        <w:tc>
          <w:tcPr>
            <w:tcW w:w="3116" w:type="dxa"/>
          </w:tcPr>
          <w:p w:rsidR="009F00B7" w:rsidP="00A9310B" w:rsidRDefault="00806CC1" w14:paraId="3493BC5A" w14:textId="6E9B4AA6">
            <w:r>
              <w:t>City: String</w:t>
            </w:r>
          </w:p>
        </w:tc>
        <w:tc>
          <w:tcPr>
            <w:tcW w:w="3117" w:type="dxa"/>
          </w:tcPr>
          <w:p w:rsidR="009F00B7" w:rsidP="00A9310B" w:rsidRDefault="009F00B7" w14:paraId="22ADA0BD" w14:textId="77777777">
            <w:pPr>
              <w:rPr>
                <w:b/>
                <w:bCs/>
              </w:rPr>
            </w:pPr>
          </w:p>
        </w:tc>
        <w:tc>
          <w:tcPr>
            <w:tcW w:w="3117" w:type="dxa"/>
          </w:tcPr>
          <w:p w:rsidR="009F00B7" w:rsidP="00A9310B" w:rsidRDefault="001925C6" w14:paraId="79FC368B" w14:textId="1C10CEED">
            <w:r>
              <w:t>The city name. Cannot be null.</w:t>
            </w:r>
          </w:p>
        </w:tc>
      </w:tr>
      <w:tr w:rsidR="001925C6" w:rsidTr="00AA7245" w14:paraId="7F89040D" w14:textId="77777777">
        <w:tc>
          <w:tcPr>
            <w:tcW w:w="3116" w:type="dxa"/>
          </w:tcPr>
          <w:p w:rsidR="001925C6" w:rsidP="00A9310B" w:rsidRDefault="001925C6" w14:paraId="2B98A7AD" w14:textId="3C5B21CC">
            <w:r>
              <w:t>Province: String</w:t>
            </w:r>
          </w:p>
        </w:tc>
        <w:tc>
          <w:tcPr>
            <w:tcW w:w="3117" w:type="dxa"/>
          </w:tcPr>
          <w:p w:rsidR="001925C6" w:rsidP="00A9310B" w:rsidRDefault="001925C6" w14:paraId="1A656015" w14:textId="77777777">
            <w:pPr>
              <w:rPr>
                <w:b/>
                <w:bCs/>
              </w:rPr>
            </w:pPr>
          </w:p>
        </w:tc>
        <w:tc>
          <w:tcPr>
            <w:tcW w:w="3117" w:type="dxa"/>
          </w:tcPr>
          <w:p w:rsidR="001925C6" w:rsidP="00A9310B" w:rsidRDefault="001925C6" w14:paraId="3E23D401" w14:textId="6BE124CC">
            <w:r>
              <w:t xml:space="preserve">The province name. Cannot be null.  </w:t>
            </w:r>
          </w:p>
        </w:tc>
      </w:tr>
      <w:tr w:rsidR="004870A7" w:rsidTr="00AA7245" w14:paraId="1BF48AA7" w14:textId="77777777">
        <w:tc>
          <w:tcPr>
            <w:tcW w:w="3116" w:type="dxa"/>
          </w:tcPr>
          <w:p w:rsidR="004870A7" w:rsidP="00A9310B" w:rsidRDefault="00FE5600" w14:paraId="2D67EF00" w14:textId="53DA4373">
            <w:r>
              <w:t>Country: String</w:t>
            </w:r>
          </w:p>
        </w:tc>
        <w:tc>
          <w:tcPr>
            <w:tcW w:w="3117" w:type="dxa"/>
          </w:tcPr>
          <w:p w:rsidR="004870A7" w:rsidP="00A9310B" w:rsidRDefault="004870A7" w14:paraId="0748AB7E" w14:textId="77777777">
            <w:pPr>
              <w:rPr>
                <w:b/>
                <w:bCs/>
              </w:rPr>
            </w:pPr>
          </w:p>
        </w:tc>
        <w:tc>
          <w:tcPr>
            <w:tcW w:w="3117" w:type="dxa"/>
          </w:tcPr>
          <w:p w:rsidR="004870A7" w:rsidP="00A9310B" w:rsidRDefault="00FE5600" w14:paraId="09E7C81C" w14:textId="428F93F0">
            <w:r>
              <w:t>The country name. Cannot be null.</w:t>
            </w:r>
          </w:p>
        </w:tc>
      </w:tr>
    </w:tbl>
    <w:p w:rsidR="00AC5738" w:rsidP="00AC5738" w:rsidRDefault="00A0204F" w14:paraId="5ADBF9A5" w14:textId="724CF045">
      <w:pPr>
        <w:pStyle w:val="Heading2"/>
      </w:pPr>
      <w:bookmarkStart w:name="_Toc63016112" w:id="214"/>
      <w:r>
        <w:lastRenderedPageBreak/>
        <w:t>Schedule</w:t>
      </w:r>
      <w:bookmarkEnd w:id="214"/>
    </w:p>
    <w:tbl>
      <w:tblPr>
        <w:tblW w:w="0" w:type="auto"/>
        <w:tblLook w:val="04A0" w:firstRow="1" w:lastRow="0" w:firstColumn="1" w:lastColumn="0" w:noHBand="0" w:noVBand="1"/>
      </w:tblPr>
      <w:tblGrid>
        <w:gridCol w:w="3512"/>
        <w:gridCol w:w="2921"/>
        <w:gridCol w:w="2917"/>
      </w:tblGrid>
      <w:tr w:rsidR="00C4736C" w:rsidTr="00D65413" w14:paraId="2024E5E8" w14:textId="77777777">
        <w:tc>
          <w:tcPr>
            <w:tcW w:w="3512" w:type="dxa"/>
          </w:tcPr>
          <w:p w:rsidRPr="00DE5E90" w:rsidR="00AC5738" w:rsidP="00A9310B" w:rsidRDefault="00AC5738" w14:paraId="44050E1A" w14:textId="77777777">
            <w:pPr>
              <w:rPr>
                <w:b/>
                <w:bCs/>
              </w:rPr>
            </w:pPr>
            <w:r>
              <w:rPr>
                <w:b/>
                <w:bCs/>
              </w:rPr>
              <w:t>Field/Method</w:t>
            </w:r>
          </w:p>
        </w:tc>
        <w:tc>
          <w:tcPr>
            <w:tcW w:w="2921" w:type="dxa"/>
          </w:tcPr>
          <w:p w:rsidRPr="00DE5E90" w:rsidR="00AC5738" w:rsidP="00A9310B" w:rsidRDefault="00AC5738" w14:paraId="10FAC926" w14:textId="77777777">
            <w:pPr>
              <w:rPr>
                <w:b/>
                <w:bCs/>
              </w:rPr>
            </w:pPr>
            <w:r>
              <w:rPr>
                <w:b/>
                <w:bCs/>
              </w:rPr>
              <w:t>Parameters (if apply)</w:t>
            </w:r>
          </w:p>
        </w:tc>
        <w:tc>
          <w:tcPr>
            <w:tcW w:w="2917" w:type="dxa"/>
          </w:tcPr>
          <w:p w:rsidRPr="00DE5E90" w:rsidR="00AC5738" w:rsidP="00A9310B" w:rsidRDefault="00AC5738" w14:paraId="00037825" w14:textId="77777777">
            <w:pPr>
              <w:rPr>
                <w:b/>
                <w:bCs/>
              </w:rPr>
            </w:pPr>
            <w:r>
              <w:rPr>
                <w:b/>
                <w:bCs/>
              </w:rPr>
              <w:t>Description</w:t>
            </w:r>
          </w:p>
        </w:tc>
      </w:tr>
      <w:tr w:rsidR="00C4736C" w:rsidTr="00D65413" w14:paraId="3326743F" w14:textId="77777777">
        <w:tc>
          <w:tcPr>
            <w:tcW w:w="3512" w:type="dxa"/>
          </w:tcPr>
          <w:p w:rsidRPr="001D3DE8" w:rsidR="00AC5738" w:rsidP="00A9310B" w:rsidRDefault="00AA624F" w14:paraId="4294AD2E" w14:textId="78775108">
            <w:r>
              <w:t>scheduleBlock: ScheduleBlock[]</w:t>
            </w:r>
          </w:p>
        </w:tc>
        <w:tc>
          <w:tcPr>
            <w:tcW w:w="2921" w:type="dxa"/>
          </w:tcPr>
          <w:p w:rsidR="00AC5738" w:rsidP="00A9310B" w:rsidRDefault="00AC5738" w14:paraId="5CC49257" w14:textId="77777777">
            <w:pPr>
              <w:rPr>
                <w:b/>
                <w:bCs/>
              </w:rPr>
            </w:pPr>
          </w:p>
        </w:tc>
        <w:tc>
          <w:tcPr>
            <w:tcW w:w="2917" w:type="dxa"/>
          </w:tcPr>
          <w:p w:rsidRPr="001D3DE8" w:rsidR="00AC5738" w:rsidP="00A9310B" w:rsidRDefault="00AA624F" w14:paraId="7C2F06D8" w14:textId="08F5CEC0">
            <w:r>
              <w:t>The schedule block. Can be null (represents empty, not available for work)</w:t>
            </w:r>
          </w:p>
        </w:tc>
      </w:tr>
      <w:tr w:rsidR="00AA624F" w:rsidTr="00D65413" w14:paraId="5C1E1705" w14:textId="77777777">
        <w:tc>
          <w:tcPr>
            <w:tcW w:w="3512" w:type="dxa"/>
          </w:tcPr>
          <w:p w:rsidR="00AA624F" w:rsidP="00A9310B" w:rsidRDefault="00CE186C" w14:paraId="0F12CB88" w14:textId="618BC920">
            <w:r>
              <w:t>scheduleID</w:t>
            </w:r>
          </w:p>
        </w:tc>
        <w:tc>
          <w:tcPr>
            <w:tcW w:w="2921" w:type="dxa"/>
          </w:tcPr>
          <w:p w:rsidR="00AA624F" w:rsidP="00A9310B" w:rsidRDefault="00AA624F" w14:paraId="5F16ECC2" w14:textId="77777777">
            <w:pPr>
              <w:rPr>
                <w:b/>
                <w:bCs/>
              </w:rPr>
            </w:pPr>
          </w:p>
        </w:tc>
        <w:tc>
          <w:tcPr>
            <w:tcW w:w="2917" w:type="dxa"/>
          </w:tcPr>
          <w:p w:rsidR="00AA624F" w:rsidP="00A9310B" w:rsidRDefault="00CE186C" w14:paraId="0D85ABD7" w14:textId="79D9FA3E">
            <w:r>
              <w:t>The ID for schedule. Cannot be null. Made to make it unique.</w:t>
            </w:r>
          </w:p>
        </w:tc>
      </w:tr>
      <w:tr w:rsidR="00CE186C" w:rsidTr="00D65413" w14:paraId="17AB40BC" w14:textId="77777777">
        <w:tc>
          <w:tcPr>
            <w:tcW w:w="3512" w:type="dxa"/>
          </w:tcPr>
          <w:p w:rsidR="00CE186C" w:rsidP="00A9310B" w:rsidRDefault="00D200FC" w14:paraId="126C8EDC" w14:textId="69A1928C">
            <w:r>
              <w:t>getAvailableSvhedule(</w:t>
            </w:r>
            <w:r w:rsidR="009559C3">
              <w:t>appointments: Appointment[]: ScheduleBlock[]</w:t>
            </w:r>
          </w:p>
        </w:tc>
        <w:tc>
          <w:tcPr>
            <w:tcW w:w="2921" w:type="dxa"/>
          </w:tcPr>
          <w:p w:rsidRPr="009559C3" w:rsidR="00CE186C" w:rsidP="00A9310B" w:rsidRDefault="009559C3" w14:paraId="69B14A76" w14:textId="5D8D1DCB">
            <w:r>
              <w:t xml:space="preserve">Appointments: Appointment[] is the array of Appointment which is held in StaffAccount. </w:t>
            </w:r>
          </w:p>
        </w:tc>
        <w:tc>
          <w:tcPr>
            <w:tcW w:w="2917" w:type="dxa"/>
          </w:tcPr>
          <w:p w:rsidR="00CE186C" w:rsidP="00A9310B" w:rsidRDefault="009559C3" w14:paraId="51828814" w14:textId="020CD333">
            <w:r>
              <w:t>Returns the available schedule block.</w:t>
            </w:r>
            <w:r w:rsidR="00C4736C">
              <w:t xml:space="preserve"> The logic is unknown at this time,however, the </w:t>
            </w:r>
            <w:r w:rsidR="00867B0F">
              <w:t>appointments</w:t>
            </w:r>
            <w:r w:rsidR="00C4736C">
              <w:t xml:space="preserve"> which is held in StaffAccount will be used to determine if the</w:t>
            </w:r>
            <w:r w:rsidR="00A02650">
              <w:t xml:space="preserve"> </w:t>
            </w:r>
            <w:r w:rsidR="00867B0F">
              <w:t>staff is available..</w:t>
            </w:r>
          </w:p>
        </w:tc>
      </w:tr>
      <w:tr w:rsidR="00867B0F" w:rsidTr="00D65413" w14:paraId="5ECD879C" w14:textId="77777777">
        <w:tc>
          <w:tcPr>
            <w:tcW w:w="3512" w:type="dxa"/>
          </w:tcPr>
          <w:p w:rsidR="00867B0F" w:rsidP="00A9310B" w:rsidRDefault="00867B0F" w14:paraId="1277568D" w14:textId="4B7998DD">
            <w:r>
              <w:t>addScheduleBlock</w:t>
            </w:r>
            <w:r w:rsidR="00696105">
              <w:t>(block: ScheduleBlock): boolean</w:t>
            </w:r>
          </w:p>
        </w:tc>
        <w:tc>
          <w:tcPr>
            <w:tcW w:w="2921" w:type="dxa"/>
          </w:tcPr>
          <w:p w:rsidR="00867B0F" w:rsidP="00A9310B" w:rsidRDefault="00696105" w14:paraId="07401F97" w14:textId="7C96164C">
            <w:r>
              <w:t>Block: ScheduleBlock</w:t>
            </w:r>
          </w:p>
        </w:tc>
        <w:tc>
          <w:tcPr>
            <w:tcW w:w="2917" w:type="dxa"/>
          </w:tcPr>
          <w:p w:rsidR="00867B0F" w:rsidP="00A9310B" w:rsidRDefault="00696105" w14:paraId="42089875" w14:textId="67721D1D">
            <w:r>
              <w:t xml:space="preserve">Adds the schedule block. The staff will be able to </w:t>
            </w:r>
            <w:r w:rsidR="00C81839">
              <w:t>add a time range, which tells the system what time the staff is available for work.</w:t>
            </w:r>
          </w:p>
        </w:tc>
      </w:tr>
      <w:tr w:rsidR="00C81839" w:rsidTr="00D65413" w14:paraId="290C64B0" w14:textId="77777777">
        <w:tc>
          <w:tcPr>
            <w:tcW w:w="3512" w:type="dxa"/>
          </w:tcPr>
          <w:p w:rsidR="00C81839" w:rsidP="00A9310B" w:rsidRDefault="00BF23E6" w14:paraId="26D37991" w14:textId="293D312E">
            <w:r>
              <w:t>removeScheduleBlock(blockID: int)</w:t>
            </w:r>
            <w:r w:rsidR="00D27CFE">
              <w:t>: ScheduleBlock</w:t>
            </w:r>
          </w:p>
        </w:tc>
        <w:tc>
          <w:tcPr>
            <w:tcW w:w="2921" w:type="dxa"/>
          </w:tcPr>
          <w:p w:rsidR="00C81839" w:rsidP="00A9310B" w:rsidRDefault="00D27CFE" w14:paraId="19EB6673" w14:textId="094D0DEB">
            <w:r>
              <w:t>blockID: int</w:t>
            </w:r>
          </w:p>
        </w:tc>
        <w:tc>
          <w:tcPr>
            <w:tcW w:w="2917" w:type="dxa"/>
          </w:tcPr>
          <w:p w:rsidR="00C81839" w:rsidP="00A9310B" w:rsidRDefault="00D27CFE" w14:paraId="76C61B25" w14:textId="17D8690B">
            <w:r>
              <w:t xml:space="preserve">Removes the schedule block, which removes the availability time for the employee to work. Returns the </w:t>
            </w:r>
            <w:r w:rsidR="00E325A6">
              <w:t>ScheduleBlock that had been removed.</w:t>
            </w:r>
          </w:p>
        </w:tc>
      </w:tr>
    </w:tbl>
    <w:p w:rsidR="00D65413" w:rsidP="00D65413" w:rsidRDefault="00D65413" w14:paraId="003896D0" w14:textId="30085D5B">
      <w:pPr>
        <w:pStyle w:val="Heading2"/>
      </w:pPr>
      <w:bookmarkStart w:name="_Toc63016113" w:id="215"/>
      <w:r>
        <w:t>ScheduleBlock</w:t>
      </w:r>
      <w:bookmarkEnd w:id="215"/>
    </w:p>
    <w:tbl>
      <w:tblPr>
        <w:tblW w:w="0" w:type="auto"/>
        <w:tblLook w:val="04A0" w:firstRow="1" w:lastRow="0" w:firstColumn="1" w:lastColumn="0" w:noHBand="0" w:noVBand="1"/>
      </w:tblPr>
      <w:tblGrid>
        <w:gridCol w:w="3116"/>
        <w:gridCol w:w="3117"/>
        <w:gridCol w:w="3117"/>
      </w:tblGrid>
      <w:tr w:rsidR="00D65413" w:rsidTr="00AA7245" w14:paraId="3F30E529" w14:textId="77777777">
        <w:tc>
          <w:tcPr>
            <w:tcW w:w="3116" w:type="dxa"/>
          </w:tcPr>
          <w:p w:rsidRPr="00DE5E90" w:rsidR="00D65413" w:rsidP="00A9310B" w:rsidRDefault="00D65413" w14:paraId="15FE6655" w14:textId="77777777">
            <w:pPr>
              <w:rPr>
                <w:b/>
                <w:bCs/>
              </w:rPr>
            </w:pPr>
            <w:r>
              <w:rPr>
                <w:b/>
                <w:bCs/>
              </w:rPr>
              <w:t>Field/Method</w:t>
            </w:r>
          </w:p>
        </w:tc>
        <w:tc>
          <w:tcPr>
            <w:tcW w:w="3117" w:type="dxa"/>
          </w:tcPr>
          <w:p w:rsidRPr="00DE5E90" w:rsidR="00D65413" w:rsidP="00A9310B" w:rsidRDefault="00D65413" w14:paraId="5BA88A45" w14:textId="77777777">
            <w:pPr>
              <w:rPr>
                <w:b/>
                <w:bCs/>
              </w:rPr>
            </w:pPr>
            <w:r>
              <w:rPr>
                <w:b/>
                <w:bCs/>
              </w:rPr>
              <w:t>Parameters (if apply)</w:t>
            </w:r>
          </w:p>
        </w:tc>
        <w:tc>
          <w:tcPr>
            <w:tcW w:w="3117" w:type="dxa"/>
          </w:tcPr>
          <w:p w:rsidRPr="00DE5E90" w:rsidR="00D65413" w:rsidP="00A9310B" w:rsidRDefault="00D65413" w14:paraId="6BCD5488" w14:textId="77777777">
            <w:pPr>
              <w:rPr>
                <w:b/>
                <w:bCs/>
              </w:rPr>
            </w:pPr>
            <w:r>
              <w:rPr>
                <w:b/>
                <w:bCs/>
              </w:rPr>
              <w:t>Description</w:t>
            </w:r>
          </w:p>
        </w:tc>
      </w:tr>
      <w:tr w:rsidR="00D65413" w:rsidTr="00AA7245" w14:paraId="60A8CB0B" w14:textId="77777777">
        <w:tc>
          <w:tcPr>
            <w:tcW w:w="3116" w:type="dxa"/>
          </w:tcPr>
          <w:p w:rsidRPr="001D3DE8" w:rsidR="00D65413" w:rsidP="00A9310B" w:rsidRDefault="0090079D" w14:paraId="51D42432" w14:textId="7DE66EB6">
            <w:r>
              <w:t>timeStart</w:t>
            </w:r>
            <w:r w:rsidR="003D2D34">
              <w:t>: Date</w:t>
            </w:r>
          </w:p>
        </w:tc>
        <w:tc>
          <w:tcPr>
            <w:tcW w:w="3117" w:type="dxa"/>
          </w:tcPr>
          <w:p w:rsidR="00D65413" w:rsidP="00A9310B" w:rsidRDefault="00D65413" w14:paraId="527D64E2" w14:textId="77777777">
            <w:pPr>
              <w:rPr>
                <w:b/>
                <w:bCs/>
              </w:rPr>
            </w:pPr>
          </w:p>
        </w:tc>
        <w:tc>
          <w:tcPr>
            <w:tcW w:w="3117" w:type="dxa"/>
          </w:tcPr>
          <w:p w:rsidRPr="001D3DE8" w:rsidR="00D65413" w:rsidP="00A9310B" w:rsidRDefault="003D2D34" w14:paraId="2F942053" w14:textId="4D7E6B4A">
            <w:r>
              <w:t>The start time</w:t>
            </w:r>
            <w:r w:rsidR="00A6236C">
              <w:t xml:space="preserve"> represented by Date. Cannot be null. </w:t>
            </w:r>
          </w:p>
        </w:tc>
      </w:tr>
      <w:tr w:rsidR="005C2628" w:rsidTr="00AA7245" w14:paraId="3D323073" w14:textId="77777777">
        <w:tc>
          <w:tcPr>
            <w:tcW w:w="3116" w:type="dxa"/>
          </w:tcPr>
          <w:p w:rsidR="005C2628" w:rsidP="00A9310B" w:rsidRDefault="0090079D" w14:paraId="6AA98615" w14:textId="34C1B7EC">
            <w:r>
              <w:t>timeEnd</w:t>
            </w:r>
            <w:r w:rsidR="005C2628">
              <w:t>: Date</w:t>
            </w:r>
          </w:p>
        </w:tc>
        <w:tc>
          <w:tcPr>
            <w:tcW w:w="3117" w:type="dxa"/>
          </w:tcPr>
          <w:p w:rsidR="005C2628" w:rsidP="00A9310B" w:rsidRDefault="005C2628" w14:paraId="0489C5E6" w14:textId="77777777">
            <w:pPr>
              <w:rPr>
                <w:b/>
                <w:bCs/>
              </w:rPr>
            </w:pPr>
          </w:p>
        </w:tc>
        <w:tc>
          <w:tcPr>
            <w:tcW w:w="3117" w:type="dxa"/>
          </w:tcPr>
          <w:p w:rsidR="005C2628" w:rsidP="00A9310B" w:rsidRDefault="005C2628" w14:paraId="3479BC1B" w14:textId="049994CF">
            <w:r>
              <w:t>End time represented by Date. Cannot be null</w:t>
            </w:r>
            <w:r w:rsidR="007D39EA">
              <w:t>. Can’t have a date before start date and must be &gt; 5 minutes</w:t>
            </w:r>
            <w:r w:rsidR="002A45D5">
              <w:t xml:space="preserve"> difference.</w:t>
            </w:r>
            <w:r>
              <w:t xml:space="preserve"> </w:t>
            </w:r>
          </w:p>
        </w:tc>
      </w:tr>
      <w:tr w:rsidR="0090079D" w:rsidTr="00AA7245" w14:paraId="2ED116B3" w14:textId="77777777">
        <w:tc>
          <w:tcPr>
            <w:tcW w:w="3116" w:type="dxa"/>
          </w:tcPr>
          <w:p w:rsidR="0090079D" w:rsidP="00A9310B" w:rsidRDefault="00B14C57" w14:paraId="750C8D3A" w14:textId="27D8391E">
            <w:r>
              <w:t>blockID: int</w:t>
            </w:r>
          </w:p>
        </w:tc>
        <w:tc>
          <w:tcPr>
            <w:tcW w:w="3117" w:type="dxa"/>
          </w:tcPr>
          <w:p w:rsidR="0090079D" w:rsidP="00A9310B" w:rsidRDefault="0090079D" w14:paraId="7D92EC4B" w14:textId="77777777">
            <w:pPr>
              <w:rPr>
                <w:b/>
                <w:bCs/>
              </w:rPr>
            </w:pPr>
          </w:p>
        </w:tc>
        <w:tc>
          <w:tcPr>
            <w:tcW w:w="3117" w:type="dxa"/>
          </w:tcPr>
          <w:p w:rsidR="0090079D" w:rsidP="00A9310B" w:rsidRDefault="00B14C57" w14:paraId="087FEDC3" w14:textId="116861A6">
            <w:r>
              <w:t xml:space="preserve">The ID of the schedule block. Cannot be null. </w:t>
            </w:r>
          </w:p>
        </w:tc>
      </w:tr>
    </w:tbl>
    <w:p w:rsidR="00E1668E" w:rsidP="001D3DE8" w:rsidRDefault="00E1668E" w14:paraId="011D286E" w14:textId="77777777">
      <w:pPr>
        <w:pStyle w:val="Heading2"/>
      </w:pPr>
    </w:p>
    <w:p w:rsidR="00DE5E90" w:rsidP="001D3DE8" w:rsidRDefault="001D3DE8" w14:paraId="701CD7FB" w14:textId="34497513">
      <w:pPr>
        <w:pStyle w:val="Heading2"/>
      </w:pPr>
      <w:bookmarkStart w:name="_Toc63016114" w:id="216"/>
      <w:r>
        <w:t>Pet</w:t>
      </w:r>
      <w:bookmarkEnd w:id="216"/>
    </w:p>
    <w:tbl>
      <w:tblPr>
        <w:tblW w:w="0" w:type="auto"/>
        <w:tblLook w:val="04A0" w:firstRow="1" w:lastRow="0" w:firstColumn="1" w:lastColumn="0" w:noHBand="0" w:noVBand="1"/>
      </w:tblPr>
      <w:tblGrid>
        <w:gridCol w:w="3116"/>
        <w:gridCol w:w="3117"/>
        <w:gridCol w:w="3117"/>
      </w:tblGrid>
      <w:tr w:rsidR="001D3DE8" w:rsidTr="0000444F" w14:paraId="6458E41F" w14:textId="77777777">
        <w:tc>
          <w:tcPr>
            <w:tcW w:w="3116" w:type="dxa"/>
          </w:tcPr>
          <w:p w:rsidRPr="00DE5E90" w:rsidR="001D3DE8" w:rsidP="0000444F" w:rsidRDefault="00577BAA" w14:paraId="0091743D" w14:textId="1BC45D77">
            <w:pPr>
              <w:rPr>
                <w:b/>
                <w:bCs/>
              </w:rPr>
            </w:pPr>
            <w:r>
              <w:rPr>
                <w:b/>
                <w:bCs/>
              </w:rPr>
              <w:t>Field</w:t>
            </w:r>
            <w:r w:rsidR="001D3DE8">
              <w:rPr>
                <w:b/>
                <w:bCs/>
              </w:rPr>
              <w:t>/Method</w:t>
            </w:r>
          </w:p>
        </w:tc>
        <w:tc>
          <w:tcPr>
            <w:tcW w:w="3117" w:type="dxa"/>
          </w:tcPr>
          <w:p w:rsidRPr="00DE5E90" w:rsidR="001D3DE8" w:rsidP="0000444F" w:rsidRDefault="001D3DE8" w14:paraId="6724E9F3" w14:textId="77777777">
            <w:pPr>
              <w:rPr>
                <w:b/>
                <w:bCs/>
              </w:rPr>
            </w:pPr>
            <w:r>
              <w:rPr>
                <w:b/>
                <w:bCs/>
              </w:rPr>
              <w:t>Parameters (if apply)</w:t>
            </w:r>
          </w:p>
        </w:tc>
        <w:tc>
          <w:tcPr>
            <w:tcW w:w="3117" w:type="dxa"/>
          </w:tcPr>
          <w:p w:rsidRPr="00DE5E90" w:rsidR="001D3DE8" w:rsidP="0000444F" w:rsidRDefault="001D3DE8" w14:paraId="0E300C6A" w14:textId="77777777">
            <w:pPr>
              <w:rPr>
                <w:b/>
                <w:bCs/>
              </w:rPr>
            </w:pPr>
            <w:r>
              <w:rPr>
                <w:b/>
                <w:bCs/>
              </w:rPr>
              <w:t>Description</w:t>
            </w:r>
          </w:p>
        </w:tc>
      </w:tr>
      <w:tr w:rsidR="001D3DE8" w:rsidTr="0000444F" w14:paraId="69929E2A" w14:textId="77777777">
        <w:tc>
          <w:tcPr>
            <w:tcW w:w="3116" w:type="dxa"/>
          </w:tcPr>
          <w:p w:rsidRPr="001D3DE8" w:rsidR="001D3DE8" w:rsidP="0000444F" w:rsidRDefault="001D3DE8" w14:paraId="41345A25" w14:textId="6AE3F9C7">
            <w:r>
              <w:t xml:space="preserve">Breed: </w:t>
            </w:r>
            <w:r w:rsidR="00577BAA">
              <w:t>S</w:t>
            </w:r>
            <w:r>
              <w:t>tring</w:t>
            </w:r>
          </w:p>
        </w:tc>
        <w:tc>
          <w:tcPr>
            <w:tcW w:w="3117" w:type="dxa"/>
          </w:tcPr>
          <w:p w:rsidR="001D3DE8" w:rsidP="0000444F" w:rsidRDefault="001D3DE8" w14:paraId="107311F7" w14:textId="77777777">
            <w:pPr>
              <w:rPr>
                <w:b/>
                <w:bCs/>
              </w:rPr>
            </w:pPr>
          </w:p>
        </w:tc>
        <w:tc>
          <w:tcPr>
            <w:tcW w:w="3117" w:type="dxa"/>
          </w:tcPr>
          <w:p w:rsidRPr="001D3DE8" w:rsidR="001D3DE8" w:rsidP="0000444F" w:rsidRDefault="001D3DE8" w14:paraId="2984E003" w14:textId="607DE2E4">
            <w:r>
              <w:t>The breed of a pet</w:t>
            </w:r>
            <w:r w:rsidR="0064502E">
              <w:t>. Cannot be null</w:t>
            </w:r>
          </w:p>
        </w:tc>
      </w:tr>
      <w:tr w:rsidR="3FB27E80" w:rsidTr="6967B54D" w14:paraId="185E3537" w14:textId="77777777">
        <w:tc>
          <w:tcPr>
            <w:tcW w:w="3116" w:type="dxa"/>
          </w:tcPr>
          <w:p w:rsidR="6E0F565F" w:rsidP="3FB27E80" w:rsidRDefault="29ADB81E" w14:paraId="01E2610F" w14:textId="3C4ACB83">
            <w:r>
              <w:t>Birthday: Date</w:t>
            </w:r>
          </w:p>
        </w:tc>
        <w:tc>
          <w:tcPr>
            <w:tcW w:w="3117" w:type="dxa"/>
          </w:tcPr>
          <w:p w:rsidR="6E0F565F" w:rsidP="3FB27E80" w:rsidRDefault="29ADB81E" w14:paraId="2B51102D" w14:textId="067763F5">
            <w:pPr>
              <w:rPr>
                <w:b/>
                <w:bCs/>
              </w:rPr>
            </w:pPr>
            <w:r w:rsidRPr="6967B54D">
              <w:rPr>
                <w:b/>
                <w:bCs/>
              </w:rPr>
              <w:t>YYYY/MM/DD</w:t>
            </w:r>
          </w:p>
        </w:tc>
        <w:tc>
          <w:tcPr>
            <w:tcW w:w="3117" w:type="dxa"/>
          </w:tcPr>
          <w:p w:rsidR="6E0F565F" w:rsidP="3FB27E80" w:rsidRDefault="29ADB81E" w14:paraId="65FBA37E" w14:textId="68BA3A99">
            <w:r>
              <w:t>Birth date of the pet. Cannot be null.</w:t>
            </w:r>
          </w:p>
        </w:tc>
      </w:tr>
      <w:tr w:rsidR="004D77CC" w:rsidTr="6967B54D" w14:paraId="188F8DCB" w14:textId="77777777">
        <w:tc>
          <w:tcPr>
            <w:tcW w:w="3116" w:type="dxa"/>
          </w:tcPr>
          <w:p w:rsidR="004D77CC" w:rsidP="3FB27E80" w:rsidRDefault="004D77CC" w14:paraId="64E0D365" w14:textId="74028C2B">
            <w:r>
              <w:t>animalType: String</w:t>
            </w:r>
          </w:p>
        </w:tc>
        <w:tc>
          <w:tcPr>
            <w:tcW w:w="3117" w:type="dxa"/>
          </w:tcPr>
          <w:p w:rsidRPr="6967B54D" w:rsidR="004D77CC" w:rsidP="3FB27E80" w:rsidRDefault="004D77CC" w14:paraId="201AB750" w14:textId="77777777">
            <w:pPr>
              <w:rPr>
                <w:b/>
                <w:bCs/>
              </w:rPr>
            </w:pPr>
          </w:p>
        </w:tc>
        <w:tc>
          <w:tcPr>
            <w:tcW w:w="3117" w:type="dxa"/>
          </w:tcPr>
          <w:p w:rsidR="004D77CC" w:rsidP="3FB27E80" w:rsidRDefault="004D77CC" w14:paraId="3BF747F0" w14:textId="5AF19450">
            <w:r>
              <w:t>Cannot be null. Indicates which animal, ie. Cat, dog, turtle…</w:t>
            </w:r>
          </w:p>
        </w:tc>
      </w:tr>
      <w:tr w:rsidR="3FB27E80" w:rsidTr="6967B54D" w14:paraId="4EF76935" w14:textId="77777777">
        <w:tc>
          <w:tcPr>
            <w:tcW w:w="3116" w:type="dxa"/>
          </w:tcPr>
          <w:p w:rsidR="3FB27E80" w:rsidP="3FB27E80" w:rsidRDefault="235CDCD8" w14:paraId="4E110E5E" w14:textId="5C3EA6A5">
            <w:r>
              <w:t>Sex: String</w:t>
            </w:r>
          </w:p>
        </w:tc>
        <w:tc>
          <w:tcPr>
            <w:tcW w:w="3117" w:type="dxa"/>
          </w:tcPr>
          <w:p w:rsidR="3FB27E80" w:rsidP="3FB27E80" w:rsidRDefault="235CDCD8" w14:paraId="38796D38" w14:textId="200F7F34">
            <w:pPr>
              <w:rPr>
                <w:b/>
                <w:bCs/>
              </w:rPr>
            </w:pPr>
            <w:r w:rsidRPr="6967B54D">
              <w:rPr>
                <w:b/>
                <w:bCs/>
              </w:rPr>
              <w:t>Male, Female, Altered</w:t>
            </w:r>
          </w:p>
        </w:tc>
        <w:tc>
          <w:tcPr>
            <w:tcW w:w="3117" w:type="dxa"/>
          </w:tcPr>
          <w:p w:rsidR="3FB27E80" w:rsidP="3FB27E80" w:rsidRDefault="235CDCD8" w14:paraId="1F714580" w14:textId="6512F6C5">
            <w:r>
              <w:t>The sex of the pet. Cannot be null.</w:t>
            </w:r>
          </w:p>
        </w:tc>
      </w:tr>
      <w:tr w:rsidR="3FB27E80" w:rsidTr="6967B54D" w14:paraId="4413EA75" w14:textId="77777777">
        <w:tc>
          <w:tcPr>
            <w:tcW w:w="3116" w:type="dxa"/>
          </w:tcPr>
          <w:p w:rsidR="3FB27E80" w:rsidP="3FB27E80" w:rsidRDefault="235CDCD8" w14:paraId="72345938" w14:textId="2672DD9B">
            <w:r>
              <w:t>Picture: jpg</w:t>
            </w:r>
          </w:p>
        </w:tc>
        <w:tc>
          <w:tcPr>
            <w:tcW w:w="3117" w:type="dxa"/>
          </w:tcPr>
          <w:p w:rsidR="3FB27E80" w:rsidP="3FB27E80" w:rsidRDefault="3FB27E80" w14:paraId="709D7FD1" w14:textId="7D13122B">
            <w:pPr>
              <w:rPr>
                <w:b/>
                <w:bCs/>
              </w:rPr>
            </w:pPr>
          </w:p>
        </w:tc>
        <w:tc>
          <w:tcPr>
            <w:tcW w:w="3117" w:type="dxa"/>
          </w:tcPr>
          <w:p w:rsidR="3FB27E80" w:rsidP="3FB27E80" w:rsidRDefault="235CDCD8" w14:paraId="6D4F56DA" w14:textId="59F3F8B1">
            <w:r>
              <w:t xml:space="preserve">An image or photo of the pet. Cannot be null. </w:t>
            </w:r>
          </w:p>
        </w:tc>
      </w:tr>
      <w:tr w:rsidR="005A014A" w:rsidTr="0000444F" w14:paraId="7C6D35E5" w14:textId="77777777">
        <w:tc>
          <w:tcPr>
            <w:tcW w:w="3116" w:type="dxa"/>
          </w:tcPr>
          <w:p w:rsidR="005A014A" w:rsidP="0000444F" w:rsidRDefault="00D10C78" w14:paraId="1E01822A" w14:textId="5F266DEB">
            <w:r>
              <w:t>Staff</w:t>
            </w:r>
            <w:r w:rsidR="004D77CC">
              <w:t>Notes</w:t>
            </w:r>
            <w:r w:rsidR="00AD7076">
              <w:t xml:space="preserve">: </w:t>
            </w:r>
            <w:r w:rsidR="00577BAA">
              <w:t>S</w:t>
            </w:r>
            <w:r w:rsidR="00AD7076">
              <w:t>tring</w:t>
            </w:r>
          </w:p>
        </w:tc>
        <w:tc>
          <w:tcPr>
            <w:tcW w:w="3117" w:type="dxa"/>
          </w:tcPr>
          <w:p w:rsidR="005A014A" w:rsidP="0000444F" w:rsidRDefault="005A014A" w14:paraId="3AEB4579" w14:textId="77777777">
            <w:pPr>
              <w:rPr>
                <w:b/>
                <w:bCs/>
              </w:rPr>
            </w:pPr>
          </w:p>
        </w:tc>
        <w:tc>
          <w:tcPr>
            <w:tcW w:w="3117" w:type="dxa"/>
          </w:tcPr>
          <w:p w:rsidRPr="00556BBC" w:rsidR="005A014A" w:rsidP="0000444F" w:rsidRDefault="004D77CC" w14:paraId="6ED4FFFB" w14:textId="39A04A79">
            <w:r>
              <w:t>Notes about this animal, can be warning or notes about its personality.</w:t>
            </w:r>
          </w:p>
        </w:tc>
      </w:tr>
      <w:tr w:rsidR="00302FC9" w:rsidTr="0000444F" w14:paraId="352EC391" w14:textId="77777777">
        <w:tc>
          <w:tcPr>
            <w:tcW w:w="3116" w:type="dxa"/>
          </w:tcPr>
          <w:p w:rsidR="00302FC9" w:rsidP="0000444F" w:rsidRDefault="00302FC9" w14:paraId="6843F89A" w14:textId="55219F06">
            <w:r>
              <w:t>Name: String</w:t>
            </w:r>
          </w:p>
        </w:tc>
        <w:tc>
          <w:tcPr>
            <w:tcW w:w="3117" w:type="dxa"/>
          </w:tcPr>
          <w:p w:rsidR="00302FC9" w:rsidP="0000444F" w:rsidRDefault="00302FC9" w14:paraId="12A52615" w14:textId="77777777">
            <w:pPr>
              <w:rPr>
                <w:b/>
                <w:bCs/>
              </w:rPr>
            </w:pPr>
          </w:p>
        </w:tc>
        <w:tc>
          <w:tcPr>
            <w:tcW w:w="3117" w:type="dxa"/>
          </w:tcPr>
          <w:p w:rsidR="00302FC9" w:rsidP="0000444F" w:rsidRDefault="00577BAA" w14:paraId="64B2A9F3" w14:textId="1EFF4C0B">
            <w:r>
              <w:t>The name of a pet. Must be non-null.</w:t>
            </w:r>
          </w:p>
        </w:tc>
      </w:tr>
      <w:tr w:rsidR="00335575" w:rsidTr="6967B54D" w14:paraId="67317833" w14:textId="77777777">
        <w:tc>
          <w:tcPr>
            <w:tcW w:w="3116" w:type="dxa"/>
          </w:tcPr>
          <w:p w:rsidR="00335575" w:rsidP="0000444F" w:rsidRDefault="00FF5D03" w14:paraId="424DC220" w14:textId="151661F0">
            <w:r>
              <w:t>medicalInfo</w:t>
            </w:r>
            <w:r w:rsidR="00335575">
              <w:t>: String</w:t>
            </w:r>
          </w:p>
        </w:tc>
        <w:tc>
          <w:tcPr>
            <w:tcW w:w="3117" w:type="dxa"/>
          </w:tcPr>
          <w:p w:rsidR="00335575" w:rsidP="0000444F" w:rsidRDefault="00335575" w14:paraId="3C1D2921" w14:textId="77777777">
            <w:pPr>
              <w:rPr>
                <w:b/>
                <w:bCs/>
              </w:rPr>
            </w:pPr>
          </w:p>
        </w:tc>
        <w:tc>
          <w:tcPr>
            <w:tcW w:w="3117" w:type="dxa"/>
          </w:tcPr>
          <w:p w:rsidR="00335575" w:rsidP="0000444F" w:rsidRDefault="00335575" w14:paraId="45BFB938" w14:textId="59AF3E80">
            <w:r>
              <w:t>Can be null, information about the medication.</w:t>
            </w:r>
          </w:p>
        </w:tc>
      </w:tr>
      <w:tr w:rsidR="006E2F00" w:rsidTr="6967B54D" w14:paraId="73C9168B" w14:textId="77777777">
        <w:tc>
          <w:tcPr>
            <w:tcW w:w="3116" w:type="dxa"/>
          </w:tcPr>
          <w:p w:rsidR="006E2F00" w:rsidP="0000444F" w:rsidRDefault="006E2F00" w14:paraId="0F9E03D3" w14:textId="2E61C07C">
            <w:r>
              <w:t>Owner: ClientAccount</w:t>
            </w:r>
          </w:p>
        </w:tc>
        <w:tc>
          <w:tcPr>
            <w:tcW w:w="3117" w:type="dxa"/>
          </w:tcPr>
          <w:p w:rsidR="006E2F00" w:rsidP="0000444F" w:rsidRDefault="006E2F00" w14:paraId="3C0563CF" w14:textId="77777777">
            <w:pPr>
              <w:rPr>
                <w:b/>
                <w:bCs/>
              </w:rPr>
            </w:pPr>
          </w:p>
        </w:tc>
        <w:tc>
          <w:tcPr>
            <w:tcW w:w="3117" w:type="dxa"/>
          </w:tcPr>
          <w:p w:rsidR="006E2F00" w:rsidP="0000444F" w:rsidRDefault="006E2F00" w14:paraId="35D2D1D8" w14:textId="2052166D">
            <w:r>
              <w:t>The owner of the pet. Cannot be null.</w:t>
            </w:r>
          </w:p>
        </w:tc>
      </w:tr>
    </w:tbl>
    <w:p w:rsidR="000E7A44" w:rsidP="000E7A44" w:rsidRDefault="00BE5D66" w14:paraId="5311FDB8" w14:textId="6641AF6C">
      <w:pPr>
        <w:pStyle w:val="Heading2"/>
      </w:pPr>
      <w:bookmarkStart w:name="_Toc63016115" w:id="217"/>
      <w:r>
        <w:t>GalleryImage</w:t>
      </w:r>
      <w:bookmarkEnd w:id="217"/>
    </w:p>
    <w:tbl>
      <w:tblPr>
        <w:tblW w:w="0" w:type="auto"/>
        <w:tblLook w:val="04A0" w:firstRow="1" w:lastRow="0" w:firstColumn="1" w:lastColumn="0" w:noHBand="0" w:noVBand="1"/>
      </w:tblPr>
      <w:tblGrid>
        <w:gridCol w:w="3116"/>
        <w:gridCol w:w="3117"/>
        <w:gridCol w:w="3117"/>
      </w:tblGrid>
      <w:tr w:rsidR="000E7A44" w:rsidTr="00AA7245" w14:paraId="7D3C084F" w14:textId="77777777">
        <w:tc>
          <w:tcPr>
            <w:tcW w:w="3116" w:type="dxa"/>
          </w:tcPr>
          <w:p w:rsidRPr="00DE5E90" w:rsidR="000E7A44" w:rsidP="00A9310B" w:rsidRDefault="000E7A44" w14:paraId="743F64AA" w14:textId="77777777">
            <w:pPr>
              <w:rPr>
                <w:b/>
                <w:bCs/>
              </w:rPr>
            </w:pPr>
            <w:r>
              <w:rPr>
                <w:b/>
                <w:bCs/>
              </w:rPr>
              <w:t>Field/Method</w:t>
            </w:r>
          </w:p>
        </w:tc>
        <w:tc>
          <w:tcPr>
            <w:tcW w:w="3117" w:type="dxa"/>
          </w:tcPr>
          <w:p w:rsidRPr="00DE5E90" w:rsidR="000E7A44" w:rsidP="00A9310B" w:rsidRDefault="000E7A44" w14:paraId="3F05D262" w14:textId="77777777">
            <w:pPr>
              <w:rPr>
                <w:b/>
                <w:bCs/>
              </w:rPr>
            </w:pPr>
            <w:r>
              <w:rPr>
                <w:b/>
                <w:bCs/>
              </w:rPr>
              <w:t>Parameters (if apply)</w:t>
            </w:r>
          </w:p>
        </w:tc>
        <w:tc>
          <w:tcPr>
            <w:tcW w:w="3117" w:type="dxa"/>
          </w:tcPr>
          <w:p w:rsidRPr="00DE5E90" w:rsidR="000E7A44" w:rsidP="00A9310B" w:rsidRDefault="000E7A44" w14:paraId="5D64C08F" w14:textId="77777777">
            <w:pPr>
              <w:rPr>
                <w:b/>
                <w:bCs/>
              </w:rPr>
            </w:pPr>
            <w:r>
              <w:rPr>
                <w:b/>
                <w:bCs/>
              </w:rPr>
              <w:t>Description</w:t>
            </w:r>
          </w:p>
        </w:tc>
      </w:tr>
      <w:tr w:rsidR="000E7A44" w:rsidTr="00AA7245" w14:paraId="70655516" w14:textId="77777777">
        <w:tc>
          <w:tcPr>
            <w:tcW w:w="3116" w:type="dxa"/>
          </w:tcPr>
          <w:p w:rsidRPr="001D3DE8" w:rsidR="000E7A44" w:rsidP="00A9310B" w:rsidRDefault="00AB4095" w14:paraId="0317C127" w14:textId="6B72C481">
            <w:r>
              <w:t>Featured: Boolean</w:t>
            </w:r>
          </w:p>
        </w:tc>
        <w:tc>
          <w:tcPr>
            <w:tcW w:w="3117" w:type="dxa"/>
          </w:tcPr>
          <w:p w:rsidR="000E7A44" w:rsidP="00A9310B" w:rsidRDefault="000E7A44" w14:paraId="4159B1C9" w14:textId="77777777">
            <w:pPr>
              <w:rPr>
                <w:b/>
                <w:bCs/>
              </w:rPr>
            </w:pPr>
          </w:p>
        </w:tc>
        <w:tc>
          <w:tcPr>
            <w:tcW w:w="3117" w:type="dxa"/>
          </w:tcPr>
          <w:p w:rsidRPr="001D3DE8" w:rsidR="000E7A44" w:rsidP="00A9310B" w:rsidRDefault="00AB4095" w14:paraId="290643D7" w14:textId="3A58001D">
            <w:r>
              <w:t>Whether the image is featured. False by default. Cannot be null.</w:t>
            </w:r>
          </w:p>
        </w:tc>
      </w:tr>
      <w:tr w:rsidR="00AB4095" w:rsidTr="00AA7245" w14:paraId="44C30C9D" w14:textId="77777777">
        <w:tc>
          <w:tcPr>
            <w:tcW w:w="3116" w:type="dxa"/>
          </w:tcPr>
          <w:p w:rsidR="00AB4095" w:rsidP="00A9310B" w:rsidRDefault="00AB4095" w14:paraId="756D4886" w14:textId="3F3648C3">
            <w:r>
              <w:t>pet: Pet</w:t>
            </w:r>
          </w:p>
        </w:tc>
        <w:tc>
          <w:tcPr>
            <w:tcW w:w="3117" w:type="dxa"/>
          </w:tcPr>
          <w:p w:rsidR="00AB4095" w:rsidP="00A9310B" w:rsidRDefault="00AB4095" w14:paraId="7C843037" w14:textId="77777777">
            <w:pPr>
              <w:rPr>
                <w:b/>
                <w:bCs/>
              </w:rPr>
            </w:pPr>
          </w:p>
        </w:tc>
        <w:tc>
          <w:tcPr>
            <w:tcW w:w="3117" w:type="dxa"/>
          </w:tcPr>
          <w:p w:rsidR="00AB4095" w:rsidP="00A9310B" w:rsidRDefault="00AB4095" w14:paraId="763AB1C7" w14:textId="2B4F3118">
            <w:r>
              <w:t xml:space="preserve">The pet. </w:t>
            </w:r>
          </w:p>
        </w:tc>
      </w:tr>
      <w:tr w:rsidR="00AB4095" w:rsidTr="00AA7245" w14:paraId="756DEE58" w14:textId="77777777">
        <w:tc>
          <w:tcPr>
            <w:tcW w:w="3116" w:type="dxa"/>
          </w:tcPr>
          <w:p w:rsidR="00AB4095" w:rsidP="00A9310B" w:rsidRDefault="003771B4" w14:paraId="70E6AEDD" w14:textId="2AABA8A8">
            <w:r>
              <w:t>Image: Image</w:t>
            </w:r>
          </w:p>
        </w:tc>
        <w:tc>
          <w:tcPr>
            <w:tcW w:w="3117" w:type="dxa"/>
          </w:tcPr>
          <w:p w:rsidR="00AB4095" w:rsidP="00A9310B" w:rsidRDefault="00AB4095" w14:paraId="5CCF5443" w14:textId="77777777">
            <w:pPr>
              <w:rPr>
                <w:b/>
                <w:bCs/>
              </w:rPr>
            </w:pPr>
          </w:p>
        </w:tc>
        <w:tc>
          <w:tcPr>
            <w:tcW w:w="3117" w:type="dxa"/>
          </w:tcPr>
          <w:p w:rsidR="00AB4095" w:rsidP="00A9310B" w:rsidRDefault="003771B4" w14:paraId="18E07179" w14:textId="045044CC">
            <w:r>
              <w:t>The image of the pet.</w:t>
            </w:r>
          </w:p>
        </w:tc>
      </w:tr>
    </w:tbl>
    <w:p w:rsidR="00F74318" w:rsidP="00E24917" w:rsidRDefault="00F74318" w14:paraId="6F1D72C1" w14:textId="77777777">
      <w:pPr>
        <w:pStyle w:val="Heading1"/>
      </w:pPr>
    </w:p>
    <w:p w:rsidR="00F74318" w:rsidRDefault="00F74318" w14:paraId="38F25236" w14:textId="73390FBD">
      <w:pPr>
        <w:rPr>
          <w:color w:val="4BACC6" w:themeColor="accent1"/>
          <w:sz w:val="44"/>
          <w:szCs w:val="40"/>
        </w:rPr>
      </w:pPr>
    </w:p>
    <w:p w:rsidR="00326315" w:rsidP="00E24917" w:rsidRDefault="005E0A98" w14:paraId="47F42355" w14:textId="4A9E45D4">
      <w:pPr>
        <w:pStyle w:val="Heading1"/>
      </w:pPr>
      <w:bookmarkStart w:name="_Toc63016116" w:id="218"/>
      <w:r>
        <w:lastRenderedPageBreak/>
        <w:t>References</w:t>
      </w:r>
      <w:bookmarkEnd w:id="218"/>
    </w:p>
    <w:p w:rsidR="00326315" w:rsidRDefault="005E0A98" w14:paraId="47F42356" w14:textId="4D7B2A97">
      <w:r>
        <w:t>[1] Infinite Pets</w:t>
      </w:r>
      <w:r w:rsidR="00DA1F51">
        <w:fldChar w:fldCharType="begin"/>
      </w:r>
      <w:r w:rsidR="00DA1F51">
        <w:instrText xml:space="preserve"> XE "</w:instrText>
      </w:r>
      <w:r w:rsidRPr="00BB076D" w:rsidR="00DA1F51">
        <w:instrText>Infinite Pets</w:instrText>
      </w:r>
      <w:r w:rsidR="00DA1F51">
        <w:instrText xml:space="preserve">" </w:instrText>
      </w:r>
      <w:r w:rsidR="00DA1F51">
        <w:fldChar w:fldCharType="end"/>
      </w:r>
      <w:r>
        <w:t xml:space="preserve">, N/A, [Online]. Available: </w:t>
      </w:r>
      <w:hyperlink r:id="rId88">
        <w:r>
          <w:rPr>
            <w:color w:val="1155CC"/>
            <w:u w:val="single"/>
          </w:rPr>
          <w:t>https://www.hallidaypets.com/</w:t>
        </w:r>
      </w:hyperlink>
      <w:r>
        <w:t>. [Accessed: Sept. 27, 2020]</w:t>
      </w:r>
    </w:p>
    <w:sectPr w:rsidR="00326315" w:rsidSect="006C15C1">
      <w:type w:val="continuous"/>
      <w:pgSz w:w="12240" w:h="15840" w:orient="portrait" w:code="1"/>
      <w:pgMar w:top="1440" w:right="1440" w:bottom="1440" w:left="1440" w:header="720" w:footer="720"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HI" w:author="Hamdy Ibrahim" w:date="2020-11-16T21:53:00Z" w:id="0">
    <w:p w:rsidR="001C7E6D" w:rsidRDefault="001C7E6D" w14:paraId="0CD1650B" w14:textId="74080540">
      <w:pPr>
        <w:pStyle w:val="CommentText"/>
        <w:rPr>
          <w:rtl/>
          <w:lang w:bidi="ar-EG"/>
        </w:rPr>
      </w:pPr>
      <w:r>
        <w:rPr>
          <w:rStyle w:val="CommentReference"/>
        </w:rPr>
        <w:annotationRef/>
      </w:r>
      <w:r>
        <w:t>How about client name, date, and instructor</w:t>
      </w:r>
    </w:p>
  </w:comment>
  <w:comment w:initials="BT" w:author="Brendan Tran" w:date="2020-12-18T19:14:00Z" w:id="1">
    <w:p w:rsidR="7BACA57F" w:rsidRDefault="7BACA57F" w14:paraId="71E36E1C" w14:textId="2663FF20">
      <w:pPr>
        <w:pStyle w:val="CommentText"/>
      </w:pPr>
      <w:r>
        <w:t>CANT EDIT THIS, SOMEONE PLEASE DO!</w:t>
      </w:r>
      <w:r>
        <w:rPr>
          <w:rStyle w:val="CommentReference"/>
        </w:rPr>
        <w:annotationRef/>
      </w:r>
    </w:p>
  </w:comment>
  <w:comment w:initials="RH" w:author="Riley Hiltz" w:date="2020-12-18T20:27:00Z" w:id="2">
    <w:p w:rsidR="006E6CC6" w:rsidRDefault="00DB19D3" w14:paraId="398A198F" w14:textId="77777777">
      <w:pPr>
        <w:pStyle w:val="CommentText"/>
        <w:rPr>
          <w:rStyle w:val="CommentReference"/>
        </w:rPr>
      </w:pPr>
      <w:r>
        <w:rPr>
          <w:rStyle w:val="CommentReference"/>
        </w:rPr>
        <w:annotationRef/>
      </w:r>
      <w:r w:rsidR="00DF480C">
        <w:rPr>
          <w:rStyle w:val="CommentReference"/>
        </w:rPr>
        <w:t>Not sure exactly where? Above do</w:t>
      </w:r>
      <w:r w:rsidR="006E6CC6">
        <w:rPr>
          <w:rStyle w:val="CommentReference"/>
        </w:rPr>
        <w:t xml:space="preserve">tted </w:t>
      </w:r>
    </w:p>
    <w:p w:rsidRPr="00DF480C" w:rsidR="00DF480C" w:rsidRDefault="00DF480C" w14:paraId="7B65FBD9" w14:textId="7F45F30C">
      <w:pPr>
        <w:pStyle w:val="CommentText"/>
        <w:rPr>
          <w:sz w:val="16"/>
          <w:szCs w:val="16"/>
        </w:rPr>
      </w:pPr>
      <w:r>
        <w:rPr>
          <w:rStyle w:val="CommentReference"/>
        </w:rPr>
        <w:t xml:space="preserve">line or below? </w:t>
      </w:r>
    </w:p>
  </w:comment>
  <w:comment w:initials="RH" w:author="Riley Hiltz" w:date="2020-12-18T20:31:00Z" w:id="3">
    <w:p w:rsidR="0002799A" w:rsidRDefault="009D1539" w14:paraId="0AAC5DCE" w14:textId="6119767B">
      <w:pPr>
        <w:pStyle w:val="CommentText"/>
      </w:pPr>
      <w:r>
        <w:rPr>
          <w:rStyle w:val="CommentReference"/>
        </w:rPr>
        <w:annotationRef/>
      </w:r>
      <w:r>
        <w:t xml:space="preserve">Er, </w:t>
      </w:r>
      <w:r w:rsidR="0002799A">
        <w:t>nevermind</w:t>
      </w:r>
      <w:r>
        <w:t>. There is no dotted line</w:t>
      </w:r>
      <w:r w:rsidR="0002799A">
        <w:t xml:space="preserve">. </w:t>
      </w:r>
    </w:p>
  </w:comment>
  <w:comment w:initials="RH" w:author="Riley Hiltz" w:date="2021-01-24T10:00:00Z" w:id="6">
    <w:p w:rsidR="00CE706F" w:rsidRDefault="00CE706F" w14:paraId="33E9998C" w14:textId="60D84B44">
      <w:pPr>
        <w:pStyle w:val="CommentText"/>
      </w:pPr>
      <w:r>
        <w:rPr>
          <w:rStyle w:val="CommentReference"/>
        </w:rPr>
        <w:annotationRef/>
      </w:r>
      <w:r>
        <w:t>Edited a bit here for better readability</w:t>
      </w:r>
      <w:r>
        <w:rPr>
          <w:rStyle w:val="CommentReference"/>
        </w:rPr>
        <w:annotationRef/>
      </w:r>
    </w:p>
  </w:comment>
  <w:comment w:initials="RH" w:author="Riley Hiltz" w:date="2021-01-24T10:01:00Z" w:id="7">
    <w:p w:rsidR="00CE706F" w:rsidRDefault="00CE706F" w14:paraId="1092189B" w14:textId="4FC6A542">
      <w:pPr>
        <w:pStyle w:val="CommentText"/>
      </w:pPr>
      <w:r>
        <w:rPr>
          <w:rStyle w:val="CommentReference"/>
        </w:rPr>
        <w:annotationRef/>
      </w:r>
      <w:r>
        <w:rPr>
          <w:rStyle w:val="CommentReference"/>
        </w:rPr>
        <w:annotationRef/>
      </w:r>
    </w:p>
  </w:comment>
  <w:comment w:initials="HI" w:author="Hamdy Ibrahim" w:date="2020-11-16T22:00:00Z" w:id="12">
    <w:p w:rsidRPr="001C7E6D" w:rsidR="001C7E6D" w:rsidRDefault="001C7E6D" w14:paraId="72BE51F9" w14:textId="317E3C6B">
      <w:pPr>
        <w:pStyle w:val="CommentText"/>
        <w:rPr>
          <w:lang w:val="en-CA"/>
        </w:rPr>
      </w:pPr>
      <w:r>
        <w:rPr>
          <w:rStyle w:val="CommentReference"/>
        </w:rPr>
        <w:annotationRef/>
      </w:r>
      <w:r>
        <w:rPr>
          <w:lang w:val="en-CA"/>
        </w:rPr>
        <w:t>Details about the business are recommended</w:t>
      </w:r>
    </w:p>
  </w:comment>
  <w:comment w:initials="HI" w:author="Hamdy Ibrahim" w:date="2020-11-16T22:01:00Z" w:id="15">
    <w:p w:rsidR="001C7E6D" w:rsidRDefault="001C7E6D" w14:paraId="52E0AF15" w14:textId="58642939">
      <w:pPr>
        <w:pStyle w:val="CommentText"/>
      </w:pPr>
      <w:r>
        <w:rPr>
          <w:rStyle w:val="CommentReference"/>
        </w:rPr>
        <w:annotationRef/>
      </w:r>
      <w:r>
        <w:t>What are the issues of the current system?</w:t>
      </w:r>
    </w:p>
    <w:p w:rsidR="001C7E6D" w:rsidRDefault="001C7E6D" w14:paraId="158E662C" w14:textId="2DB985DA">
      <w:pPr>
        <w:pStyle w:val="CommentText"/>
      </w:pPr>
      <w:r>
        <w:t>Why does the client need a new application?</w:t>
      </w:r>
    </w:p>
    <w:p w:rsidR="001C7E6D" w:rsidRDefault="001C7E6D" w14:paraId="4150D2AA" w14:textId="77777777">
      <w:pPr>
        <w:pStyle w:val="CommentText"/>
      </w:pPr>
    </w:p>
    <w:p w:rsidR="001C7E6D" w:rsidRDefault="001C7E6D" w14:paraId="54AE8EC3" w14:textId="3B84F48C">
      <w:pPr>
        <w:pStyle w:val="CommentText"/>
      </w:pPr>
      <w:r>
        <w:t>Details are recommended to precisely describe the problem for which you</w:t>
      </w:r>
      <w:r w:rsidR="00F96CC9">
        <w:t xml:space="preserve"> help.</w:t>
      </w:r>
    </w:p>
  </w:comment>
  <w:comment w:initials="BT" w:author="Brendan Tran" w:date="2020-12-18T19:14:00Z" w:id="16">
    <w:p w:rsidR="33BF80D7" w:rsidRDefault="33BF80D7" w14:paraId="65A04F82" w14:textId="70529AD0">
      <w:pPr>
        <w:pStyle w:val="CommentText"/>
      </w:pPr>
      <w:r>
        <w:t>Completed.</w:t>
      </w:r>
      <w:r>
        <w:rPr>
          <w:rStyle w:val="CommentReference"/>
        </w:rPr>
        <w:annotationRef/>
      </w:r>
    </w:p>
  </w:comment>
  <w:comment w:initials="HI" w:author="Hamdy Ibrahim" w:date="2020-11-16T22:04:00Z" w:id="18">
    <w:p w:rsidR="00F96CC9" w:rsidRDefault="00F96CC9" w14:paraId="76A6783F" w14:textId="7B401372">
      <w:pPr>
        <w:pStyle w:val="CommentText"/>
      </w:pPr>
      <w:r>
        <w:rPr>
          <w:rStyle w:val="CommentReference"/>
        </w:rPr>
        <w:annotationRef/>
      </w:r>
      <w:r>
        <w:t>Suggest introducing the section</w:t>
      </w:r>
    </w:p>
  </w:comment>
  <w:comment w:initials="RH" w:author="Riley Hiltz" w:date="2021-01-24T10:17:00Z" w:id="19">
    <w:p w:rsidR="00BF6A34" w:rsidRDefault="00BF6A34" w14:paraId="1B6D021F" w14:textId="143F4D18">
      <w:pPr>
        <w:pStyle w:val="CommentText"/>
      </w:pPr>
      <w:r>
        <w:rPr>
          <w:rStyle w:val="CommentReference"/>
        </w:rPr>
        <w:annotationRef/>
      </w:r>
      <w:r w:rsidR="005D7FAC">
        <w:t xml:space="preserve">Will we be dealing with this? </w:t>
      </w:r>
    </w:p>
  </w:comment>
  <w:comment w:initials="RH" w:author="Riley Hiltz" w:date="2021-01-24T10:18:00Z" w:id="20">
    <w:p w:rsidR="005D7FAC" w:rsidRDefault="005D7FAC" w14:paraId="5B7D4651" w14:textId="6FFF7EE5">
      <w:pPr>
        <w:pStyle w:val="CommentText"/>
      </w:pPr>
      <w:r>
        <w:rPr>
          <w:rStyle w:val="CommentReference"/>
        </w:rPr>
        <w:annotationRef/>
      </w:r>
    </w:p>
  </w:comment>
  <w:comment w:initials="BT" w:author="Brendan Tran [2]" w:date="2021-01-31T18:49:00Z" w:id="21">
    <w:p w:rsidR="00A228FB" w:rsidRDefault="00A228FB" w14:paraId="5578827B" w14:textId="44970868">
      <w:pPr>
        <w:pStyle w:val="CommentText"/>
      </w:pPr>
      <w:r>
        <w:rPr>
          <w:rStyle w:val="CommentReference"/>
        </w:rPr>
        <w:annotationRef/>
      </w:r>
    </w:p>
  </w:comment>
  <w:comment w:initials="HI" w:author="Hamdy Ibrahim" w:date="2020-11-16T22:05:00Z" w:id="22">
    <w:p w:rsidR="00F96CC9" w:rsidRDefault="00F96CC9" w14:paraId="6436E84F" w14:textId="32EDE781">
      <w:pPr>
        <w:pStyle w:val="CommentText"/>
      </w:pPr>
      <w:r>
        <w:rPr>
          <w:rStyle w:val="CommentReference"/>
        </w:rPr>
        <w:annotationRef/>
      </w:r>
      <w:r>
        <w:t>For what?</w:t>
      </w:r>
    </w:p>
  </w:comment>
  <w:comment w:initials="RH" w:author="Riley Hiltz" w:date="2021-01-24T11:46:00Z" w:id="23">
    <w:p w:rsidR="0060398B" w:rsidRDefault="0060398B" w14:paraId="4B6F33F1" w14:textId="1D5E319D">
      <w:pPr>
        <w:pStyle w:val="CommentText"/>
      </w:pPr>
      <w:r>
        <w:rPr>
          <w:rStyle w:val="CommentReference"/>
        </w:rPr>
        <w:annotationRef/>
      </w:r>
      <w:r>
        <w:t>What do you guys think?</w:t>
      </w:r>
    </w:p>
  </w:comment>
  <w:comment w:initials="HI" w:author="Hamdy Ibrahim" w:date="2020-11-16T22:19:00Z" w:id="28">
    <w:p w:rsidR="00260882" w:rsidRDefault="00260882" w14:paraId="0C3B4570" w14:textId="12DC7079">
      <w:pPr>
        <w:pStyle w:val="CommentText"/>
      </w:pPr>
      <w:r>
        <w:rPr>
          <w:rStyle w:val="CommentReference"/>
        </w:rPr>
        <w:annotationRef/>
      </w:r>
      <w:r>
        <w:t>No use cases at all for managing accounts?</w:t>
      </w:r>
    </w:p>
  </w:comment>
  <w:comment w:initials="HI" w:author="Hamdy Ibrahim" w:date="2020-11-16T22:16:00Z" w:id="29">
    <w:p w:rsidR="00260882" w:rsidRDefault="00260882" w14:paraId="60A6938E" w14:textId="7AA44D6D">
      <w:pPr>
        <w:pStyle w:val="CommentText"/>
      </w:pPr>
      <w:r>
        <w:rPr>
          <w:rStyle w:val="CommentReference"/>
        </w:rPr>
        <w:annotationRef/>
      </w:r>
      <w:r>
        <w:t>Does it make sense that the update account use case include the update reservation use case?</w:t>
      </w:r>
    </w:p>
  </w:comment>
  <w:comment w:initials="HI" w:author="Hamdy Ibrahim" w:date="2020-11-16T22:15:00Z" w:id="30">
    <w:p w:rsidR="00260882" w:rsidRDefault="00260882" w14:paraId="7A142FDA" w14:textId="6482F585">
      <w:pPr>
        <w:pStyle w:val="CommentText"/>
      </w:pPr>
      <w:r>
        <w:rPr>
          <w:rStyle w:val="CommentReference"/>
        </w:rPr>
        <w:annotationRef/>
      </w:r>
      <w:r>
        <w:t>How about payment use case?</w:t>
      </w:r>
    </w:p>
  </w:comment>
  <w:comment w:initials="HI" w:author="Hamdy Ibrahim" w:date="2020-11-16T22:12:00Z" w:id="31">
    <w:p w:rsidR="004A3C37" w:rsidRDefault="004A3C37" w14:paraId="6F0740AA" w14:textId="7AECABC1">
      <w:pPr>
        <w:pStyle w:val="CommentText"/>
      </w:pPr>
      <w:r>
        <w:rPr>
          <w:rStyle w:val="CommentReference"/>
        </w:rPr>
        <w:annotationRef/>
      </w:r>
      <w:r>
        <w:t>Missing the boundary of the system</w:t>
      </w:r>
    </w:p>
    <w:p w:rsidR="004A3C37" w:rsidRDefault="004A3C37" w14:paraId="1E5F62C2" w14:textId="77777777">
      <w:pPr>
        <w:pStyle w:val="CommentText"/>
      </w:pPr>
    </w:p>
    <w:p w:rsidR="004A3C37" w:rsidRDefault="004A3C37" w14:paraId="6485FE0D" w14:textId="3D4AA72B">
      <w:pPr>
        <w:pStyle w:val="CommentText"/>
      </w:pPr>
      <w:r>
        <w:t>You need to use UML notation. For example it is &lt;&lt;include&gt;&gt;</w:t>
      </w:r>
      <w:r w:rsidR="00260882">
        <w:t xml:space="preserve"> not Include</w:t>
      </w:r>
    </w:p>
    <w:p w:rsidR="00260882" w:rsidRDefault="00260882" w14:paraId="254E060B" w14:textId="77777777">
      <w:pPr>
        <w:pStyle w:val="CommentText"/>
      </w:pPr>
    </w:p>
    <w:p w:rsidR="00260882" w:rsidRDefault="00260882" w14:paraId="73FBE7EC" w14:textId="0A4BEEBD">
      <w:pPr>
        <w:pStyle w:val="CommentText"/>
      </w:pPr>
      <w:r>
        <w:t>&lt;&lt;extend&gt;&gt; not extends</w:t>
      </w:r>
    </w:p>
    <w:p w:rsidR="00260882" w:rsidRDefault="00260882" w14:paraId="21FD37A1" w14:textId="77777777">
      <w:pPr>
        <w:pStyle w:val="CommentText"/>
      </w:pPr>
    </w:p>
    <w:p w:rsidR="00260882" w:rsidRDefault="00260882" w14:paraId="1E127492" w14:textId="5DC8C401">
      <w:pPr>
        <w:pStyle w:val="CommentText"/>
      </w:pPr>
      <w:r>
        <w:t>Misspelling include at some points</w:t>
      </w:r>
    </w:p>
  </w:comment>
  <w:comment w:initials="BT" w:author="Brendan Tran" w:date="2020-12-18T15:43:00Z" w:id="32">
    <w:p w:rsidR="5E1E9CA3" w:rsidRDefault="5E1E9CA3" w14:paraId="0DE5AC3B" w14:textId="6B6F3FE0">
      <w:pPr>
        <w:pStyle w:val="CommentText"/>
      </w:pPr>
      <w:r>
        <w:t>(Completed in new diagram)</w:t>
      </w:r>
      <w:r>
        <w:rPr>
          <w:rStyle w:val="CommentReference"/>
        </w:rPr>
        <w:annotationRef/>
      </w:r>
    </w:p>
  </w:comment>
  <w:comment w:initials="BT" w:author="Brendan Tran" w:date="2020-12-18T19:16:00Z" w:id="33">
    <w:p w:rsidR="7960DA2A" w:rsidRDefault="7960DA2A" w14:paraId="4B73ADFE" w14:textId="52FEB990">
      <w:pPr>
        <w:pStyle w:val="CommentText"/>
      </w:pPr>
      <w:r>
        <w:t>Fixed in new diagram</w:t>
      </w:r>
      <w:r>
        <w:rPr>
          <w:rStyle w:val="CommentReference"/>
        </w:rPr>
        <w:annotationRef/>
      </w:r>
    </w:p>
  </w:comment>
  <w:comment w:initials="HI" w:author="Hamdy Ibrahim" w:date="2020-11-16T22:20:00Z" w:id="35">
    <w:p w:rsidR="00260882" w:rsidRDefault="00260882" w14:paraId="2DD37AF2" w14:textId="0F719152">
      <w:pPr>
        <w:pStyle w:val="CommentText"/>
      </w:pPr>
      <w:r>
        <w:rPr>
          <w:rStyle w:val="CommentReference"/>
        </w:rPr>
        <w:annotationRef/>
      </w:r>
      <w:r>
        <w:t>Review my feedback for the use case diagram and reflect that here please</w:t>
      </w:r>
    </w:p>
  </w:comment>
  <w:comment w:initials="BT" w:author="Brendan Tran" w:date="2020-12-18T21:33:00Z" w:id="65">
    <w:p w:rsidR="671DC62F" w:rsidRDefault="671DC62F" w14:paraId="6BD786BB" w14:textId="2CEE98BD">
      <w:pPr>
        <w:pStyle w:val="CommentText"/>
      </w:pPr>
      <w:r>
        <w:t>Missing 25-31 Use Case Descriptions</w:t>
      </w:r>
      <w:r>
        <w:rPr>
          <w:rStyle w:val="CommentReference"/>
        </w:rPr>
        <w:annotationRef/>
      </w:r>
    </w:p>
  </w:comment>
  <w:comment w:initials="CM" w:author="Christopher S. Manuel-Smith" w:date="2020-12-18T21:43:00Z" w:id="66">
    <w:p w:rsidR="671DC62F" w:rsidRDefault="671DC62F" w14:paraId="753AF5DE" w14:textId="25EB2070">
      <w:pPr>
        <w:pStyle w:val="CommentText"/>
      </w:pPr>
      <w:r>
        <w:t>I believe that Storm was in charge of those?</w:t>
      </w:r>
      <w:r>
        <w:rPr>
          <w:rStyle w:val="CommentReference"/>
        </w:rPr>
        <w:annotationRef/>
      </w:r>
    </w:p>
  </w:comment>
  <w:comment w:initials="NP" w:author="Nicholas Panos" w:date="2020-10-04T12:53:00Z" w:id="83">
    <w:p w:rsidR="0095145E" w:rsidP="0095145E" w:rsidRDefault="0095145E" w14:paraId="1A5712CE" w14:textId="77777777">
      <w:r>
        <w:t>Most of these would be functional requirements</w:t>
      </w:r>
      <w:r>
        <w:annotationRef/>
      </w:r>
    </w:p>
    <w:p w:rsidR="0095145E" w:rsidP="0095145E" w:rsidRDefault="0095145E" w14:paraId="1979315F" w14:textId="77777777"/>
    <w:p w:rsidR="0095145E" w:rsidP="0095145E" w:rsidRDefault="0095145E" w14:paraId="5967B664" w14:textId="77777777">
      <w:r>
        <w:t>a non functional requirement is more along the lines of "system must be able to handle 30 clients at once without lagging"</w:t>
      </w:r>
    </w:p>
    <w:p w:rsidR="0095145E" w:rsidP="0095145E" w:rsidRDefault="0095145E" w14:paraId="7ACD12F6" w14:textId="77777777">
      <w:r>
        <w:t>or "system must maintain a response time of x milliseconds"</w:t>
      </w:r>
    </w:p>
    <w:p w:rsidR="0095145E" w:rsidP="0095145E" w:rsidRDefault="0095145E" w14:paraId="285D5224" w14:textId="77777777"/>
    <w:p w:rsidR="0095145E" w:rsidP="0095145E" w:rsidRDefault="0095145E" w14:paraId="1F2502C6" w14:textId="77777777">
      <w:r>
        <w:t>stuff that isn't a functionality, accepting and requiring a 100 character reason feild is a functionality.</w:t>
      </w:r>
    </w:p>
  </w:comment>
  <w:comment w:initials="NP" w:author="Nicholas Panos" w:date="2020-10-04T12:53:00Z" w:id="84">
    <w:p w:rsidR="0095145E" w:rsidP="0095145E" w:rsidRDefault="0095145E" w14:paraId="69E83BA5" w14:textId="77777777">
      <w:r>
        <w:t>how do I remember all this ...</w:t>
      </w:r>
      <w:r>
        <w:annotationRef/>
      </w:r>
      <w:r>
        <w:t xml:space="preserve"> </w:t>
      </w:r>
    </w:p>
  </w:comment>
  <w:comment w:initials="RH" w:author="Riley Hiltz" w:date="2020-10-04T14:12:00Z" w:id="85">
    <w:p w:rsidR="0095145E" w:rsidP="0095145E" w:rsidRDefault="0095145E" w14:paraId="0D45215B" w14:textId="77777777">
      <w:pPr>
        <w:pStyle w:val="CommentText"/>
      </w:pPr>
      <w:r>
        <w:rPr>
          <w:rStyle w:val="CommentReference"/>
        </w:rPr>
        <w:annotationRef/>
      </w:r>
      <w:r>
        <w:t>According to PDF that can be found in D2L:</w:t>
      </w:r>
    </w:p>
    <w:p w:rsidRPr="00AA69AD" w:rsidR="0095145E" w:rsidP="0095145E" w:rsidRDefault="0095145E" w14:paraId="301D4F90" w14:textId="77777777">
      <w:pPr>
        <w:pStyle w:val="CommentText"/>
        <w:rPr>
          <w:lang w:val="en-CA"/>
        </w:rPr>
      </w:pPr>
      <w:r>
        <w:t>“</w:t>
      </w:r>
      <w:r w:rsidRPr="00AA69AD">
        <w:rPr>
          <w:lang w:val="en-CA"/>
        </w:rPr>
        <w:t>Non</w:t>
      </w:r>
    </w:p>
    <w:p w:rsidRPr="00AA69AD" w:rsidR="0095145E" w:rsidP="0095145E" w:rsidRDefault="0095145E" w14:paraId="6F82274B" w14:textId="77777777">
      <w:pPr>
        <w:pStyle w:val="CommentText"/>
        <w:rPr>
          <w:lang w:val="en-CA"/>
        </w:rPr>
      </w:pPr>
      <w:r w:rsidRPr="00AA69AD">
        <w:rPr>
          <w:lang w:val="en-CA"/>
        </w:rPr>
        <w:t>-</w:t>
      </w:r>
    </w:p>
    <w:p w:rsidRPr="00AA69AD" w:rsidR="0095145E" w:rsidP="0095145E" w:rsidRDefault="0095145E" w14:paraId="6F2A5C3C" w14:textId="77777777">
      <w:pPr>
        <w:pStyle w:val="CommentText"/>
        <w:rPr>
          <w:lang w:val="en-CA"/>
        </w:rPr>
      </w:pPr>
      <w:r w:rsidRPr="00AA69AD">
        <w:rPr>
          <w:lang w:val="en-CA"/>
        </w:rPr>
        <w:t>functional requirements</w:t>
      </w:r>
    </w:p>
    <w:p w:rsidRPr="00AA69AD" w:rsidR="0095145E" w:rsidP="0095145E" w:rsidRDefault="0095145E" w14:paraId="47214A87" w14:textId="77777777">
      <w:pPr>
        <w:pStyle w:val="CommentText"/>
        <w:rPr>
          <w:lang w:val="en-CA"/>
        </w:rPr>
      </w:pPr>
      <w:r w:rsidRPr="00AA69AD">
        <w:rPr>
          <w:lang w:val="en-CA"/>
        </w:rPr>
        <w:t xml:space="preserve">: </w:t>
      </w:r>
    </w:p>
    <w:p w:rsidRPr="00AA69AD" w:rsidR="0095145E" w:rsidP="0095145E" w:rsidRDefault="0095145E" w14:paraId="63350A10" w14:textId="77777777">
      <w:pPr>
        <w:pStyle w:val="CommentText"/>
        <w:rPr>
          <w:lang w:val="en-CA"/>
        </w:rPr>
      </w:pPr>
      <w:r w:rsidRPr="00AA69AD">
        <w:rPr>
          <w:lang w:val="en-CA"/>
        </w:rPr>
        <w:t xml:space="preserve">the </w:t>
      </w:r>
    </w:p>
    <w:p w:rsidRPr="00AA69AD" w:rsidR="0095145E" w:rsidP="0095145E" w:rsidRDefault="0095145E" w14:paraId="04CFECAB" w14:textId="77777777">
      <w:pPr>
        <w:pStyle w:val="CommentText"/>
        <w:rPr>
          <w:lang w:val="en-CA"/>
        </w:rPr>
      </w:pPr>
      <w:r w:rsidRPr="00AA69AD">
        <w:rPr>
          <w:lang w:val="en-CA"/>
        </w:rPr>
        <w:t xml:space="preserve">requirements </w:t>
      </w:r>
    </w:p>
    <w:p w:rsidRPr="00AA69AD" w:rsidR="0095145E" w:rsidP="0095145E" w:rsidRDefault="0095145E" w14:paraId="37B72254" w14:textId="77777777">
      <w:pPr>
        <w:pStyle w:val="CommentText"/>
        <w:rPr>
          <w:lang w:val="en-CA"/>
        </w:rPr>
      </w:pPr>
      <w:r w:rsidRPr="00AA69AD">
        <w:rPr>
          <w:lang w:val="en-CA"/>
        </w:rPr>
        <w:t xml:space="preserve">of new system that describe </w:t>
      </w:r>
    </w:p>
    <w:p w:rsidRPr="00AA69AD" w:rsidR="0095145E" w:rsidP="0095145E" w:rsidRDefault="0095145E" w14:paraId="07ACD1ED" w14:textId="77777777">
      <w:pPr>
        <w:pStyle w:val="CommentText"/>
        <w:rPr>
          <w:lang w:val="en-CA"/>
        </w:rPr>
      </w:pPr>
      <w:r w:rsidRPr="00AA69AD">
        <w:rPr>
          <w:lang w:val="en-CA"/>
        </w:rPr>
        <w:t xml:space="preserve">its </w:t>
      </w:r>
    </w:p>
    <w:p w:rsidRPr="00AA69AD" w:rsidR="0095145E" w:rsidP="0095145E" w:rsidRDefault="0095145E" w14:paraId="0BFE29AC" w14:textId="77777777">
      <w:pPr>
        <w:pStyle w:val="CommentText"/>
        <w:rPr>
          <w:b/>
          <w:bCs/>
          <w:lang w:val="en-CA"/>
        </w:rPr>
      </w:pPr>
      <w:r w:rsidRPr="00AA69AD">
        <w:rPr>
          <w:b/>
          <w:bCs/>
          <w:lang w:val="en-CA"/>
        </w:rPr>
        <w:t>limitations</w:t>
      </w:r>
    </w:p>
    <w:p w:rsidRPr="00AA69AD" w:rsidR="0095145E" w:rsidP="0095145E" w:rsidRDefault="0095145E" w14:paraId="30916448" w14:textId="77777777">
      <w:pPr>
        <w:pStyle w:val="CommentText"/>
        <w:rPr>
          <w:lang w:val="en-CA"/>
        </w:rPr>
      </w:pPr>
      <w:r w:rsidRPr="00AA69AD">
        <w:rPr>
          <w:lang w:val="en-CA"/>
        </w:rPr>
        <w:t xml:space="preserve">and </w:t>
      </w:r>
    </w:p>
    <w:p w:rsidRPr="00AA69AD" w:rsidR="0095145E" w:rsidP="0095145E" w:rsidRDefault="0095145E" w14:paraId="54C0EBDB" w14:textId="77777777">
      <w:pPr>
        <w:pStyle w:val="CommentText"/>
        <w:jc w:val="both"/>
        <w:rPr>
          <w:lang w:val="en-CA"/>
        </w:rPr>
      </w:pPr>
      <w:r w:rsidRPr="00AA69AD">
        <w:rPr>
          <w:lang w:val="en-CA"/>
        </w:rPr>
        <w:t>how well</w:t>
      </w:r>
    </w:p>
    <w:p w:rsidRPr="00AA69AD" w:rsidR="0095145E" w:rsidP="0095145E" w:rsidRDefault="0095145E" w14:paraId="08251843" w14:textId="77777777">
      <w:pPr>
        <w:pStyle w:val="CommentText"/>
        <w:rPr>
          <w:lang w:val="en-CA"/>
        </w:rPr>
      </w:pPr>
      <w:r w:rsidRPr="00AA69AD">
        <w:rPr>
          <w:lang w:val="en-CA"/>
        </w:rPr>
        <w:t xml:space="preserve">it provides </w:t>
      </w:r>
    </w:p>
    <w:p w:rsidRPr="00AA69AD" w:rsidR="0095145E" w:rsidP="0095145E" w:rsidRDefault="0095145E" w14:paraId="122084CE" w14:textId="77777777">
      <w:pPr>
        <w:pStyle w:val="CommentText"/>
        <w:rPr>
          <w:lang w:val="en-CA"/>
        </w:rPr>
      </w:pPr>
      <w:r w:rsidRPr="00AA69AD">
        <w:rPr>
          <w:lang w:val="en-CA"/>
        </w:rPr>
        <w:t>functional requirements</w:t>
      </w:r>
    </w:p>
    <w:p w:rsidRPr="00AA69AD" w:rsidR="0095145E" w:rsidP="0095145E" w:rsidRDefault="0095145E" w14:paraId="04938ABD" w14:textId="77777777">
      <w:pPr>
        <w:pStyle w:val="CommentText"/>
        <w:rPr>
          <w:lang w:val="en-CA"/>
        </w:rPr>
      </w:pPr>
      <w:r w:rsidRPr="00AA69AD">
        <w:rPr>
          <w:lang w:val="en-CA"/>
        </w:rPr>
        <w:t>–</w:t>
      </w:r>
    </w:p>
    <w:p w:rsidRPr="00AA69AD" w:rsidR="0095145E" w:rsidP="0095145E" w:rsidRDefault="0095145E" w14:paraId="2B3E151B" w14:textId="77777777">
      <w:pPr>
        <w:pStyle w:val="CommentText"/>
        <w:rPr>
          <w:lang w:val="en-CA"/>
        </w:rPr>
      </w:pPr>
      <w:r w:rsidRPr="00AA69AD">
        <w:rPr>
          <w:lang w:val="en-CA"/>
        </w:rPr>
        <w:t>Conformance to outside standards</w:t>
      </w:r>
    </w:p>
    <w:p w:rsidRPr="00AA69AD" w:rsidR="0095145E" w:rsidP="0095145E" w:rsidRDefault="0095145E" w14:paraId="07BC793D" w14:textId="77777777">
      <w:pPr>
        <w:pStyle w:val="CommentText"/>
        <w:rPr>
          <w:lang w:val="en-CA"/>
        </w:rPr>
      </w:pPr>
      <w:r w:rsidRPr="00AA69AD">
        <w:rPr>
          <w:rFonts w:ascii="Symbol" w:hAnsi="Symbol" w:eastAsia="Symbol" w:cs="Symbol"/>
          <w:lang w:val="en-CA"/>
        </w:rPr>
        <w:t></w:t>
      </w:r>
    </w:p>
    <w:p w:rsidRPr="00AA69AD" w:rsidR="0095145E" w:rsidP="0095145E" w:rsidRDefault="0095145E" w14:paraId="6483D720" w14:textId="77777777">
      <w:pPr>
        <w:pStyle w:val="CommentText"/>
        <w:rPr>
          <w:lang w:val="en-CA"/>
        </w:rPr>
      </w:pPr>
      <w:r w:rsidRPr="00AA69AD">
        <w:rPr>
          <w:lang w:val="en-CA"/>
        </w:rPr>
        <w:t>e.g., “Must conform to taxation laws.”</w:t>
      </w:r>
    </w:p>
    <w:p w:rsidRPr="00AA69AD" w:rsidR="0095145E" w:rsidP="0095145E" w:rsidRDefault="0095145E" w14:paraId="30E0C8C8" w14:textId="77777777">
      <w:pPr>
        <w:pStyle w:val="CommentText"/>
        <w:rPr>
          <w:lang w:val="en-CA"/>
        </w:rPr>
      </w:pPr>
      <w:r w:rsidRPr="00AA69AD">
        <w:rPr>
          <w:lang w:val="en-CA"/>
        </w:rPr>
        <w:t>–</w:t>
      </w:r>
    </w:p>
    <w:p w:rsidRPr="00AA69AD" w:rsidR="0095145E" w:rsidP="0095145E" w:rsidRDefault="0095145E" w14:paraId="3A83788C" w14:textId="77777777">
      <w:pPr>
        <w:pStyle w:val="CommentText"/>
        <w:rPr>
          <w:lang w:val="en-CA"/>
        </w:rPr>
      </w:pPr>
      <w:r w:rsidRPr="00AA69AD">
        <w:rPr>
          <w:lang w:val="en-CA"/>
        </w:rPr>
        <w:t>Performance criteria</w:t>
      </w:r>
    </w:p>
    <w:p w:rsidRPr="00AA69AD" w:rsidR="0095145E" w:rsidP="0095145E" w:rsidRDefault="0095145E" w14:paraId="60B46F2B" w14:textId="77777777">
      <w:pPr>
        <w:pStyle w:val="CommentText"/>
        <w:rPr>
          <w:lang w:val="en-CA"/>
        </w:rPr>
      </w:pPr>
      <w:r w:rsidRPr="00AA69AD">
        <w:rPr>
          <w:rFonts w:ascii="Symbol" w:hAnsi="Symbol" w:eastAsia="Symbol" w:cs="Symbol"/>
          <w:lang w:val="en-CA"/>
        </w:rPr>
        <w:t></w:t>
      </w:r>
    </w:p>
    <w:p w:rsidR="0095145E" w:rsidP="0095145E" w:rsidRDefault="0095145E" w14:paraId="0519BC6F" w14:textId="77777777">
      <w:pPr>
        <w:pStyle w:val="CommentText"/>
        <w:rPr>
          <w:lang w:val="en-CA"/>
        </w:rPr>
      </w:pPr>
      <w:r w:rsidRPr="00AA69AD">
        <w:rPr>
          <w:lang w:val="en-CA"/>
        </w:rPr>
        <w:t>e.g., “Must process a sale in less than one second.</w:t>
      </w:r>
      <w:r>
        <w:rPr>
          <w:lang w:val="en-CA"/>
        </w:rPr>
        <w:t>””</w:t>
      </w:r>
    </w:p>
    <w:p w:rsidRPr="00AA69AD" w:rsidR="0095145E" w:rsidP="0095145E" w:rsidRDefault="0095145E" w14:paraId="475EB2CF" w14:textId="77777777">
      <w:pPr>
        <w:pStyle w:val="CommentText"/>
        <w:rPr>
          <w:lang w:val="en-CA"/>
        </w:rPr>
      </w:pPr>
      <w:r>
        <w:rPr>
          <w:lang w:val="en-CA"/>
        </w:rPr>
        <w:t xml:space="preserve">(sorry for terrible formatting). My interpretion of this is that it includes restrictions… Maybe I am wrong, though?  </w:t>
      </w:r>
    </w:p>
    <w:p w:rsidR="0095145E" w:rsidP="0095145E" w:rsidRDefault="0095145E" w14:paraId="16FE89CA" w14:textId="77777777">
      <w:pPr>
        <w:pStyle w:val="CommentText"/>
      </w:pPr>
    </w:p>
  </w:comment>
  <w:comment w:initials="NP" w:author="Nicholas Panos" w:date="2020-10-04T19:05:00Z" w:id="86">
    <w:p w:rsidR="0095145E" w:rsidP="0095145E" w:rsidRDefault="0095145E" w14:paraId="3DF8D503" w14:textId="77777777">
      <w:pPr>
        <w:pStyle w:val="CommentText"/>
      </w:pPr>
      <w:r>
        <w:rPr>
          <w:rStyle w:val="CommentReference"/>
        </w:rPr>
        <w:annotationRef/>
      </w:r>
      <w:r>
        <w:t>Hmmm, maybe I dunno, I feel like it more means system limitations than limitations in what the user is allowed to enter, but I’ll leave that up to your discretion. My memories of 303 are 2 years old at this point.</w:t>
      </w:r>
    </w:p>
  </w:comment>
  <w:comment w:initials="NP" w:author="Nicholas Panos" w:date="2020-10-04T19:48:00Z" w:id="87">
    <w:p w:rsidR="0095145E" w:rsidP="0095145E" w:rsidRDefault="0095145E" w14:paraId="0E10AAA3" w14:textId="77777777">
      <w:pPr>
        <w:pStyle w:val="CommentText"/>
      </w:pPr>
      <w:r>
        <w:rPr>
          <w:rStyle w:val="CommentReference"/>
        </w:rPr>
        <w:annotationRef/>
      </w:r>
    </w:p>
  </w:comment>
  <w:comment w:initials="HI" w:author="Hamdy Ibrahim" w:date="2020-11-16T22:22:00Z" w:id="81">
    <w:p w:rsidR="0095145E" w:rsidP="0095145E" w:rsidRDefault="0095145E" w14:paraId="306EDAD3" w14:textId="77777777">
      <w:pPr>
        <w:pStyle w:val="CommentText"/>
      </w:pPr>
      <w:r>
        <w:rPr>
          <w:rStyle w:val="CommentReference"/>
        </w:rPr>
        <w:annotationRef/>
      </w:r>
      <w:r>
        <w:t>It could be a functional requirement not NFR.</w:t>
      </w:r>
    </w:p>
  </w:comment>
  <w:comment w:initials="RH" w:author="Riley Hiltz" w:date="2020-12-18T18:56:00Z" w:id="82">
    <w:p w:rsidR="0095145E" w:rsidRDefault="0095145E" w14:paraId="166EC854" w14:textId="33080BC5">
      <w:pPr>
        <w:pStyle w:val="CommentText"/>
      </w:pPr>
      <w:r>
        <w:rPr>
          <w:rStyle w:val="CommentReference"/>
        </w:rPr>
        <w:annotationRef/>
      </w:r>
    </w:p>
  </w:comment>
  <w:comment w:initials="RH" w:author="Riley Hiltz" w:date="2021-01-24T10:35:00Z" w:id="88">
    <w:p w:rsidR="00C4440A" w:rsidRDefault="00C4440A" w14:paraId="75627A6A" w14:textId="5934A5B9">
      <w:pPr>
        <w:pStyle w:val="CommentText"/>
      </w:pPr>
      <w:r>
        <w:rPr>
          <w:rStyle w:val="CommentReference"/>
        </w:rPr>
        <w:annotationRef/>
      </w:r>
      <w:r>
        <w:t>Please take a look at this, guys. I’m not sure if this section is even the functional requirements section, as the header was missing</w:t>
      </w:r>
    </w:p>
  </w:comment>
  <w:comment w:initials="RH" w:author="Riley Hiltz" w:date="2021-01-24T10:35:00Z" w:id="89">
    <w:p w:rsidR="00C4440A" w:rsidRDefault="00C4440A" w14:paraId="3E5AB6C7" w14:textId="3922BC45">
      <w:pPr>
        <w:pStyle w:val="CommentText"/>
      </w:pPr>
      <w:r>
        <w:rPr>
          <w:rStyle w:val="CommentReference"/>
        </w:rPr>
        <w:annotationRef/>
      </w:r>
    </w:p>
  </w:comment>
  <w:comment w:initials="HI" w:author="Hamdy Ibrahim" w:date="2020-11-16T22:23:00Z" w:id="91">
    <w:p w:rsidR="00260882" w:rsidRDefault="00260882" w14:paraId="1E00AB6D" w14:textId="2A9AE848">
      <w:pPr>
        <w:pStyle w:val="CommentText"/>
      </w:pPr>
      <w:r>
        <w:rPr>
          <w:rStyle w:val="CommentReference"/>
        </w:rPr>
        <w:annotationRef/>
      </w:r>
      <w:r>
        <w:t>Nothing about the performance</w:t>
      </w:r>
    </w:p>
  </w:comment>
  <w:comment w:initials="HI" w:author="Hamdy Ibrahim" w:date="2020-11-16T22:21:00Z" w:id="93">
    <w:p w:rsidR="00260882" w:rsidRDefault="00260882" w14:paraId="12E0B582" w14:textId="2E2453D6">
      <w:pPr>
        <w:pStyle w:val="CommentText"/>
      </w:pPr>
      <w:r>
        <w:rPr>
          <w:rStyle w:val="CommentReference"/>
        </w:rPr>
        <w:annotationRef/>
      </w:r>
      <w:r>
        <w:t>Consider that in the use case diagrams and description</w:t>
      </w:r>
    </w:p>
  </w:comment>
  <w:comment w:initials="CM" w:author="Christopher S. Manuel-Smith" w:date="2020-12-18T21:24:00Z" w:id="94">
    <w:p w:rsidR="671DC62F" w:rsidRDefault="671DC62F" w14:paraId="4274F446" w14:textId="79E54137">
      <w:pPr>
        <w:pStyle w:val="CommentText"/>
      </w:pPr>
      <w:r>
        <w:t xml:space="preserve">added a few things </w:t>
      </w:r>
      <w:r>
        <w:rPr>
          <w:rStyle w:val="CommentReference"/>
        </w:rPr>
        <w:annotationRef/>
      </w:r>
    </w:p>
  </w:comment>
  <w:comment w:initials="HI" w:author="Hamdy Ibrahim" w:date="2020-11-16T22:25:00Z" w:id="98">
    <w:p w:rsidR="006D0995" w:rsidRDefault="006D0995" w14:paraId="52B88D08" w14:textId="77777777">
      <w:pPr>
        <w:pStyle w:val="CommentText"/>
      </w:pPr>
      <w:r>
        <w:rPr>
          <w:rStyle w:val="CommentReference"/>
        </w:rPr>
        <w:annotationRef/>
      </w:r>
      <w:r>
        <w:t>Like what?</w:t>
      </w:r>
    </w:p>
    <w:p w:rsidR="006D0995" w:rsidRDefault="006D0995" w14:paraId="62D21C89" w14:textId="77777777">
      <w:pPr>
        <w:pStyle w:val="CommentText"/>
      </w:pPr>
      <w:r>
        <w:t>How will you plan for that?</w:t>
      </w:r>
    </w:p>
    <w:p w:rsidR="006D0995" w:rsidRDefault="006D0995" w14:paraId="56C236F4" w14:textId="319D8D3C">
      <w:pPr>
        <w:pStyle w:val="CommentText"/>
      </w:pPr>
      <w:r>
        <w:t>How about addressing the bugs after system deployment?</w:t>
      </w:r>
    </w:p>
  </w:comment>
  <w:comment w:initials="HI" w:author="Hamdy Ibrahim" w:date="2020-11-16T22:27:00Z" w:id="100">
    <w:p w:rsidR="006D0995" w:rsidP="006D0995" w:rsidRDefault="006D0995" w14:paraId="107E44BF" w14:textId="77777777">
      <w:pPr>
        <w:pStyle w:val="CommentText"/>
      </w:pPr>
      <w:r>
        <w:rPr>
          <w:rStyle w:val="CommentReference"/>
        </w:rPr>
        <w:annotationRef/>
      </w:r>
      <w:r>
        <w:t>How often?</w:t>
      </w:r>
    </w:p>
    <w:p w:rsidR="006D0995" w:rsidP="006D0995" w:rsidRDefault="006D0995" w14:paraId="7B442B42" w14:textId="77777777">
      <w:pPr>
        <w:pStyle w:val="CommentText"/>
      </w:pPr>
      <w:r>
        <w:t>User accounts administration is not limited to that</w:t>
      </w:r>
    </w:p>
    <w:p w:rsidR="006D0995" w:rsidP="006D0995" w:rsidRDefault="006D0995" w14:paraId="75EF18A8" w14:textId="77777777">
      <w:pPr>
        <w:pStyle w:val="CommentText"/>
      </w:pPr>
      <w:r>
        <w:t>Who is responsible for locking and unlocking accounts?</w:t>
      </w:r>
    </w:p>
    <w:p w:rsidR="006D0995" w:rsidP="006D0995" w:rsidRDefault="006D0995" w14:paraId="5D418E96" w14:textId="373F7762">
      <w:pPr>
        <w:pStyle w:val="CommentText"/>
      </w:pPr>
      <w:r>
        <w:t>Who is responsible for resetting the password?</w:t>
      </w:r>
    </w:p>
  </w:comment>
  <w:comment w:initials="CM" w:author="Christopher S. Manuel-Smith" w:date="2020-12-18T21:19:00Z" w:id="101">
    <w:p w:rsidR="0198FBA0" w:rsidRDefault="0198FBA0" w14:paraId="1B5BFFF7" w14:textId="0FE6752E">
      <w:pPr>
        <w:pStyle w:val="CommentText"/>
      </w:pPr>
      <w:r>
        <w:t>Added cases for lost accounts</w:t>
      </w:r>
      <w:r>
        <w:rPr>
          <w:rStyle w:val="CommentReference"/>
        </w:rPr>
        <w:annotationRef/>
      </w:r>
    </w:p>
    <w:p w:rsidR="0198FBA0" w:rsidRDefault="0198FBA0" w14:paraId="027FEED7" w14:textId="7D6946E1">
      <w:pPr>
        <w:pStyle w:val="CommentText"/>
      </w:pPr>
    </w:p>
  </w:comment>
  <w:comment w:initials="HI" w:author="Hamdy Ibrahim" w:date="2020-11-16T22:29:00Z" w:id="104">
    <w:p w:rsidR="006D0995" w:rsidRDefault="006D0995" w14:paraId="18D3B755" w14:textId="159210FE">
      <w:pPr>
        <w:pStyle w:val="CommentText"/>
      </w:pPr>
      <w:r>
        <w:rPr>
          <w:rStyle w:val="CommentReference"/>
        </w:rPr>
        <w:annotationRef/>
      </w:r>
      <w:r>
        <w:t>How about consistent appearance, descriptive error and confirmation messages, useful feedback messages that reflect the progress of activity completion, e-help, etc.</w:t>
      </w:r>
    </w:p>
  </w:comment>
  <w:comment w:initials="HI" w:author="Hamdy Ibrahim" w:date="2020-11-16T22:31:00Z" w:id="109">
    <w:p w:rsidR="006D0995" w:rsidRDefault="006D0995" w14:paraId="580C2DCE" w14:textId="77777777">
      <w:pPr>
        <w:pStyle w:val="CommentText"/>
      </w:pPr>
      <w:r>
        <w:rPr>
          <w:rStyle w:val="CommentReference"/>
        </w:rPr>
        <w:annotationRef/>
      </w:r>
      <w:r>
        <w:t>Most of the classes do not have operations</w:t>
      </w:r>
    </w:p>
    <w:p w:rsidR="006D0995" w:rsidRDefault="006D0995" w14:paraId="2B5A11EA" w14:textId="77777777">
      <w:pPr>
        <w:pStyle w:val="CommentText"/>
      </w:pPr>
    </w:p>
    <w:p w:rsidR="006D0995" w:rsidRDefault="006D0995" w14:paraId="53F4F0B9" w14:textId="77777777">
      <w:pPr>
        <w:pStyle w:val="CommentText"/>
      </w:pPr>
      <w:r>
        <w:t>Employees play different roles, do you need to add a class for the role?</w:t>
      </w:r>
    </w:p>
    <w:p w:rsidR="006D0995" w:rsidRDefault="006D0995" w14:paraId="76C3C272" w14:textId="77777777">
      <w:pPr>
        <w:pStyle w:val="CommentText"/>
      </w:pPr>
    </w:p>
    <w:p w:rsidR="006D0995" w:rsidRDefault="006D0995" w14:paraId="1FA2AC54" w14:textId="6D0426ED">
      <w:pPr>
        <w:pStyle w:val="CommentText"/>
      </w:pPr>
      <w:r>
        <w:t xml:space="preserve">My assumption these are not all system classes because these are few </w:t>
      </w:r>
      <w:r w:rsidR="00E13628">
        <w:t>classes for the capstone project</w:t>
      </w:r>
    </w:p>
  </w:comment>
  <w:comment w:initials="HI" w:author="Hamdy Ibrahim" w:date="2020-11-16T22:36:00Z" w:id="113">
    <w:p w:rsidR="00E13628" w:rsidRDefault="00E13628" w14:paraId="790B01E2" w14:textId="77777777">
      <w:pPr>
        <w:pStyle w:val="CommentText"/>
      </w:pPr>
      <w:r>
        <w:rPr>
          <w:rStyle w:val="CommentReference"/>
        </w:rPr>
        <w:annotationRef/>
      </w:r>
      <w:r>
        <w:t>The use cases look trivial.</w:t>
      </w:r>
    </w:p>
    <w:p w:rsidR="00E13628" w:rsidRDefault="00E13628" w14:paraId="535655E5" w14:textId="2C880018">
      <w:pPr>
        <w:pStyle w:val="CommentText"/>
      </w:pPr>
      <w:r>
        <w:t>Do you have complex ones?</w:t>
      </w:r>
    </w:p>
  </w:comment>
  <w:comment w:initials="BT" w:author="Brendan Tran" w:date="2020-12-18T21:52:00Z" w:id="146">
    <w:p w:rsidR="671DC62F" w:rsidRDefault="671DC62F" w14:paraId="7CCCD3E2" w14:textId="1968ACDB">
      <w:pPr>
        <w:pStyle w:val="CommentText"/>
      </w:pPr>
      <w:r>
        <w:t>Missing sequence 25 - 31</w:t>
      </w:r>
      <w:r>
        <w:rPr>
          <w:rStyle w:val="CommentReference"/>
        </w:rPr>
        <w:annotationRef/>
      </w:r>
    </w:p>
  </w:comment>
  <w:comment w:initials="BT" w:author="Brendan Tran" w:date="2020-12-18T21:54:00Z" w:id="147">
    <w:p w:rsidR="671DC62F" w:rsidRDefault="671DC62F" w14:paraId="16E176EF" w14:textId="2B28C54E">
      <w:pPr>
        <w:pStyle w:val="CommentText"/>
      </w:pPr>
      <w:r>
        <w:t>also 14 and 15 are missing????</w:t>
      </w:r>
      <w:r>
        <w:rPr>
          <w:rStyle w:val="CommentReference"/>
        </w:rPr>
        <w:annotationRef/>
      </w:r>
    </w:p>
  </w:comment>
  <w:comment w:initials="HI" w:author="Hamdy Ibrahim" w:date="2020-11-16T22:40:00Z" w:id="160">
    <w:p w:rsidR="00E13628" w:rsidRDefault="00E13628" w14:paraId="61845D4F" w14:textId="77777777">
      <w:pPr>
        <w:pStyle w:val="CommentText"/>
      </w:pPr>
      <w:r>
        <w:rPr>
          <w:rStyle w:val="CommentReference"/>
        </w:rPr>
        <w:annotationRef/>
      </w:r>
      <w:r>
        <w:t>Change exit application to the final state</w:t>
      </w:r>
      <w:r>
        <w:rPr>
          <w:rStyle w:val="CommentReference"/>
        </w:rPr>
        <w:annotationRef/>
      </w:r>
    </w:p>
  </w:comment>
  <w:comment w:initials="RH" w:author="Riley Hiltz" w:date="2021-01-24T10:55:00Z" w:id="161">
    <w:p w:rsidR="001F137B" w:rsidRDefault="00BE6DC4" w14:paraId="53412A4E" w14:textId="4A171F8E">
      <w:pPr>
        <w:pStyle w:val="CommentText"/>
      </w:pPr>
      <w:r>
        <w:rPr>
          <w:rStyle w:val="CommentReference"/>
        </w:rPr>
        <w:annotationRef/>
      </w:r>
      <w:r>
        <w:t>Guys, have you al</w:t>
      </w:r>
      <w:r w:rsidR="001F137B">
        <w:t>ready done this?</w:t>
      </w:r>
    </w:p>
  </w:comment>
  <w:comment w:initials="HI" w:author="Hamdy Ibrahim" w:date="2020-11-16T22:42:00Z" w:id="163">
    <w:p w:rsidR="00E13628" w:rsidRDefault="00E13628" w14:paraId="75FF15C6" w14:textId="214C4DE2">
      <w:pPr>
        <w:pStyle w:val="CommentText"/>
      </w:pPr>
      <w:r>
        <w:rPr>
          <w:rStyle w:val="CommentReference"/>
        </w:rPr>
        <w:annotationRef/>
      </w:r>
      <w:r>
        <w:rPr>
          <w:rStyle w:val="CommentReference"/>
        </w:rPr>
        <w:t>The state machine diagram should be developed for a complex time-dependent object behavior</w:t>
      </w:r>
      <w:r>
        <w:rPr>
          <w:rStyle w:val="CommentReference"/>
        </w:rPr>
        <w:annotationRef/>
      </w:r>
    </w:p>
  </w:comment>
  <w:comment w:initials="CM" w:author="Christopher S. Manuel-Smith" w:date="2020-12-18T21:10:00Z" w:id="164">
    <w:p w:rsidR="5B62E6E6" w:rsidRDefault="5B62E6E6" w14:paraId="7B6B0326" w14:textId="323566AB">
      <w:pPr>
        <w:pStyle w:val="CommentText"/>
      </w:pPr>
      <w:r>
        <w:t>Solved with new Diagram</w:t>
      </w:r>
      <w:r>
        <w:rPr>
          <w:rStyle w:val="CommentReference"/>
        </w:rPr>
        <w:annotationRef/>
      </w:r>
    </w:p>
  </w:comment>
  <w:comment w:initials="CM" w:author="Christopher S. Manuel-Smith" w:date="2021-01-25T01:46:00Z" w:id="170">
    <w:p w:rsidR="6967B54D" w:rsidRDefault="6967B54D" w14:paraId="42C520A0" w14:textId="443A4BA4">
      <w:pPr>
        <w:pStyle w:val="CommentText"/>
      </w:pPr>
      <w:r>
        <w:t>Colour is the the correct spelling for Canada</w:t>
      </w:r>
      <w:r>
        <w:rPr>
          <w:rStyle w:val="CommentReference"/>
        </w:rPr>
        <w:annotationRef/>
      </w:r>
    </w:p>
  </w:comment>
  <w:comment w:initials="RH" w:author="Riley Hiltz" w:date="2021-01-24T11:02:00Z" w:id="190">
    <w:p w:rsidR="0099643A" w:rsidRDefault="0099643A" w14:paraId="501771B3" w14:textId="3B407FFF">
      <w:pPr>
        <w:pStyle w:val="CommentText"/>
      </w:pPr>
      <w:r>
        <w:rPr>
          <w:rStyle w:val="CommentReference"/>
        </w:rPr>
        <w:annotationRef/>
      </w:r>
      <w:r>
        <w:t xml:space="preserve">Is this </w:t>
      </w:r>
      <w:r w:rsidR="009E6E0C">
        <w:t>correct section name and location? There was no header, was confused.</w:t>
      </w:r>
    </w:p>
  </w:comment>
  <w:comment w:initials="HI" w:author="Hamdy Ibrahim" w:date="2020-11-16T22:43:00Z" w:id="193">
    <w:p w:rsidR="00E13628" w:rsidRDefault="00E13628" w14:paraId="0754985E" w14:textId="797AED1E">
      <w:pPr>
        <w:pStyle w:val="CommentText"/>
      </w:pPr>
      <w:r>
        <w:rPr>
          <w:rStyle w:val="CommentReference"/>
        </w:rPr>
        <w:annotationRef/>
      </w:r>
      <w:r>
        <w:t>How about time dimension? Please review how the schedule looks like in PROJ 304</w:t>
      </w:r>
    </w:p>
  </w:comment>
  <w:comment w:initials="CM" w:author="Christopher S. Manuel-Smith" w:date="2020-12-18T21:10:00Z" w:id="194">
    <w:p w:rsidR="5B62E6E6" w:rsidRDefault="5B62E6E6" w14:paraId="73789132" w14:textId="51B39FFE">
      <w:pPr>
        <w:pStyle w:val="CommentText"/>
      </w:pPr>
      <w:r>
        <w:t>Filled in dates according to the gantt chart. Is there a way to import that here</w:t>
      </w:r>
      <w:r>
        <w:rPr>
          <w:rStyle w:val="CommentReference"/>
        </w:rPr>
        <w:annotationRef/>
      </w:r>
    </w:p>
    <w:p w:rsidR="5B62E6E6" w:rsidRDefault="5B62E6E6" w14:paraId="5C3610F1" w14:textId="16941E36">
      <w:pPr>
        <w:pStyle w:val="CommentText"/>
      </w:pPr>
    </w:p>
  </w:comment>
  <w:comment w:initials="HI" w:author="Hamdy Ibrahim" w:date="2020-11-16T22:46:00Z" w:id="198">
    <w:p w:rsidR="0039045E" w:rsidRDefault="0039045E" w14:paraId="4C597C28" w14:textId="4707FD32">
      <w:pPr>
        <w:pStyle w:val="CommentText"/>
      </w:pPr>
      <w:r>
        <w:rPr>
          <w:rStyle w:val="CommentReference"/>
        </w:rPr>
        <w:annotationRef/>
      </w:r>
      <w:r>
        <w:t>How about if you have a class?</w:t>
      </w:r>
    </w:p>
  </w:comment>
  <w:comment w:initials="CM" w:author="Christopher S. Manuel-Smith" w:date="2020-12-18T20:30:00Z" w:id="199">
    <w:p w:rsidR="7A4B6B77" w:rsidRDefault="7A4B6B77" w14:paraId="187ED8B8" w14:textId="51382018">
      <w:pPr>
        <w:pStyle w:val="CommentText"/>
      </w:pPr>
      <w:r>
        <w:t>Expanded to fix the issue</w:t>
      </w:r>
      <w:r>
        <w:rPr>
          <w:rStyle w:val="CommentReference"/>
        </w:rPr>
        <w:annotationRef/>
      </w:r>
    </w:p>
  </w:comment>
  <w:comment w:initials="RH" w:author="Riley Hiltz" w:date="2021-01-24T11:05:00Z" w:id="204">
    <w:p w:rsidR="002B7D7E" w:rsidRDefault="002B7D7E" w14:paraId="1026781C" w14:textId="6247C5C2">
      <w:pPr>
        <w:pStyle w:val="CommentText"/>
      </w:pPr>
      <w:r>
        <w:rPr>
          <w:rStyle w:val="CommentReference"/>
        </w:rPr>
        <w:annotationRef/>
      </w:r>
      <w:r>
        <w:t>Needs to be updating</w:t>
      </w:r>
      <w:r w:rsidR="005906AA">
        <w:t>.</w:t>
      </w:r>
    </w:p>
  </w:comment>
  <w:comment w:initials="RH" w:author="Riley Hiltz" w:date="2021-01-24T11:05:00Z" w:id="205">
    <w:p w:rsidR="005906AA" w:rsidRDefault="005906AA" w14:paraId="767A894D" w14:textId="55F24968">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CD1650B" w15:done="1"/>
  <w15:commentEx w15:paraId="71E36E1C" w15:paraIdParent="0CD1650B" w15:done="1"/>
  <w15:commentEx w15:paraId="7B65FBD9" w15:paraIdParent="0CD1650B" w15:done="1"/>
  <w15:commentEx w15:paraId="0AAC5DCE" w15:paraIdParent="0CD1650B" w15:done="1"/>
  <w15:commentEx w15:paraId="33E9998C" w15:done="1"/>
  <w15:commentEx w15:paraId="1092189B" w15:paraIdParent="33E9998C" w15:done="1"/>
  <w15:commentEx w15:paraId="72BE51F9" w15:done="1"/>
  <w15:commentEx w15:paraId="54AE8EC3" w15:done="1"/>
  <w15:commentEx w15:paraId="65A04F82" w15:paraIdParent="54AE8EC3" w15:done="1"/>
  <w15:commentEx w15:paraId="76A6783F" w15:done="1"/>
  <w15:commentEx w15:paraId="1B6D021F" w15:done="0"/>
  <w15:commentEx w15:paraId="5B7D4651" w15:paraIdParent="1B6D021F" w15:done="0"/>
  <w15:commentEx w15:paraId="5578827B" w15:paraIdParent="1B6D021F" w15:done="0"/>
  <w15:commentEx w15:paraId="6436E84F" w15:done="1"/>
  <w15:commentEx w15:paraId="4B6F33F1" w15:done="0"/>
  <w15:commentEx w15:paraId="0C3B4570" w15:done="1"/>
  <w15:commentEx w15:paraId="60A6938E" w15:done="1"/>
  <w15:commentEx w15:paraId="7A142FDA" w15:done="0"/>
  <w15:commentEx w15:paraId="1E127492" w15:done="1"/>
  <w15:commentEx w15:paraId="0DE5AC3B" w15:paraIdParent="1E127492" w15:done="1"/>
  <w15:commentEx w15:paraId="4B73ADFE" w15:done="1"/>
  <w15:commentEx w15:paraId="2DD37AF2" w15:done="1"/>
  <w15:commentEx w15:paraId="6BD786BB" w15:done="0"/>
  <w15:commentEx w15:paraId="753AF5DE" w15:paraIdParent="6BD786BB" w15:done="0"/>
  <w15:commentEx w15:paraId="1F2502C6" w15:done="1"/>
  <w15:commentEx w15:paraId="69E83BA5" w15:paraIdParent="1F2502C6" w15:done="1"/>
  <w15:commentEx w15:paraId="16FE89CA" w15:paraIdParent="1F2502C6" w15:done="1"/>
  <w15:commentEx w15:paraId="3DF8D503" w15:paraIdParent="1F2502C6" w15:done="1"/>
  <w15:commentEx w15:paraId="0E10AAA3" w15:paraIdParent="1F2502C6" w15:done="1"/>
  <w15:commentEx w15:paraId="306EDAD3" w15:done="1"/>
  <w15:commentEx w15:paraId="166EC854" w15:paraIdParent="306EDAD3" w15:done="1"/>
  <w15:commentEx w15:paraId="75627A6A" w15:done="0"/>
  <w15:commentEx w15:paraId="3E5AB6C7" w15:paraIdParent="75627A6A" w15:done="0"/>
  <w15:commentEx w15:paraId="1E00AB6D" w15:done="1"/>
  <w15:commentEx w15:paraId="12E0B582" w15:done="0"/>
  <w15:commentEx w15:paraId="4274F446" w15:paraIdParent="12E0B582" w15:done="0"/>
  <w15:commentEx w15:paraId="56C236F4" w15:done="1"/>
  <w15:commentEx w15:paraId="5D418E96" w15:done="1"/>
  <w15:commentEx w15:paraId="027FEED7" w15:paraIdParent="5D418E96" w15:done="1"/>
  <w15:commentEx w15:paraId="18D3B755" w15:done="1"/>
  <w15:commentEx w15:paraId="1FA2AC54" w15:done="1"/>
  <w15:commentEx w15:paraId="535655E5" w15:done="1"/>
  <w15:commentEx w15:paraId="7CCCD3E2" w15:done="1"/>
  <w15:commentEx w15:paraId="16E176EF" w15:paraIdParent="7CCCD3E2" w15:done="1"/>
  <w15:commentEx w15:paraId="61845D4F" w15:done="0"/>
  <w15:commentEx w15:paraId="53412A4E" w15:paraIdParent="61845D4F" w15:done="0"/>
  <w15:commentEx w15:paraId="75FF15C6" w15:done="0"/>
  <w15:commentEx w15:paraId="7B6B0326" w15:paraIdParent="75FF15C6" w15:done="0"/>
  <w15:commentEx w15:paraId="42C520A0" w15:done="0"/>
  <w15:commentEx w15:paraId="501771B3" w15:done="0"/>
  <w15:commentEx w15:paraId="0754985E" w15:done="0"/>
  <w15:commentEx w15:paraId="5C3610F1" w15:paraIdParent="0754985E" w15:done="0"/>
  <w15:commentEx w15:paraId="4C597C28" w15:done="0"/>
  <w15:commentEx w15:paraId="187ED8B8" w15:paraIdParent="4C597C28" w15:done="0"/>
  <w15:commentEx w15:paraId="1026781C" w15:done="0"/>
  <w15:commentEx w15:paraId="767A894D" w15:paraIdParent="102678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587C0E96" w16cex:dateUtc="2020-12-19T02:14:00Z"/>
  <w16cex:commentExtensible w16cex:durableId="23878F25" w16cex:dateUtc="2020-12-19T03:27:00Z"/>
  <w16cex:commentExtensible w16cex:durableId="23879026" w16cex:dateUtc="2020-12-19T03:31:00Z"/>
  <w16cex:commentExtensible w16cex:durableId="23B7C3BD" w16cex:dateUtc="2021-01-24T17:00:00Z"/>
  <w16cex:commentExtensible w16cex:durableId="23B7C3DD" w16cex:dateUtc="2021-01-24T17:01:00Z"/>
  <w16cex:commentExtensible w16cex:durableId="7DC01133" w16cex:dateUtc="2020-12-19T02:14:00Z"/>
  <w16cex:commentExtensible w16cex:durableId="23B7C7CC" w16cex:dateUtc="2021-01-24T17:17:00Z"/>
  <w16cex:commentExtensible w16cex:durableId="23B7C7E9" w16cex:dateUtc="2021-01-24T17:18:00Z"/>
  <w16cex:commentExtensible w16cex:durableId="23C17A8B" w16cex:dateUtc="2021-02-01T01:49:00Z"/>
  <w16cex:commentExtensible w16cex:durableId="23B7DC82" w16cex:dateUtc="2021-01-24T18:46:00Z"/>
  <w16cex:commentExtensible w16cex:durableId="16B4985C" w16cex:dateUtc="2020-12-18T22:43:00Z"/>
  <w16cex:commentExtensible w16cex:durableId="5E6C5D7E" w16cex:dateUtc="2020-12-19T02:16:00Z"/>
  <w16cex:commentExtensible w16cex:durableId="196350B5" w16cex:dateUtc="2020-12-19T04:33:00Z"/>
  <w16cex:commentExtensible w16cex:durableId="673C58A5" w16cex:dateUtc="2020-12-19T04:43:00Z"/>
  <w16cex:commentExtensible w16cex:durableId="4A1FFDC5" w16cex:dateUtc="2020-10-04T18:53:00Z"/>
  <w16cex:commentExtensible w16cex:durableId="07C5E654" w16cex:dateUtc="2020-10-04T18:53:00Z"/>
  <w16cex:commentExtensible w16cex:durableId="232456C6" w16cex:dateUtc="2020-10-04T20:12:00Z"/>
  <w16cex:commentExtensible w16cex:durableId="238779C1" w16cex:dateUtc="2020-12-19T01:56:00Z"/>
  <w16cex:commentExtensible w16cex:durableId="23B7CBF1" w16cex:dateUtc="2021-01-24T17:35:00Z"/>
  <w16cex:commentExtensible w16cex:durableId="23B7CC09" w16cex:dateUtc="2021-01-24T17:35:00Z"/>
  <w16cex:commentExtensible w16cex:durableId="20151BA1" w16cex:dateUtc="2020-12-19T04:24:00Z"/>
  <w16cex:commentExtensible w16cex:durableId="722F955A" w16cex:dateUtc="2020-12-19T04:19:00Z"/>
  <w16cex:commentExtensible w16cex:durableId="08BF00ED" w16cex:dateUtc="2020-12-19T04:52:00Z"/>
  <w16cex:commentExtensible w16cex:durableId="1B7CF413" w16cex:dateUtc="2020-12-19T04:54:00Z"/>
  <w16cex:commentExtensible w16cex:durableId="23B7D0B0" w16cex:dateUtc="2021-01-24T17:55:00Z"/>
  <w16cex:commentExtensible w16cex:durableId="1C33FC6E" w16cex:dateUtc="2020-12-19T04:10:00Z"/>
  <w16cex:commentExtensible w16cex:durableId="54EF3BEE" w16cex:dateUtc="2021-01-25T08:46:00Z"/>
  <w16cex:commentExtensible w16cex:durableId="23B7D248" w16cex:dateUtc="2021-01-24T18:02:00Z"/>
  <w16cex:commentExtensible w16cex:durableId="57E7488D" w16cex:dateUtc="2020-12-19T04:10:00Z"/>
  <w16cex:commentExtensible w16cex:durableId="456E8F8D" w16cex:dateUtc="2020-12-19T03:30:00Z"/>
  <w16cex:commentExtensible w16cex:durableId="23B7D2E7" w16cex:dateUtc="2021-01-24T18:05:00Z"/>
  <w16cex:commentExtensible w16cex:durableId="23B7D2F7" w16cex:dateUtc="2021-01-24T18: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CD1650B" w16cid:durableId="2373E3D9"/>
  <w16cid:commentId w16cid:paraId="71E36E1C" w16cid:durableId="587C0E96"/>
  <w16cid:commentId w16cid:paraId="7B65FBD9" w16cid:durableId="23878F25"/>
  <w16cid:commentId w16cid:paraId="0AAC5DCE" w16cid:durableId="23879026"/>
  <w16cid:commentId w16cid:paraId="33E9998C" w16cid:durableId="23B7C3BD"/>
  <w16cid:commentId w16cid:paraId="1092189B" w16cid:durableId="23B7C3DD"/>
  <w16cid:commentId w16cid:paraId="72BE51F9" w16cid:durableId="2373E3DA"/>
  <w16cid:commentId w16cid:paraId="54AE8EC3" w16cid:durableId="2373E3DB"/>
  <w16cid:commentId w16cid:paraId="65A04F82" w16cid:durableId="7DC01133"/>
  <w16cid:commentId w16cid:paraId="76A6783F" w16cid:durableId="2373E3DC"/>
  <w16cid:commentId w16cid:paraId="1B6D021F" w16cid:durableId="23B7C7CC"/>
  <w16cid:commentId w16cid:paraId="5B7D4651" w16cid:durableId="23B7C7E9"/>
  <w16cid:commentId w16cid:paraId="5578827B" w16cid:durableId="23C17A8B"/>
  <w16cid:commentId w16cid:paraId="6436E84F" w16cid:durableId="2373E3DF"/>
  <w16cid:commentId w16cid:paraId="4B6F33F1" w16cid:durableId="23B7DC82"/>
  <w16cid:commentId w16cid:paraId="0C3B4570" w16cid:durableId="2373E3E0"/>
  <w16cid:commentId w16cid:paraId="60A6938E" w16cid:durableId="2373E3E1"/>
  <w16cid:commentId w16cid:paraId="7A142FDA" w16cid:durableId="2373E3E2"/>
  <w16cid:commentId w16cid:paraId="1E127492" w16cid:durableId="2373E3E3"/>
  <w16cid:commentId w16cid:paraId="0DE5AC3B" w16cid:durableId="16B4985C"/>
  <w16cid:commentId w16cid:paraId="4B73ADFE" w16cid:durableId="5E6C5D7E"/>
  <w16cid:commentId w16cid:paraId="2DD37AF2" w16cid:durableId="2373E3E4"/>
  <w16cid:commentId w16cid:paraId="6BD786BB" w16cid:durableId="196350B5"/>
  <w16cid:commentId w16cid:paraId="753AF5DE" w16cid:durableId="673C58A5"/>
  <w16cid:commentId w16cid:paraId="1F2502C6" w16cid:durableId="4A1FFDC5"/>
  <w16cid:commentId w16cid:paraId="69E83BA5" w16cid:durableId="07C5E654"/>
  <w16cid:commentId w16cid:paraId="16FE89CA" w16cid:durableId="232456C6"/>
  <w16cid:commentId w16cid:paraId="3DF8D503" w16cid:durableId="23249B93"/>
  <w16cid:commentId w16cid:paraId="0E10AAA3" w16cid:durableId="2324A5A7"/>
  <w16cid:commentId w16cid:paraId="306EDAD3" w16cid:durableId="2373E3EC"/>
  <w16cid:commentId w16cid:paraId="166EC854" w16cid:durableId="238779C1"/>
  <w16cid:commentId w16cid:paraId="75627A6A" w16cid:durableId="23B7CBF1"/>
  <w16cid:commentId w16cid:paraId="3E5AB6C7" w16cid:durableId="23B7CC09"/>
  <w16cid:commentId w16cid:paraId="1E00AB6D" w16cid:durableId="2373E3E5"/>
  <w16cid:commentId w16cid:paraId="12E0B582" w16cid:durableId="2373E3E6"/>
  <w16cid:commentId w16cid:paraId="4274F446" w16cid:durableId="20151BA1"/>
  <w16cid:commentId w16cid:paraId="56C236F4" w16cid:durableId="2373E3ED"/>
  <w16cid:commentId w16cid:paraId="5D418E96" w16cid:durableId="2373E3EF"/>
  <w16cid:commentId w16cid:paraId="027FEED7" w16cid:durableId="722F955A"/>
  <w16cid:commentId w16cid:paraId="18D3B755" w16cid:durableId="2373E3F0"/>
  <w16cid:commentId w16cid:paraId="1FA2AC54" w16cid:durableId="2373E3F1"/>
  <w16cid:commentId w16cid:paraId="535655E5" w16cid:durableId="2373E3F2"/>
  <w16cid:commentId w16cid:paraId="7CCCD3E2" w16cid:durableId="08BF00ED"/>
  <w16cid:commentId w16cid:paraId="16E176EF" w16cid:durableId="1B7CF413"/>
  <w16cid:commentId w16cid:paraId="61845D4F" w16cid:durableId="23C17A53"/>
  <w16cid:commentId w16cid:paraId="53412A4E" w16cid:durableId="23B7D0B0"/>
  <w16cid:commentId w16cid:paraId="75FF15C6" w16cid:durableId="2373E3F4"/>
  <w16cid:commentId w16cid:paraId="7B6B0326" w16cid:durableId="1C33FC6E"/>
  <w16cid:commentId w16cid:paraId="42C520A0" w16cid:durableId="54EF3BEE"/>
  <w16cid:commentId w16cid:paraId="501771B3" w16cid:durableId="23B7D248"/>
  <w16cid:commentId w16cid:paraId="0754985E" w16cid:durableId="2373E3F5"/>
  <w16cid:commentId w16cid:paraId="5C3610F1" w16cid:durableId="57E7488D"/>
  <w16cid:commentId w16cid:paraId="4C597C28" w16cid:durableId="2373E3F6"/>
  <w16cid:commentId w16cid:paraId="187ED8B8" w16cid:durableId="456E8F8D"/>
  <w16cid:commentId w16cid:paraId="1026781C" w16cid:durableId="23B7D2E7"/>
  <w16cid:commentId w16cid:paraId="767A894D" w16cid:durableId="23B7D2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81D7D" w:rsidP="004A2647" w:rsidRDefault="00181D7D" w14:paraId="7A06E36E" w14:textId="77777777">
      <w:pPr>
        <w:spacing w:line="240" w:lineRule="auto"/>
      </w:pPr>
      <w:r>
        <w:separator/>
      </w:r>
    </w:p>
    <w:p w:rsidR="00181D7D" w:rsidRDefault="00181D7D" w14:paraId="754FF868" w14:textId="77777777"/>
  </w:endnote>
  <w:endnote w:type="continuationSeparator" w:id="0">
    <w:p w:rsidR="00181D7D" w:rsidP="004A2647" w:rsidRDefault="00181D7D" w14:paraId="5DBA4F24" w14:textId="77777777">
      <w:pPr>
        <w:spacing w:line="240" w:lineRule="auto"/>
      </w:pPr>
      <w:r>
        <w:continuationSeparator/>
      </w:r>
    </w:p>
    <w:p w:rsidR="00181D7D" w:rsidRDefault="00181D7D" w14:paraId="4F7B0360" w14:textId="77777777"/>
  </w:endnote>
  <w:endnote w:type="continuationNotice" w:id="1">
    <w:p w:rsidR="00181D7D" w:rsidRDefault="00181D7D" w14:paraId="75625DE8" w14:textId="77777777">
      <w:pPr>
        <w:spacing w:line="240" w:lineRule="auto"/>
      </w:pPr>
    </w:p>
    <w:p w:rsidR="00181D7D" w:rsidRDefault="00181D7D" w14:paraId="59B98C6F"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47B0D" w:rsidRDefault="00F47B0D" w14:paraId="5366D4A2"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1C7E6D" w:rsidTr="00ED0222" w14:paraId="49F6794B" w14:textId="77777777">
      <w:trPr>
        <w:trHeight w:val="115" w:hRule="exact"/>
        <w:jc w:val="center"/>
      </w:trPr>
      <w:tc>
        <w:tcPr>
          <w:tcW w:w="4686" w:type="dxa"/>
          <w:shd w:val="clear" w:color="auto" w:fill="D9D9D9" w:themeFill="background1" w:themeFillShade="D9"/>
          <w:tcMar>
            <w:top w:w="0" w:type="dxa"/>
            <w:bottom w:w="0" w:type="dxa"/>
          </w:tcMar>
        </w:tcPr>
        <w:p w:rsidR="001C7E6D" w:rsidRDefault="001C7E6D" w14:paraId="265820F1" w14:textId="77777777">
          <w:pPr>
            <w:pStyle w:val="Header"/>
            <w:tabs>
              <w:tab w:val="clear" w:pos="4680"/>
              <w:tab w:val="clear" w:pos="9360"/>
            </w:tabs>
            <w:rPr>
              <w:caps/>
              <w:sz w:val="18"/>
            </w:rPr>
          </w:pPr>
        </w:p>
      </w:tc>
      <w:tc>
        <w:tcPr>
          <w:tcW w:w="4674" w:type="dxa"/>
          <w:shd w:val="clear" w:color="auto" w:fill="D9D9D9" w:themeFill="background1" w:themeFillShade="D9"/>
          <w:tcMar>
            <w:top w:w="0" w:type="dxa"/>
            <w:bottom w:w="0" w:type="dxa"/>
          </w:tcMar>
        </w:tcPr>
        <w:p w:rsidR="001C7E6D" w:rsidRDefault="001C7E6D" w14:paraId="1DF48DF4" w14:textId="77777777">
          <w:pPr>
            <w:pStyle w:val="Header"/>
            <w:tabs>
              <w:tab w:val="clear" w:pos="4680"/>
              <w:tab w:val="clear" w:pos="9360"/>
            </w:tabs>
            <w:jc w:val="right"/>
            <w:rPr>
              <w:caps/>
              <w:sz w:val="18"/>
            </w:rPr>
          </w:pPr>
        </w:p>
      </w:tc>
    </w:tr>
    <w:tr w:rsidR="001C7E6D" w14:paraId="394322D9" w14:textId="77777777">
      <w:trPr>
        <w:jc w:val="center"/>
      </w:trPr>
      <w:tc>
        <w:tcPr>
          <w:tcW w:w="4686" w:type="dxa"/>
          <w:shd w:val="clear" w:color="auto" w:fill="auto"/>
          <w:vAlign w:val="center"/>
        </w:tcPr>
        <w:p w:rsidR="001C7E6D" w:rsidRDefault="001C7E6D" w14:paraId="0F98202B" w14:textId="7AAB14F1">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rsidR="001C7E6D" w:rsidRDefault="001C7E6D" w14:paraId="5A16D701" w14:textId="77777777">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39045E">
            <w:rPr>
              <w:caps/>
              <w:noProof/>
              <w:color w:val="808080" w:themeColor="background1" w:themeShade="80"/>
              <w:sz w:val="18"/>
              <w:szCs w:val="18"/>
            </w:rPr>
            <w:t>22</w:t>
          </w:r>
          <w:r>
            <w:rPr>
              <w:caps/>
              <w:noProof/>
              <w:color w:val="808080" w:themeColor="background1" w:themeShade="80"/>
              <w:sz w:val="18"/>
              <w:szCs w:val="18"/>
            </w:rPr>
            <w:fldChar w:fldCharType="end"/>
          </w:r>
        </w:p>
      </w:tc>
    </w:tr>
  </w:tbl>
  <w:p w:rsidRPr="006B76BC" w:rsidR="001C7E6D" w:rsidP="006B76BC" w:rsidRDefault="001C7E6D" w14:paraId="3A4DBD27"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47B0D" w:rsidRDefault="00F47B0D" w14:paraId="0BD2956B"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81D7D" w:rsidP="004A2647" w:rsidRDefault="00181D7D" w14:paraId="0BAF689E" w14:textId="77777777">
      <w:pPr>
        <w:spacing w:line="240" w:lineRule="auto"/>
      </w:pPr>
      <w:r>
        <w:separator/>
      </w:r>
    </w:p>
    <w:p w:rsidR="00181D7D" w:rsidRDefault="00181D7D" w14:paraId="634D2A25" w14:textId="77777777"/>
  </w:footnote>
  <w:footnote w:type="continuationSeparator" w:id="0">
    <w:p w:rsidR="00181D7D" w:rsidP="004A2647" w:rsidRDefault="00181D7D" w14:paraId="76640CE3" w14:textId="77777777">
      <w:pPr>
        <w:spacing w:line="240" w:lineRule="auto"/>
      </w:pPr>
      <w:r>
        <w:continuationSeparator/>
      </w:r>
    </w:p>
    <w:p w:rsidR="00181D7D" w:rsidRDefault="00181D7D" w14:paraId="774F5B6B" w14:textId="77777777"/>
  </w:footnote>
  <w:footnote w:type="continuationNotice" w:id="1">
    <w:p w:rsidR="00181D7D" w:rsidRDefault="00181D7D" w14:paraId="6CDC9DBB" w14:textId="77777777">
      <w:pPr>
        <w:spacing w:line="240" w:lineRule="auto"/>
      </w:pPr>
    </w:p>
    <w:p w:rsidR="00181D7D" w:rsidRDefault="00181D7D" w14:paraId="669C1281"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C7E6D" w:rsidRDefault="001C7E6D" w14:paraId="04C60B47" w14:textId="77777777">
    <w:pPr>
      <w:pStyle w:val="Header"/>
    </w:pPr>
  </w:p>
  <w:p w:rsidR="001C7E6D" w:rsidRDefault="001C7E6D" w14:paraId="0DC58F11" w14:textId="77777777"/>
  <w:p w:rsidR="001C7E6D" w:rsidRDefault="001C7E6D" w14:paraId="3645C2E5"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p14">
  <w:p w:rsidR="001C7E6D" w:rsidRDefault="001C7E6D" w14:paraId="3CAB5DB0" w14:textId="4FD7947F">
    <w:r>
      <w:rPr>
        <w:noProof/>
        <w:lang w:val="en-CA" w:eastAsia="en-CA"/>
      </w:rPr>
      <mc:AlternateContent>
        <mc:Choice Requires="wps">
          <w:drawing>
            <wp:anchor distT="0" distB="0" distL="118745" distR="118745" simplePos="0" relativeHeight="251658240" behindDoc="1" locked="0" layoutInCell="1" allowOverlap="0" wp14:anchorId="1C689E69" wp14:editId="3DB4CFE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1B1B1B" w:themeColor="text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Pr="004F1534" w:rsidR="001C7E6D" w:rsidRDefault="001C7E6D" w14:paraId="7A9B0517" w14:textId="5DD62501">
                              <w:pPr>
                                <w:pStyle w:val="Header"/>
                                <w:tabs>
                                  <w:tab w:val="clear" w:pos="4680"/>
                                  <w:tab w:val="clear" w:pos="9360"/>
                                </w:tabs>
                                <w:jc w:val="center"/>
                                <w:rPr>
                                  <w:caps/>
                                  <w:color w:val="1B1B1B" w:themeColor="text1"/>
                                </w:rPr>
                              </w:pPr>
                              <w:r w:rsidRPr="004F1534">
                                <w:rPr>
                                  <w:caps/>
                                  <w:color w:val="1B1B1B" w:themeColor="text1"/>
                                </w:rPr>
                                <w:t>Infinite PETS SchedULING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w14:anchorId="326C4E25">
            <v:rect id="Rectangle 197" style="position:absolute;margin-left:0;margin-top:0;width:468.5pt;height:21.3pt;z-index:-2516582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spid="_x0000_s1030" o:allowoverlap="f" fillcolor="#d8d8d8 [2732]" stroked="f" strokeweight="2pt" w14:anchorId="1C689E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">
              <v:textbox style="mso-fit-shape-to-text:t">
                <w:txbxContent>
                  <w:sdt>
                    <w:sdtPr>
                      <w:rPr>
                        <w:caps/>
                        <w:color w:val="1B1B1B" w:themeColor="text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Pr="004F1534" w:rsidR="001C7E6D" w:rsidRDefault="001C7E6D" w14:paraId="5E258285" w14:textId="5DD62501">
                        <w:pPr>
                          <w:pStyle w:val="Header"/>
                          <w:tabs>
                            <w:tab w:val="clear" w:pos="4680"/>
                            <w:tab w:val="clear" w:pos="9360"/>
                          </w:tabs>
                          <w:jc w:val="center"/>
                          <w:rPr>
                            <w:caps/>
                            <w:color w:val="1B1B1B" w:themeColor="text1"/>
                          </w:rPr>
                        </w:pPr>
                        <w:r w:rsidRPr="004F1534">
                          <w:rPr>
                            <w:caps/>
                            <w:color w:val="1B1B1B" w:themeColor="text1"/>
                          </w:rPr>
                          <w:t>Infinite PETS SchedULING SYSTEM</w:t>
                        </w:r>
                      </w:p>
                    </w:sdtContent>
                  </w:sdt>
                </w:txbxContent>
              </v:textbox>
              <w10:wrap type="square" anchorx="margin" anchory="page"/>
            </v:rect>
          </w:pict>
        </mc:Fallback>
      </mc:AlternateContent>
    </w:r>
  </w:p>
  <w:p w:rsidR="001C7E6D" w:rsidRDefault="001C7E6D" w14:paraId="53464B7F" w14:textId="7777777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C7E6D" w:rsidRDefault="001C7E6D" w14:paraId="02C75EC6" w14:textId="77777777">
    <w:pPr>
      <w:pStyle w:val="Header"/>
    </w:pPr>
  </w:p>
  <w:p w:rsidR="001C7E6D" w:rsidRDefault="001C7E6D" w14:paraId="0B3EC990" w14:textId="77777777"/>
  <w:p w:rsidR="001C7E6D" w:rsidRDefault="001C7E6D" w14:paraId="702F8C4C"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D479F"/>
    <w:multiLevelType w:val="hybridMultilevel"/>
    <w:tmpl w:val="BEE4B0C2"/>
    <w:lvl w:ilvl="0" w:tplc="10090003">
      <w:start w:val="1"/>
      <w:numFmt w:val="bullet"/>
      <w:lvlText w:val="o"/>
      <w:lvlJc w:val="left"/>
      <w:pPr>
        <w:ind w:left="720" w:hanging="360"/>
      </w:pPr>
      <w:rPr>
        <w:rFonts w:hint="default" w:ascii="Courier New" w:hAnsi="Courier New" w:cs="Courier New"/>
      </w:rPr>
    </w:lvl>
    <w:lvl w:ilvl="1" w:tplc="10090003">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 w15:restartNumberingAfterBreak="0">
    <w:nsid w:val="02AA72EE"/>
    <w:multiLevelType w:val="hybridMultilevel"/>
    <w:tmpl w:val="FFFFFFFF"/>
    <w:lvl w:ilvl="0" w:tplc="ECECCDCC">
      <w:start w:val="1"/>
      <w:numFmt w:val="bullet"/>
      <w:lvlText w:val=""/>
      <w:lvlJc w:val="left"/>
      <w:pPr>
        <w:ind w:left="720" w:hanging="360"/>
      </w:pPr>
      <w:rPr>
        <w:rFonts w:hint="default" w:ascii="Symbol" w:hAnsi="Symbol"/>
      </w:rPr>
    </w:lvl>
    <w:lvl w:ilvl="1" w:tplc="C6CE5A0A">
      <w:start w:val="1"/>
      <w:numFmt w:val="bullet"/>
      <w:lvlText w:val="o"/>
      <w:lvlJc w:val="left"/>
      <w:pPr>
        <w:ind w:left="1440" w:hanging="360"/>
      </w:pPr>
      <w:rPr>
        <w:rFonts w:hint="default" w:ascii="Courier New" w:hAnsi="Courier New"/>
      </w:rPr>
    </w:lvl>
    <w:lvl w:ilvl="2" w:tplc="8528BBA6">
      <w:start w:val="1"/>
      <w:numFmt w:val="bullet"/>
      <w:lvlText w:val=""/>
      <w:lvlJc w:val="left"/>
      <w:pPr>
        <w:ind w:left="2160" w:hanging="360"/>
      </w:pPr>
      <w:rPr>
        <w:rFonts w:hint="default" w:ascii="Wingdings" w:hAnsi="Wingdings"/>
      </w:rPr>
    </w:lvl>
    <w:lvl w:ilvl="3" w:tplc="6916CAAC">
      <w:start w:val="1"/>
      <w:numFmt w:val="bullet"/>
      <w:lvlText w:val=""/>
      <w:lvlJc w:val="left"/>
      <w:pPr>
        <w:ind w:left="2880" w:hanging="360"/>
      </w:pPr>
      <w:rPr>
        <w:rFonts w:hint="default" w:ascii="Symbol" w:hAnsi="Symbol"/>
      </w:rPr>
    </w:lvl>
    <w:lvl w:ilvl="4" w:tplc="D86C2EFE">
      <w:start w:val="1"/>
      <w:numFmt w:val="bullet"/>
      <w:lvlText w:val="o"/>
      <w:lvlJc w:val="left"/>
      <w:pPr>
        <w:ind w:left="3600" w:hanging="360"/>
      </w:pPr>
      <w:rPr>
        <w:rFonts w:hint="default" w:ascii="Courier New" w:hAnsi="Courier New"/>
      </w:rPr>
    </w:lvl>
    <w:lvl w:ilvl="5" w:tplc="1972ABCC">
      <w:start w:val="1"/>
      <w:numFmt w:val="bullet"/>
      <w:lvlText w:val=""/>
      <w:lvlJc w:val="left"/>
      <w:pPr>
        <w:ind w:left="4320" w:hanging="360"/>
      </w:pPr>
      <w:rPr>
        <w:rFonts w:hint="default" w:ascii="Wingdings" w:hAnsi="Wingdings"/>
      </w:rPr>
    </w:lvl>
    <w:lvl w:ilvl="6" w:tplc="5992B6E2">
      <w:start w:val="1"/>
      <w:numFmt w:val="bullet"/>
      <w:lvlText w:val=""/>
      <w:lvlJc w:val="left"/>
      <w:pPr>
        <w:ind w:left="5040" w:hanging="360"/>
      </w:pPr>
      <w:rPr>
        <w:rFonts w:hint="default" w:ascii="Symbol" w:hAnsi="Symbol"/>
      </w:rPr>
    </w:lvl>
    <w:lvl w:ilvl="7" w:tplc="AA086054">
      <w:start w:val="1"/>
      <w:numFmt w:val="bullet"/>
      <w:lvlText w:val="o"/>
      <w:lvlJc w:val="left"/>
      <w:pPr>
        <w:ind w:left="5760" w:hanging="360"/>
      </w:pPr>
      <w:rPr>
        <w:rFonts w:hint="default" w:ascii="Courier New" w:hAnsi="Courier New"/>
      </w:rPr>
    </w:lvl>
    <w:lvl w:ilvl="8" w:tplc="DA6C209C">
      <w:start w:val="1"/>
      <w:numFmt w:val="bullet"/>
      <w:lvlText w:val=""/>
      <w:lvlJc w:val="left"/>
      <w:pPr>
        <w:ind w:left="6480" w:hanging="360"/>
      </w:pPr>
      <w:rPr>
        <w:rFonts w:hint="default" w:ascii="Wingdings" w:hAnsi="Wingdings"/>
      </w:rPr>
    </w:lvl>
  </w:abstractNum>
  <w:abstractNum w:abstractNumId="2" w15:restartNumberingAfterBreak="0">
    <w:nsid w:val="02D376CA"/>
    <w:multiLevelType w:val="hybridMultilevel"/>
    <w:tmpl w:val="CA5EF7BE"/>
    <w:lvl w:ilvl="0" w:tplc="10090003">
      <w:start w:val="1"/>
      <w:numFmt w:val="bullet"/>
      <w:lvlText w:val="o"/>
      <w:lvlJc w:val="left"/>
      <w:pPr>
        <w:ind w:left="720" w:hanging="360"/>
      </w:pPr>
      <w:rPr>
        <w:rFonts w:hint="default" w:ascii="Courier New" w:hAnsi="Courier New" w:cs="Courier New"/>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3" w15:restartNumberingAfterBreak="0">
    <w:nsid w:val="07975E1F"/>
    <w:multiLevelType w:val="hybridMultilevel"/>
    <w:tmpl w:val="2EAA87C8"/>
    <w:lvl w:ilvl="0" w:tplc="10090003">
      <w:start w:val="1"/>
      <w:numFmt w:val="bullet"/>
      <w:lvlText w:val="o"/>
      <w:lvlJc w:val="left"/>
      <w:pPr>
        <w:ind w:left="720" w:hanging="360"/>
      </w:pPr>
      <w:rPr>
        <w:rFonts w:hint="default" w:ascii="Courier New" w:hAnsi="Courier New" w:cs="Courier New"/>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4" w15:restartNumberingAfterBreak="0">
    <w:nsid w:val="07C95A41"/>
    <w:multiLevelType w:val="hybridMultilevel"/>
    <w:tmpl w:val="FFFFFFFF"/>
    <w:lvl w:ilvl="0" w:tplc="838AC308">
      <w:start w:val="1"/>
      <w:numFmt w:val="bullet"/>
      <w:lvlText w:val=""/>
      <w:lvlJc w:val="left"/>
      <w:pPr>
        <w:ind w:left="720" w:hanging="360"/>
      </w:pPr>
      <w:rPr>
        <w:rFonts w:hint="default" w:ascii="Symbol" w:hAnsi="Symbol"/>
      </w:rPr>
    </w:lvl>
    <w:lvl w:ilvl="1" w:tplc="AA028E30">
      <w:start w:val="1"/>
      <w:numFmt w:val="bullet"/>
      <w:lvlText w:val="o"/>
      <w:lvlJc w:val="left"/>
      <w:pPr>
        <w:ind w:left="1440" w:hanging="360"/>
      </w:pPr>
      <w:rPr>
        <w:rFonts w:hint="default" w:ascii="Courier New" w:hAnsi="Courier New"/>
      </w:rPr>
    </w:lvl>
    <w:lvl w:ilvl="2" w:tplc="699012D6">
      <w:start w:val="1"/>
      <w:numFmt w:val="bullet"/>
      <w:lvlText w:val=""/>
      <w:lvlJc w:val="left"/>
      <w:pPr>
        <w:ind w:left="2160" w:hanging="360"/>
      </w:pPr>
      <w:rPr>
        <w:rFonts w:hint="default" w:ascii="Wingdings" w:hAnsi="Wingdings"/>
      </w:rPr>
    </w:lvl>
    <w:lvl w:ilvl="3" w:tplc="1CEE2A2C">
      <w:start w:val="1"/>
      <w:numFmt w:val="bullet"/>
      <w:lvlText w:val=""/>
      <w:lvlJc w:val="left"/>
      <w:pPr>
        <w:ind w:left="2880" w:hanging="360"/>
      </w:pPr>
      <w:rPr>
        <w:rFonts w:hint="default" w:ascii="Symbol" w:hAnsi="Symbol"/>
      </w:rPr>
    </w:lvl>
    <w:lvl w:ilvl="4" w:tplc="42646C68">
      <w:start w:val="1"/>
      <w:numFmt w:val="bullet"/>
      <w:lvlText w:val="o"/>
      <w:lvlJc w:val="left"/>
      <w:pPr>
        <w:ind w:left="3600" w:hanging="360"/>
      </w:pPr>
      <w:rPr>
        <w:rFonts w:hint="default" w:ascii="Courier New" w:hAnsi="Courier New"/>
      </w:rPr>
    </w:lvl>
    <w:lvl w:ilvl="5" w:tplc="2D764E9A">
      <w:start w:val="1"/>
      <w:numFmt w:val="bullet"/>
      <w:lvlText w:val=""/>
      <w:lvlJc w:val="left"/>
      <w:pPr>
        <w:ind w:left="4320" w:hanging="360"/>
      </w:pPr>
      <w:rPr>
        <w:rFonts w:hint="default" w:ascii="Wingdings" w:hAnsi="Wingdings"/>
      </w:rPr>
    </w:lvl>
    <w:lvl w:ilvl="6" w:tplc="E902AA6E">
      <w:start w:val="1"/>
      <w:numFmt w:val="bullet"/>
      <w:lvlText w:val=""/>
      <w:lvlJc w:val="left"/>
      <w:pPr>
        <w:ind w:left="5040" w:hanging="360"/>
      </w:pPr>
      <w:rPr>
        <w:rFonts w:hint="default" w:ascii="Symbol" w:hAnsi="Symbol"/>
      </w:rPr>
    </w:lvl>
    <w:lvl w:ilvl="7" w:tplc="C8CCD932">
      <w:start w:val="1"/>
      <w:numFmt w:val="bullet"/>
      <w:lvlText w:val="o"/>
      <w:lvlJc w:val="left"/>
      <w:pPr>
        <w:ind w:left="5760" w:hanging="360"/>
      </w:pPr>
      <w:rPr>
        <w:rFonts w:hint="default" w:ascii="Courier New" w:hAnsi="Courier New"/>
      </w:rPr>
    </w:lvl>
    <w:lvl w:ilvl="8" w:tplc="DE1A2D48">
      <w:start w:val="1"/>
      <w:numFmt w:val="bullet"/>
      <w:lvlText w:val=""/>
      <w:lvlJc w:val="left"/>
      <w:pPr>
        <w:ind w:left="6480" w:hanging="360"/>
      </w:pPr>
      <w:rPr>
        <w:rFonts w:hint="default" w:ascii="Wingdings" w:hAnsi="Wingdings"/>
      </w:rPr>
    </w:lvl>
  </w:abstractNum>
  <w:abstractNum w:abstractNumId="5" w15:restartNumberingAfterBreak="0">
    <w:nsid w:val="08D33B91"/>
    <w:multiLevelType w:val="hybridMultilevel"/>
    <w:tmpl w:val="340C0A50"/>
    <w:lvl w:ilvl="0" w:tplc="626AF94A">
      <w:numFmt w:val="bullet"/>
      <w:lvlText w:val=""/>
      <w:lvlJc w:val="left"/>
      <w:pPr>
        <w:ind w:left="720" w:hanging="360"/>
      </w:pPr>
      <w:rPr>
        <w:rFonts w:hint="default" w:ascii="Symbol" w:hAnsi="Symbol" w:eastAsia="Arial" w:cs="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09D32027"/>
    <w:multiLevelType w:val="hybridMultilevel"/>
    <w:tmpl w:val="436CED44"/>
    <w:lvl w:ilvl="0" w:tplc="10090003">
      <w:start w:val="1"/>
      <w:numFmt w:val="bullet"/>
      <w:lvlText w:val="o"/>
      <w:lvlJc w:val="left"/>
      <w:pPr>
        <w:ind w:left="720" w:hanging="360"/>
      </w:pPr>
      <w:rPr>
        <w:rFonts w:hint="default" w:ascii="Courier New" w:hAnsi="Courier New" w:cs="Courier New"/>
      </w:rPr>
    </w:lvl>
    <w:lvl w:ilvl="1" w:tplc="A2368E5A">
      <w:start w:val="1"/>
      <w:numFmt w:val="bullet"/>
      <w:lvlText w:val="o"/>
      <w:lvlJc w:val="left"/>
      <w:pPr>
        <w:ind w:left="1440" w:hanging="360"/>
      </w:pPr>
      <w:rPr>
        <w:rFonts w:hint="default" w:ascii="Courier New" w:hAnsi="Courier New"/>
      </w:rPr>
    </w:lvl>
    <w:lvl w:ilvl="2" w:tplc="9AD8DC3A">
      <w:start w:val="1"/>
      <w:numFmt w:val="bullet"/>
      <w:lvlText w:val=""/>
      <w:lvlJc w:val="left"/>
      <w:pPr>
        <w:ind w:left="2160" w:hanging="360"/>
      </w:pPr>
      <w:rPr>
        <w:rFonts w:hint="default" w:ascii="Wingdings" w:hAnsi="Wingdings"/>
      </w:rPr>
    </w:lvl>
    <w:lvl w:ilvl="3" w:tplc="526084A0">
      <w:start w:val="1"/>
      <w:numFmt w:val="bullet"/>
      <w:lvlText w:val=""/>
      <w:lvlJc w:val="left"/>
      <w:pPr>
        <w:ind w:left="2880" w:hanging="360"/>
      </w:pPr>
      <w:rPr>
        <w:rFonts w:hint="default" w:ascii="Symbol" w:hAnsi="Symbol"/>
      </w:rPr>
    </w:lvl>
    <w:lvl w:ilvl="4" w:tplc="89ECC916">
      <w:start w:val="1"/>
      <w:numFmt w:val="bullet"/>
      <w:lvlText w:val="o"/>
      <w:lvlJc w:val="left"/>
      <w:pPr>
        <w:ind w:left="3600" w:hanging="360"/>
      </w:pPr>
      <w:rPr>
        <w:rFonts w:hint="default" w:ascii="Courier New" w:hAnsi="Courier New"/>
      </w:rPr>
    </w:lvl>
    <w:lvl w:ilvl="5" w:tplc="F4EA748E">
      <w:start w:val="1"/>
      <w:numFmt w:val="bullet"/>
      <w:lvlText w:val=""/>
      <w:lvlJc w:val="left"/>
      <w:pPr>
        <w:ind w:left="4320" w:hanging="360"/>
      </w:pPr>
      <w:rPr>
        <w:rFonts w:hint="default" w:ascii="Wingdings" w:hAnsi="Wingdings"/>
      </w:rPr>
    </w:lvl>
    <w:lvl w:ilvl="6" w:tplc="CE288B4A">
      <w:start w:val="1"/>
      <w:numFmt w:val="bullet"/>
      <w:lvlText w:val=""/>
      <w:lvlJc w:val="left"/>
      <w:pPr>
        <w:ind w:left="5040" w:hanging="360"/>
      </w:pPr>
      <w:rPr>
        <w:rFonts w:hint="default" w:ascii="Symbol" w:hAnsi="Symbol"/>
      </w:rPr>
    </w:lvl>
    <w:lvl w:ilvl="7" w:tplc="33CEAC28">
      <w:start w:val="1"/>
      <w:numFmt w:val="bullet"/>
      <w:lvlText w:val="o"/>
      <w:lvlJc w:val="left"/>
      <w:pPr>
        <w:ind w:left="5760" w:hanging="360"/>
      </w:pPr>
      <w:rPr>
        <w:rFonts w:hint="default" w:ascii="Courier New" w:hAnsi="Courier New"/>
      </w:rPr>
    </w:lvl>
    <w:lvl w:ilvl="8" w:tplc="103C375E">
      <w:start w:val="1"/>
      <w:numFmt w:val="bullet"/>
      <w:lvlText w:val=""/>
      <w:lvlJc w:val="left"/>
      <w:pPr>
        <w:ind w:left="6480" w:hanging="360"/>
      </w:pPr>
      <w:rPr>
        <w:rFonts w:hint="default" w:ascii="Wingdings" w:hAnsi="Wingdings"/>
      </w:rPr>
    </w:lvl>
  </w:abstractNum>
  <w:abstractNum w:abstractNumId="7" w15:restartNumberingAfterBreak="0">
    <w:nsid w:val="0C1C5318"/>
    <w:multiLevelType w:val="hybridMultilevel"/>
    <w:tmpl w:val="FFFFFFFF"/>
    <w:lvl w:ilvl="0" w:tplc="308AAC9C">
      <w:start w:val="1"/>
      <w:numFmt w:val="decimal"/>
      <w:lvlText w:val="%1."/>
      <w:lvlJc w:val="left"/>
      <w:pPr>
        <w:ind w:left="720" w:hanging="360"/>
      </w:pPr>
    </w:lvl>
    <w:lvl w:ilvl="1" w:tplc="8070B37A">
      <w:start w:val="1"/>
      <w:numFmt w:val="lowerLetter"/>
      <w:lvlText w:val="%2."/>
      <w:lvlJc w:val="left"/>
      <w:pPr>
        <w:ind w:left="1440" w:hanging="360"/>
      </w:pPr>
    </w:lvl>
    <w:lvl w:ilvl="2" w:tplc="E5CC4C3E">
      <w:start w:val="1"/>
      <w:numFmt w:val="lowerRoman"/>
      <w:lvlText w:val="%3."/>
      <w:lvlJc w:val="right"/>
      <w:pPr>
        <w:ind w:left="2160" w:hanging="180"/>
      </w:pPr>
    </w:lvl>
    <w:lvl w:ilvl="3" w:tplc="7BE216FA">
      <w:start w:val="1"/>
      <w:numFmt w:val="decimal"/>
      <w:lvlText w:val="%4."/>
      <w:lvlJc w:val="left"/>
      <w:pPr>
        <w:ind w:left="2880" w:hanging="360"/>
      </w:pPr>
    </w:lvl>
    <w:lvl w:ilvl="4" w:tplc="DE1EBA00">
      <w:start w:val="1"/>
      <w:numFmt w:val="lowerLetter"/>
      <w:lvlText w:val="%5."/>
      <w:lvlJc w:val="left"/>
      <w:pPr>
        <w:ind w:left="3600" w:hanging="360"/>
      </w:pPr>
    </w:lvl>
    <w:lvl w:ilvl="5" w:tplc="03D2EEEA">
      <w:start w:val="1"/>
      <w:numFmt w:val="lowerRoman"/>
      <w:lvlText w:val="%6."/>
      <w:lvlJc w:val="right"/>
      <w:pPr>
        <w:ind w:left="4320" w:hanging="180"/>
      </w:pPr>
    </w:lvl>
    <w:lvl w:ilvl="6" w:tplc="3D429E5C">
      <w:start w:val="1"/>
      <w:numFmt w:val="decimal"/>
      <w:lvlText w:val="%7."/>
      <w:lvlJc w:val="left"/>
      <w:pPr>
        <w:ind w:left="5040" w:hanging="360"/>
      </w:pPr>
    </w:lvl>
    <w:lvl w:ilvl="7" w:tplc="D0C6CBDA">
      <w:start w:val="1"/>
      <w:numFmt w:val="lowerLetter"/>
      <w:lvlText w:val="%8."/>
      <w:lvlJc w:val="left"/>
      <w:pPr>
        <w:ind w:left="5760" w:hanging="360"/>
      </w:pPr>
    </w:lvl>
    <w:lvl w:ilvl="8" w:tplc="00762C6C">
      <w:start w:val="1"/>
      <w:numFmt w:val="lowerRoman"/>
      <w:lvlText w:val="%9."/>
      <w:lvlJc w:val="right"/>
      <w:pPr>
        <w:ind w:left="6480" w:hanging="180"/>
      </w:pPr>
    </w:lvl>
  </w:abstractNum>
  <w:abstractNum w:abstractNumId="8" w15:restartNumberingAfterBreak="0">
    <w:nsid w:val="0F8F1A33"/>
    <w:multiLevelType w:val="hybridMultilevel"/>
    <w:tmpl w:val="FFFFFFFF"/>
    <w:lvl w:ilvl="0" w:tplc="730E730A">
      <w:start w:val="1"/>
      <w:numFmt w:val="decimal"/>
      <w:lvlText w:val="%1."/>
      <w:lvlJc w:val="left"/>
      <w:pPr>
        <w:ind w:left="720" w:hanging="360"/>
      </w:pPr>
    </w:lvl>
    <w:lvl w:ilvl="1" w:tplc="BFC0AD8E">
      <w:start w:val="1"/>
      <w:numFmt w:val="lowerLetter"/>
      <w:lvlText w:val="%2."/>
      <w:lvlJc w:val="left"/>
      <w:pPr>
        <w:ind w:left="1440" w:hanging="360"/>
      </w:pPr>
    </w:lvl>
    <w:lvl w:ilvl="2" w:tplc="9092A15C">
      <w:start w:val="1"/>
      <w:numFmt w:val="lowerRoman"/>
      <w:lvlText w:val="%3."/>
      <w:lvlJc w:val="right"/>
      <w:pPr>
        <w:ind w:left="2160" w:hanging="180"/>
      </w:pPr>
    </w:lvl>
    <w:lvl w:ilvl="3" w:tplc="AEAEDE9E">
      <w:start w:val="1"/>
      <w:numFmt w:val="decimal"/>
      <w:lvlText w:val="%4."/>
      <w:lvlJc w:val="left"/>
      <w:pPr>
        <w:ind w:left="2880" w:hanging="360"/>
      </w:pPr>
    </w:lvl>
    <w:lvl w:ilvl="4" w:tplc="02A23E52">
      <w:start w:val="1"/>
      <w:numFmt w:val="lowerLetter"/>
      <w:lvlText w:val="%5."/>
      <w:lvlJc w:val="left"/>
      <w:pPr>
        <w:ind w:left="3600" w:hanging="360"/>
      </w:pPr>
    </w:lvl>
    <w:lvl w:ilvl="5" w:tplc="36FCEF78">
      <w:start w:val="1"/>
      <w:numFmt w:val="lowerRoman"/>
      <w:lvlText w:val="%6."/>
      <w:lvlJc w:val="right"/>
      <w:pPr>
        <w:ind w:left="4320" w:hanging="180"/>
      </w:pPr>
    </w:lvl>
    <w:lvl w:ilvl="6" w:tplc="704C7714">
      <w:start w:val="1"/>
      <w:numFmt w:val="decimal"/>
      <w:lvlText w:val="%7."/>
      <w:lvlJc w:val="left"/>
      <w:pPr>
        <w:ind w:left="5040" w:hanging="360"/>
      </w:pPr>
    </w:lvl>
    <w:lvl w:ilvl="7" w:tplc="C84E16FA">
      <w:start w:val="1"/>
      <w:numFmt w:val="lowerLetter"/>
      <w:lvlText w:val="%8."/>
      <w:lvlJc w:val="left"/>
      <w:pPr>
        <w:ind w:left="5760" w:hanging="360"/>
      </w:pPr>
    </w:lvl>
    <w:lvl w:ilvl="8" w:tplc="C6C4F79E">
      <w:start w:val="1"/>
      <w:numFmt w:val="lowerRoman"/>
      <w:lvlText w:val="%9."/>
      <w:lvlJc w:val="right"/>
      <w:pPr>
        <w:ind w:left="6480" w:hanging="180"/>
      </w:pPr>
    </w:lvl>
  </w:abstractNum>
  <w:abstractNum w:abstractNumId="9" w15:restartNumberingAfterBreak="0">
    <w:nsid w:val="0FB661B4"/>
    <w:multiLevelType w:val="hybridMultilevel"/>
    <w:tmpl w:val="065A0184"/>
    <w:lvl w:ilvl="0" w:tplc="10090003">
      <w:start w:val="1"/>
      <w:numFmt w:val="bullet"/>
      <w:lvlText w:val="o"/>
      <w:lvlJc w:val="left"/>
      <w:pPr>
        <w:ind w:left="720" w:hanging="360"/>
      </w:pPr>
      <w:rPr>
        <w:rFonts w:hint="default" w:ascii="Courier New" w:hAnsi="Courier New" w:cs="Courier New"/>
      </w:rPr>
    </w:lvl>
    <w:lvl w:ilvl="1" w:tplc="A2368E5A">
      <w:start w:val="1"/>
      <w:numFmt w:val="bullet"/>
      <w:lvlText w:val="o"/>
      <w:lvlJc w:val="left"/>
      <w:pPr>
        <w:ind w:left="1440" w:hanging="360"/>
      </w:pPr>
      <w:rPr>
        <w:rFonts w:hint="default" w:ascii="Courier New" w:hAnsi="Courier New"/>
      </w:rPr>
    </w:lvl>
    <w:lvl w:ilvl="2" w:tplc="9AD8DC3A">
      <w:start w:val="1"/>
      <w:numFmt w:val="bullet"/>
      <w:lvlText w:val=""/>
      <w:lvlJc w:val="left"/>
      <w:pPr>
        <w:ind w:left="2160" w:hanging="360"/>
      </w:pPr>
      <w:rPr>
        <w:rFonts w:hint="default" w:ascii="Wingdings" w:hAnsi="Wingdings"/>
      </w:rPr>
    </w:lvl>
    <w:lvl w:ilvl="3" w:tplc="526084A0">
      <w:start w:val="1"/>
      <w:numFmt w:val="bullet"/>
      <w:lvlText w:val=""/>
      <w:lvlJc w:val="left"/>
      <w:pPr>
        <w:ind w:left="2880" w:hanging="360"/>
      </w:pPr>
      <w:rPr>
        <w:rFonts w:hint="default" w:ascii="Symbol" w:hAnsi="Symbol"/>
      </w:rPr>
    </w:lvl>
    <w:lvl w:ilvl="4" w:tplc="89ECC916">
      <w:start w:val="1"/>
      <w:numFmt w:val="bullet"/>
      <w:lvlText w:val="o"/>
      <w:lvlJc w:val="left"/>
      <w:pPr>
        <w:ind w:left="3600" w:hanging="360"/>
      </w:pPr>
      <w:rPr>
        <w:rFonts w:hint="default" w:ascii="Courier New" w:hAnsi="Courier New"/>
      </w:rPr>
    </w:lvl>
    <w:lvl w:ilvl="5" w:tplc="F4EA748E">
      <w:start w:val="1"/>
      <w:numFmt w:val="bullet"/>
      <w:lvlText w:val=""/>
      <w:lvlJc w:val="left"/>
      <w:pPr>
        <w:ind w:left="4320" w:hanging="360"/>
      </w:pPr>
      <w:rPr>
        <w:rFonts w:hint="default" w:ascii="Wingdings" w:hAnsi="Wingdings"/>
      </w:rPr>
    </w:lvl>
    <w:lvl w:ilvl="6" w:tplc="CE288B4A">
      <w:start w:val="1"/>
      <w:numFmt w:val="bullet"/>
      <w:lvlText w:val=""/>
      <w:lvlJc w:val="left"/>
      <w:pPr>
        <w:ind w:left="5040" w:hanging="360"/>
      </w:pPr>
      <w:rPr>
        <w:rFonts w:hint="default" w:ascii="Symbol" w:hAnsi="Symbol"/>
      </w:rPr>
    </w:lvl>
    <w:lvl w:ilvl="7" w:tplc="33CEAC28">
      <w:start w:val="1"/>
      <w:numFmt w:val="bullet"/>
      <w:lvlText w:val="o"/>
      <w:lvlJc w:val="left"/>
      <w:pPr>
        <w:ind w:left="5760" w:hanging="360"/>
      </w:pPr>
      <w:rPr>
        <w:rFonts w:hint="default" w:ascii="Courier New" w:hAnsi="Courier New"/>
      </w:rPr>
    </w:lvl>
    <w:lvl w:ilvl="8" w:tplc="103C375E">
      <w:start w:val="1"/>
      <w:numFmt w:val="bullet"/>
      <w:lvlText w:val=""/>
      <w:lvlJc w:val="left"/>
      <w:pPr>
        <w:ind w:left="6480" w:hanging="360"/>
      </w:pPr>
      <w:rPr>
        <w:rFonts w:hint="default" w:ascii="Wingdings" w:hAnsi="Wingdings"/>
      </w:rPr>
    </w:lvl>
  </w:abstractNum>
  <w:abstractNum w:abstractNumId="10" w15:restartNumberingAfterBreak="0">
    <w:nsid w:val="10885344"/>
    <w:multiLevelType w:val="hybridMultilevel"/>
    <w:tmpl w:val="FFFFFFFF"/>
    <w:lvl w:ilvl="0" w:tplc="5204FA5E">
      <w:start w:val="1"/>
      <w:numFmt w:val="bullet"/>
      <w:lvlText w:val="o"/>
      <w:lvlJc w:val="left"/>
      <w:pPr>
        <w:ind w:left="720" w:hanging="360"/>
      </w:pPr>
      <w:rPr>
        <w:rFonts w:hint="default" w:ascii="Courier New" w:hAnsi="Courier New"/>
      </w:rPr>
    </w:lvl>
    <w:lvl w:ilvl="1" w:tplc="7B26F5F4">
      <w:start w:val="1"/>
      <w:numFmt w:val="bullet"/>
      <w:lvlText w:val="o"/>
      <w:lvlJc w:val="left"/>
      <w:pPr>
        <w:ind w:left="1440" w:hanging="360"/>
      </w:pPr>
      <w:rPr>
        <w:rFonts w:hint="default" w:ascii="Courier New" w:hAnsi="Courier New"/>
      </w:rPr>
    </w:lvl>
    <w:lvl w:ilvl="2" w:tplc="3DD696FC">
      <w:start w:val="1"/>
      <w:numFmt w:val="bullet"/>
      <w:lvlText w:val=""/>
      <w:lvlJc w:val="left"/>
      <w:pPr>
        <w:ind w:left="2160" w:hanging="360"/>
      </w:pPr>
      <w:rPr>
        <w:rFonts w:hint="default" w:ascii="Wingdings" w:hAnsi="Wingdings"/>
      </w:rPr>
    </w:lvl>
    <w:lvl w:ilvl="3" w:tplc="D666BD70">
      <w:start w:val="1"/>
      <w:numFmt w:val="bullet"/>
      <w:lvlText w:val=""/>
      <w:lvlJc w:val="left"/>
      <w:pPr>
        <w:ind w:left="2880" w:hanging="360"/>
      </w:pPr>
      <w:rPr>
        <w:rFonts w:hint="default" w:ascii="Symbol" w:hAnsi="Symbol"/>
      </w:rPr>
    </w:lvl>
    <w:lvl w:ilvl="4" w:tplc="F30815D6">
      <w:start w:val="1"/>
      <w:numFmt w:val="bullet"/>
      <w:lvlText w:val="o"/>
      <w:lvlJc w:val="left"/>
      <w:pPr>
        <w:ind w:left="3600" w:hanging="360"/>
      </w:pPr>
      <w:rPr>
        <w:rFonts w:hint="default" w:ascii="Courier New" w:hAnsi="Courier New"/>
      </w:rPr>
    </w:lvl>
    <w:lvl w:ilvl="5" w:tplc="366C32E0">
      <w:start w:val="1"/>
      <w:numFmt w:val="bullet"/>
      <w:lvlText w:val=""/>
      <w:lvlJc w:val="left"/>
      <w:pPr>
        <w:ind w:left="4320" w:hanging="360"/>
      </w:pPr>
      <w:rPr>
        <w:rFonts w:hint="default" w:ascii="Wingdings" w:hAnsi="Wingdings"/>
      </w:rPr>
    </w:lvl>
    <w:lvl w:ilvl="6" w:tplc="3748208C">
      <w:start w:val="1"/>
      <w:numFmt w:val="bullet"/>
      <w:lvlText w:val=""/>
      <w:lvlJc w:val="left"/>
      <w:pPr>
        <w:ind w:left="5040" w:hanging="360"/>
      </w:pPr>
      <w:rPr>
        <w:rFonts w:hint="default" w:ascii="Symbol" w:hAnsi="Symbol"/>
      </w:rPr>
    </w:lvl>
    <w:lvl w:ilvl="7" w:tplc="E494C762">
      <w:start w:val="1"/>
      <w:numFmt w:val="bullet"/>
      <w:lvlText w:val="o"/>
      <w:lvlJc w:val="left"/>
      <w:pPr>
        <w:ind w:left="5760" w:hanging="360"/>
      </w:pPr>
      <w:rPr>
        <w:rFonts w:hint="default" w:ascii="Courier New" w:hAnsi="Courier New"/>
      </w:rPr>
    </w:lvl>
    <w:lvl w:ilvl="8" w:tplc="9CE0D4FA">
      <w:start w:val="1"/>
      <w:numFmt w:val="bullet"/>
      <w:lvlText w:val=""/>
      <w:lvlJc w:val="left"/>
      <w:pPr>
        <w:ind w:left="6480" w:hanging="360"/>
      </w:pPr>
      <w:rPr>
        <w:rFonts w:hint="default" w:ascii="Wingdings" w:hAnsi="Wingdings"/>
      </w:rPr>
    </w:lvl>
  </w:abstractNum>
  <w:abstractNum w:abstractNumId="11" w15:restartNumberingAfterBreak="0">
    <w:nsid w:val="13A54ABD"/>
    <w:multiLevelType w:val="hybridMultilevel"/>
    <w:tmpl w:val="FFFFFFFF"/>
    <w:lvl w:ilvl="0" w:tplc="DA9E6DA2">
      <w:start w:val="1"/>
      <w:numFmt w:val="decimal"/>
      <w:lvlText w:val="%1."/>
      <w:lvlJc w:val="left"/>
      <w:pPr>
        <w:ind w:left="720" w:hanging="360"/>
      </w:pPr>
    </w:lvl>
    <w:lvl w:ilvl="1" w:tplc="5A221D50">
      <w:start w:val="1"/>
      <w:numFmt w:val="lowerLetter"/>
      <w:lvlText w:val="%2."/>
      <w:lvlJc w:val="left"/>
      <w:pPr>
        <w:ind w:left="1440" w:hanging="360"/>
      </w:pPr>
    </w:lvl>
    <w:lvl w:ilvl="2" w:tplc="053C2C96">
      <w:start w:val="1"/>
      <w:numFmt w:val="lowerRoman"/>
      <w:lvlText w:val="%3."/>
      <w:lvlJc w:val="right"/>
      <w:pPr>
        <w:ind w:left="2160" w:hanging="180"/>
      </w:pPr>
    </w:lvl>
    <w:lvl w:ilvl="3" w:tplc="F838FDA6">
      <w:start w:val="1"/>
      <w:numFmt w:val="decimal"/>
      <w:lvlText w:val="%4."/>
      <w:lvlJc w:val="left"/>
      <w:pPr>
        <w:ind w:left="2880" w:hanging="360"/>
      </w:pPr>
    </w:lvl>
    <w:lvl w:ilvl="4" w:tplc="7C2AD088">
      <w:start w:val="1"/>
      <w:numFmt w:val="lowerLetter"/>
      <w:lvlText w:val="%5."/>
      <w:lvlJc w:val="left"/>
      <w:pPr>
        <w:ind w:left="3600" w:hanging="360"/>
      </w:pPr>
    </w:lvl>
    <w:lvl w:ilvl="5" w:tplc="A89AA682">
      <w:start w:val="1"/>
      <w:numFmt w:val="lowerRoman"/>
      <w:lvlText w:val="%6."/>
      <w:lvlJc w:val="right"/>
      <w:pPr>
        <w:ind w:left="4320" w:hanging="180"/>
      </w:pPr>
    </w:lvl>
    <w:lvl w:ilvl="6" w:tplc="71BA4D2C">
      <w:start w:val="1"/>
      <w:numFmt w:val="decimal"/>
      <w:lvlText w:val="%7."/>
      <w:lvlJc w:val="left"/>
      <w:pPr>
        <w:ind w:left="5040" w:hanging="360"/>
      </w:pPr>
    </w:lvl>
    <w:lvl w:ilvl="7" w:tplc="031A739E">
      <w:start w:val="1"/>
      <w:numFmt w:val="lowerLetter"/>
      <w:lvlText w:val="%8."/>
      <w:lvlJc w:val="left"/>
      <w:pPr>
        <w:ind w:left="5760" w:hanging="360"/>
      </w:pPr>
    </w:lvl>
    <w:lvl w:ilvl="8" w:tplc="DE82C106">
      <w:start w:val="1"/>
      <w:numFmt w:val="lowerRoman"/>
      <w:lvlText w:val="%9."/>
      <w:lvlJc w:val="right"/>
      <w:pPr>
        <w:ind w:left="6480" w:hanging="180"/>
      </w:pPr>
    </w:lvl>
  </w:abstractNum>
  <w:abstractNum w:abstractNumId="12" w15:restartNumberingAfterBreak="0">
    <w:nsid w:val="13E55D8A"/>
    <w:multiLevelType w:val="hybridMultilevel"/>
    <w:tmpl w:val="FFFFFFFF"/>
    <w:lvl w:ilvl="0" w:tplc="6E90F7A6">
      <w:start w:val="1"/>
      <w:numFmt w:val="decimal"/>
      <w:lvlText w:val="%1."/>
      <w:lvlJc w:val="left"/>
      <w:pPr>
        <w:ind w:left="720" w:hanging="360"/>
      </w:pPr>
    </w:lvl>
    <w:lvl w:ilvl="1" w:tplc="552E5116">
      <w:start w:val="1"/>
      <w:numFmt w:val="lowerLetter"/>
      <w:lvlText w:val="%2."/>
      <w:lvlJc w:val="left"/>
      <w:pPr>
        <w:ind w:left="1440" w:hanging="360"/>
      </w:pPr>
    </w:lvl>
    <w:lvl w:ilvl="2" w:tplc="4BA6B882">
      <w:start w:val="1"/>
      <w:numFmt w:val="lowerRoman"/>
      <w:lvlText w:val="%3."/>
      <w:lvlJc w:val="right"/>
      <w:pPr>
        <w:ind w:left="2160" w:hanging="180"/>
      </w:pPr>
    </w:lvl>
    <w:lvl w:ilvl="3" w:tplc="E0EE9822">
      <w:start w:val="1"/>
      <w:numFmt w:val="decimal"/>
      <w:lvlText w:val="%4."/>
      <w:lvlJc w:val="left"/>
      <w:pPr>
        <w:ind w:left="2880" w:hanging="360"/>
      </w:pPr>
    </w:lvl>
    <w:lvl w:ilvl="4" w:tplc="F45606F8">
      <w:start w:val="1"/>
      <w:numFmt w:val="lowerLetter"/>
      <w:lvlText w:val="%5."/>
      <w:lvlJc w:val="left"/>
      <w:pPr>
        <w:ind w:left="3600" w:hanging="360"/>
      </w:pPr>
    </w:lvl>
    <w:lvl w:ilvl="5" w:tplc="CE0E7396">
      <w:start w:val="1"/>
      <w:numFmt w:val="lowerRoman"/>
      <w:lvlText w:val="%6."/>
      <w:lvlJc w:val="right"/>
      <w:pPr>
        <w:ind w:left="4320" w:hanging="180"/>
      </w:pPr>
    </w:lvl>
    <w:lvl w:ilvl="6" w:tplc="C92C4934">
      <w:start w:val="1"/>
      <w:numFmt w:val="decimal"/>
      <w:lvlText w:val="%7."/>
      <w:lvlJc w:val="left"/>
      <w:pPr>
        <w:ind w:left="5040" w:hanging="360"/>
      </w:pPr>
    </w:lvl>
    <w:lvl w:ilvl="7" w:tplc="A1CE0800">
      <w:start w:val="1"/>
      <w:numFmt w:val="lowerLetter"/>
      <w:lvlText w:val="%8."/>
      <w:lvlJc w:val="left"/>
      <w:pPr>
        <w:ind w:left="5760" w:hanging="360"/>
      </w:pPr>
    </w:lvl>
    <w:lvl w:ilvl="8" w:tplc="3DD68688">
      <w:start w:val="1"/>
      <w:numFmt w:val="lowerRoman"/>
      <w:lvlText w:val="%9."/>
      <w:lvlJc w:val="right"/>
      <w:pPr>
        <w:ind w:left="6480" w:hanging="180"/>
      </w:pPr>
    </w:lvl>
  </w:abstractNum>
  <w:abstractNum w:abstractNumId="13" w15:restartNumberingAfterBreak="0">
    <w:nsid w:val="181F03B2"/>
    <w:multiLevelType w:val="hybridMultilevel"/>
    <w:tmpl w:val="FFFFFFFF"/>
    <w:lvl w:ilvl="0" w:tplc="DA5A3456">
      <w:start w:val="1"/>
      <w:numFmt w:val="decimal"/>
      <w:lvlText w:val="%1."/>
      <w:lvlJc w:val="left"/>
      <w:pPr>
        <w:ind w:left="720" w:hanging="360"/>
      </w:pPr>
    </w:lvl>
    <w:lvl w:ilvl="1" w:tplc="455EAAAC">
      <w:start w:val="1"/>
      <w:numFmt w:val="lowerLetter"/>
      <w:lvlText w:val="%2."/>
      <w:lvlJc w:val="left"/>
      <w:pPr>
        <w:ind w:left="1440" w:hanging="360"/>
      </w:pPr>
    </w:lvl>
    <w:lvl w:ilvl="2" w:tplc="2B8C039A">
      <w:start w:val="1"/>
      <w:numFmt w:val="lowerRoman"/>
      <w:lvlText w:val="%3."/>
      <w:lvlJc w:val="right"/>
      <w:pPr>
        <w:ind w:left="2160" w:hanging="180"/>
      </w:pPr>
    </w:lvl>
    <w:lvl w:ilvl="3" w:tplc="73CCEE1A">
      <w:start w:val="1"/>
      <w:numFmt w:val="decimal"/>
      <w:lvlText w:val="%4."/>
      <w:lvlJc w:val="left"/>
      <w:pPr>
        <w:ind w:left="2880" w:hanging="360"/>
      </w:pPr>
    </w:lvl>
    <w:lvl w:ilvl="4" w:tplc="E51E59BC">
      <w:start w:val="1"/>
      <w:numFmt w:val="lowerLetter"/>
      <w:lvlText w:val="%5."/>
      <w:lvlJc w:val="left"/>
      <w:pPr>
        <w:ind w:left="3600" w:hanging="360"/>
      </w:pPr>
    </w:lvl>
    <w:lvl w:ilvl="5" w:tplc="D708F79A">
      <w:start w:val="1"/>
      <w:numFmt w:val="lowerRoman"/>
      <w:lvlText w:val="%6."/>
      <w:lvlJc w:val="right"/>
      <w:pPr>
        <w:ind w:left="4320" w:hanging="180"/>
      </w:pPr>
    </w:lvl>
    <w:lvl w:ilvl="6" w:tplc="74DA4A14">
      <w:start w:val="1"/>
      <w:numFmt w:val="decimal"/>
      <w:lvlText w:val="%7."/>
      <w:lvlJc w:val="left"/>
      <w:pPr>
        <w:ind w:left="5040" w:hanging="360"/>
      </w:pPr>
    </w:lvl>
    <w:lvl w:ilvl="7" w:tplc="585636D2">
      <w:start w:val="1"/>
      <w:numFmt w:val="lowerLetter"/>
      <w:lvlText w:val="%8."/>
      <w:lvlJc w:val="left"/>
      <w:pPr>
        <w:ind w:left="5760" w:hanging="360"/>
      </w:pPr>
    </w:lvl>
    <w:lvl w:ilvl="8" w:tplc="9A76243A">
      <w:start w:val="1"/>
      <w:numFmt w:val="lowerRoman"/>
      <w:lvlText w:val="%9."/>
      <w:lvlJc w:val="right"/>
      <w:pPr>
        <w:ind w:left="6480" w:hanging="180"/>
      </w:pPr>
    </w:lvl>
  </w:abstractNum>
  <w:abstractNum w:abstractNumId="14" w15:restartNumberingAfterBreak="0">
    <w:nsid w:val="19064358"/>
    <w:multiLevelType w:val="hybridMultilevel"/>
    <w:tmpl w:val="FFFFFFFF"/>
    <w:lvl w:ilvl="0" w:tplc="7ADA9B9E">
      <w:start w:val="1"/>
      <w:numFmt w:val="bullet"/>
      <w:lvlText w:val=""/>
      <w:lvlJc w:val="left"/>
      <w:pPr>
        <w:ind w:left="720" w:hanging="360"/>
      </w:pPr>
      <w:rPr>
        <w:rFonts w:hint="default" w:ascii="Symbol" w:hAnsi="Symbol"/>
      </w:rPr>
    </w:lvl>
    <w:lvl w:ilvl="1" w:tplc="707A8E8E">
      <w:start w:val="1"/>
      <w:numFmt w:val="bullet"/>
      <w:lvlText w:val="o"/>
      <w:lvlJc w:val="left"/>
      <w:pPr>
        <w:ind w:left="1440" w:hanging="360"/>
      </w:pPr>
      <w:rPr>
        <w:rFonts w:hint="default" w:ascii="Courier New" w:hAnsi="Courier New"/>
      </w:rPr>
    </w:lvl>
    <w:lvl w:ilvl="2" w:tplc="60BEB606">
      <w:start w:val="1"/>
      <w:numFmt w:val="bullet"/>
      <w:lvlText w:val=""/>
      <w:lvlJc w:val="left"/>
      <w:pPr>
        <w:ind w:left="2160" w:hanging="360"/>
      </w:pPr>
      <w:rPr>
        <w:rFonts w:hint="default" w:ascii="Wingdings" w:hAnsi="Wingdings"/>
      </w:rPr>
    </w:lvl>
    <w:lvl w:ilvl="3" w:tplc="7D188E70">
      <w:start w:val="1"/>
      <w:numFmt w:val="bullet"/>
      <w:lvlText w:val=""/>
      <w:lvlJc w:val="left"/>
      <w:pPr>
        <w:ind w:left="2880" w:hanging="360"/>
      </w:pPr>
      <w:rPr>
        <w:rFonts w:hint="default" w:ascii="Symbol" w:hAnsi="Symbol"/>
      </w:rPr>
    </w:lvl>
    <w:lvl w:ilvl="4" w:tplc="FA9CEC1E">
      <w:start w:val="1"/>
      <w:numFmt w:val="bullet"/>
      <w:lvlText w:val="o"/>
      <w:lvlJc w:val="left"/>
      <w:pPr>
        <w:ind w:left="3600" w:hanging="360"/>
      </w:pPr>
      <w:rPr>
        <w:rFonts w:hint="default" w:ascii="Courier New" w:hAnsi="Courier New"/>
      </w:rPr>
    </w:lvl>
    <w:lvl w:ilvl="5" w:tplc="01B499E4">
      <w:start w:val="1"/>
      <w:numFmt w:val="bullet"/>
      <w:lvlText w:val=""/>
      <w:lvlJc w:val="left"/>
      <w:pPr>
        <w:ind w:left="4320" w:hanging="360"/>
      </w:pPr>
      <w:rPr>
        <w:rFonts w:hint="default" w:ascii="Wingdings" w:hAnsi="Wingdings"/>
      </w:rPr>
    </w:lvl>
    <w:lvl w:ilvl="6" w:tplc="502E6466">
      <w:start w:val="1"/>
      <w:numFmt w:val="bullet"/>
      <w:lvlText w:val=""/>
      <w:lvlJc w:val="left"/>
      <w:pPr>
        <w:ind w:left="5040" w:hanging="360"/>
      </w:pPr>
      <w:rPr>
        <w:rFonts w:hint="default" w:ascii="Symbol" w:hAnsi="Symbol"/>
      </w:rPr>
    </w:lvl>
    <w:lvl w:ilvl="7" w:tplc="FC86365A">
      <w:start w:val="1"/>
      <w:numFmt w:val="bullet"/>
      <w:lvlText w:val="o"/>
      <w:lvlJc w:val="left"/>
      <w:pPr>
        <w:ind w:left="5760" w:hanging="360"/>
      </w:pPr>
      <w:rPr>
        <w:rFonts w:hint="default" w:ascii="Courier New" w:hAnsi="Courier New"/>
      </w:rPr>
    </w:lvl>
    <w:lvl w:ilvl="8" w:tplc="692C204C">
      <w:start w:val="1"/>
      <w:numFmt w:val="bullet"/>
      <w:lvlText w:val=""/>
      <w:lvlJc w:val="left"/>
      <w:pPr>
        <w:ind w:left="6480" w:hanging="360"/>
      </w:pPr>
      <w:rPr>
        <w:rFonts w:hint="default" w:ascii="Wingdings" w:hAnsi="Wingdings"/>
      </w:rPr>
    </w:lvl>
  </w:abstractNum>
  <w:abstractNum w:abstractNumId="15" w15:restartNumberingAfterBreak="0">
    <w:nsid w:val="190C2974"/>
    <w:multiLevelType w:val="hybridMultilevel"/>
    <w:tmpl w:val="FFFFFFFF"/>
    <w:lvl w:ilvl="0" w:tplc="211484E0">
      <w:start w:val="1"/>
      <w:numFmt w:val="decimal"/>
      <w:lvlText w:val="%1."/>
      <w:lvlJc w:val="left"/>
      <w:pPr>
        <w:ind w:left="720" w:hanging="360"/>
      </w:pPr>
    </w:lvl>
    <w:lvl w:ilvl="1" w:tplc="2A82238C">
      <w:start w:val="1"/>
      <w:numFmt w:val="lowerLetter"/>
      <w:lvlText w:val="%2."/>
      <w:lvlJc w:val="left"/>
      <w:pPr>
        <w:ind w:left="1440" w:hanging="360"/>
      </w:pPr>
    </w:lvl>
    <w:lvl w:ilvl="2" w:tplc="391AF2A2">
      <w:start w:val="1"/>
      <w:numFmt w:val="lowerRoman"/>
      <w:lvlText w:val="%3."/>
      <w:lvlJc w:val="right"/>
      <w:pPr>
        <w:ind w:left="2160" w:hanging="180"/>
      </w:pPr>
    </w:lvl>
    <w:lvl w:ilvl="3" w:tplc="EFC862F8">
      <w:start w:val="1"/>
      <w:numFmt w:val="decimal"/>
      <w:lvlText w:val="%4."/>
      <w:lvlJc w:val="left"/>
      <w:pPr>
        <w:ind w:left="2880" w:hanging="360"/>
      </w:pPr>
    </w:lvl>
    <w:lvl w:ilvl="4" w:tplc="57B66012">
      <w:start w:val="1"/>
      <w:numFmt w:val="lowerLetter"/>
      <w:lvlText w:val="%5."/>
      <w:lvlJc w:val="left"/>
      <w:pPr>
        <w:ind w:left="3600" w:hanging="360"/>
      </w:pPr>
    </w:lvl>
    <w:lvl w:ilvl="5" w:tplc="2D241FF6">
      <w:start w:val="1"/>
      <w:numFmt w:val="lowerRoman"/>
      <w:lvlText w:val="%6."/>
      <w:lvlJc w:val="right"/>
      <w:pPr>
        <w:ind w:left="4320" w:hanging="180"/>
      </w:pPr>
    </w:lvl>
    <w:lvl w:ilvl="6" w:tplc="8A30CA7C">
      <w:start w:val="1"/>
      <w:numFmt w:val="decimal"/>
      <w:lvlText w:val="%7."/>
      <w:lvlJc w:val="left"/>
      <w:pPr>
        <w:ind w:left="5040" w:hanging="360"/>
      </w:pPr>
    </w:lvl>
    <w:lvl w:ilvl="7" w:tplc="7EAE6BBA">
      <w:start w:val="1"/>
      <w:numFmt w:val="lowerLetter"/>
      <w:lvlText w:val="%8."/>
      <w:lvlJc w:val="left"/>
      <w:pPr>
        <w:ind w:left="5760" w:hanging="360"/>
      </w:pPr>
    </w:lvl>
    <w:lvl w:ilvl="8" w:tplc="31CCD3AA">
      <w:start w:val="1"/>
      <w:numFmt w:val="lowerRoman"/>
      <w:lvlText w:val="%9."/>
      <w:lvlJc w:val="right"/>
      <w:pPr>
        <w:ind w:left="6480" w:hanging="180"/>
      </w:pPr>
    </w:lvl>
  </w:abstractNum>
  <w:abstractNum w:abstractNumId="16" w15:restartNumberingAfterBreak="0">
    <w:nsid w:val="1B42782C"/>
    <w:multiLevelType w:val="hybridMultilevel"/>
    <w:tmpl w:val="EA822C24"/>
    <w:lvl w:ilvl="0" w:tplc="10090003">
      <w:start w:val="1"/>
      <w:numFmt w:val="bullet"/>
      <w:lvlText w:val="o"/>
      <w:lvlJc w:val="left"/>
      <w:pPr>
        <w:ind w:left="720" w:hanging="360"/>
      </w:pPr>
      <w:rPr>
        <w:rFonts w:hint="default" w:ascii="Courier New" w:hAnsi="Courier New" w:cs="Courier New"/>
        <w:b/>
        <w:i w:val="0"/>
      </w:rPr>
    </w:lvl>
    <w:lvl w:ilvl="1" w:tplc="04090003">
      <w:start w:val="1"/>
      <w:numFmt w:val="bullet"/>
      <w:lvlText w:val="o"/>
      <w:lvlJc w:val="left"/>
      <w:pPr>
        <w:ind w:left="1428" w:hanging="360"/>
      </w:pPr>
      <w:rPr>
        <w:rFonts w:hint="default" w:ascii="Courier New" w:hAnsi="Courier New" w:cs="Courier New"/>
      </w:rPr>
    </w:lvl>
    <w:lvl w:ilvl="2" w:tplc="04090005">
      <w:start w:val="1"/>
      <w:numFmt w:val="bullet"/>
      <w:lvlText w:val=""/>
      <w:lvlJc w:val="left"/>
      <w:pPr>
        <w:ind w:left="3960" w:hanging="360"/>
      </w:pPr>
      <w:rPr>
        <w:rFonts w:hint="default" w:ascii="Wingdings" w:hAnsi="Wingdings"/>
      </w:rPr>
    </w:lvl>
    <w:lvl w:ilvl="3" w:tplc="04090001">
      <w:start w:val="1"/>
      <w:numFmt w:val="bullet"/>
      <w:lvlText w:val=""/>
      <w:lvlJc w:val="left"/>
      <w:pPr>
        <w:ind w:left="4680" w:hanging="360"/>
      </w:pPr>
      <w:rPr>
        <w:rFonts w:hint="default" w:ascii="Symbol" w:hAnsi="Symbol"/>
      </w:rPr>
    </w:lvl>
    <w:lvl w:ilvl="4" w:tplc="04090003">
      <w:start w:val="1"/>
      <w:numFmt w:val="bullet"/>
      <w:lvlText w:val="o"/>
      <w:lvlJc w:val="left"/>
      <w:pPr>
        <w:ind w:left="5400" w:hanging="360"/>
      </w:pPr>
      <w:rPr>
        <w:rFonts w:hint="default" w:ascii="Courier New" w:hAnsi="Courier New" w:cs="Courier New"/>
      </w:rPr>
    </w:lvl>
    <w:lvl w:ilvl="5" w:tplc="04090005">
      <w:start w:val="1"/>
      <w:numFmt w:val="bullet"/>
      <w:lvlText w:val=""/>
      <w:lvlJc w:val="left"/>
      <w:pPr>
        <w:ind w:left="6120" w:hanging="360"/>
      </w:pPr>
      <w:rPr>
        <w:rFonts w:hint="default" w:ascii="Wingdings" w:hAnsi="Wingdings"/>
      </w:rPr>
    </w:lvl>
    <w:lvl w:ilvl="6" w:tplc="04090001">
      <w:start w:val="1"/>
      <w:numFmt w:val="bullet"/>
      <w:lvlText w:val=""/>
      <w:lvlJc w:val="left"/>
      <w:pPr>
        <w:ind w:left="6840" w:hanging="360"/>
      </w:pPr>
      <w:rPr>
        <w:rFonts w:hint="default" w:ascii="Symbol" w:hAnsi="Symbol"/>
      </w:rPr>
    </w:lvl>
    <w:lvl w:ilvl="7" w:tplc="04090003">
      <w:start w:val="1"/>
      <w:numFmt w:val="bullet"/>
      <w:lvlText w:val="o"/>
      <w:lvlJc w:val="left"/>
      <w:pPr>
        <w:ind w:left="7560" w:hanging="360"/>
      </w:pPr>
      <w:rPr>
        <w:rFonts w:hint="default" w:ascii="Courier New" w:hAnsi="Courier New" w:cs="Courier New"/>
      </w:rPr>
    </w:lvl>
    <w:lvl w:ilvl="8" w:tplc="04090005">
      <w:start w:val="1"/>
      <w:numFmt w:val="bullet"/>
      <w:lvlText w:val=""/>
      <w:lvlJc w:val="left"/>
      <w:pPr>
        <w:ind w:left="8280" w:hanging="360"/>
      </w:pPr>
      <w:rPr>
        <w:rFonts w:hint="default" w:ascii="Wingdings" w:hAnsi="Wingdings"/>
      </w:rPr>
    </w:lvl>
  </w:abstractNum>
  <w:abstractNum w:abstractNumId="17" w15:restartNumberingAfterBreak="0">
    <w:nsid w:val="1EBA6A1D"/>
    <w:multiLevelType w:val="hybridMultilevel"/>
    <w:tmpl w:val="FFFFFFFF"/>
    <w:lvl w:ilvl="0" w:tplc="4DF4DA5C">
      <w:start w:val="1"/>
      <w:numFmt w:val="bullet"/>
      <w:lvlText w:val=""/>
      <w:lvlJc w:val="left"/>
      <w:pPr>
        <w:ind w:left="720" w:hanging="360"/>
      </w:pPr>
      <w:rPr>
        <w:rFonts w:hint="default" w:ascii="Symbol" w:hAnsi="Symbol"/>
      </w:rPr>
    </w:lvl>
    <w:lvl w:ilvl="1" w:tplc="BA04AA88">
      <w:start w:val="1"/>
      <w:numFmt w:val="bullet"/>
      <w:lvlText w:val="o"/>
      <w:lvlJc w:val="left"/>
      <w:pPr>
        <w:ind w:left="1440" w:hanging="360"/>
      </w:pPr>
      <w:rPr>
        <w:rFonts w:hint="default" w:ascii="Courier New" w:hAnsi="Courier New"/>
      </w:rPr>
    </w:lvl>
    <w:lvl w:ilvl="2" w:tplc="AE720262">
      <w:start w:val="1"/>
      <w:numFmt w:val="bullet"/>
      <w:lvlText w:val=""/>
      <w:lvlJc w:val="left"/>
      <w:pPr>
        <w:ind w:left="2160" w:hanging="360"/>
      </w:pPr>
      <w:rPr>
        <w:rFonts w:hint="default" w:ascii="Wingdings" w:hAnsi="Wingdings"/>
      </w:rPr>
    </w:lvl>
    <w:lvl w:ilvl="3" w:tplc="DE70FDAE">
      <w:start w:val="1"/>
      <w:numFmt w:val="bullet"/>
      <w:lvlText w:val=""/>
      <w:lvlJc w:val="left"/>
      <w:pPr>
        <w:ind w:left="2880" w:hanging="360"/>
      </w:pPr>
      <w:rPr>
        <w:rFonts w:hint="default" w:ascii="Symbol" w:hAnsi="Symbol"/>
      </w:rPr>
    </w:lvl>
    <w:lvl w:ilvl="4" w:tplc="B83C6D64">
      <w:start w:val="1"/>
      <w:numFmt w:val="bullet"/>
      <w:lvlText w:val="o"/>
      <w:lvlJc w:val="left"/>
      <w:pPr>
        <w:ind w:left="3600" w:hanging="360"/>
      </w:pPr>
      <w:rPr>
        <w:rFonts w:hint="default" w:ascii="Courier New" w:hAnsi="Courier New"/>
      </w:rPr>
    </w:lvl>
    <w:lvl w:ilvl="5" w:tplc="FDECF250">
      <w:start w:val="1"/>
      <w:numFmt w:val="bullet"/>
      <w:lvlText w:val=""/>
      <w:lvlJc w:val="left"/>
      <w:pPr>
        <w:ind w:left="4320" w:hanging="360"/>
      </w:pPr>
      <w:rPr>
        <w:rFonts w:hint="default" w:ascii="Wingdings" w:hAnsi="Wingdings"/>
      </w:rPr>
    </w:lvl>
    <w:lvl w:ilvl="6" w:tplc="7C16E916">
      <w:start w:val="1"/>
      <w:numFmt w:val="bullet"/>
      <w:lvlText w:val=""/>
      <w:lvlJc w:val="left"/>
      <w:pPr>
        <w:ind w:left="5040" w:hanging="360"/>
      </w:pPr>
      <w:rPr>
        <w:rFonts w:hint="default" w:ascii="Symbol" w:hAnsi="Symbol"/>
      </w:rPr>
    </w:lvl>
    <w:lvl w:ilvl="7" w:tplc="AB464372">
      <w:start w:val="1"/>
      <w:numFmt w:val="bullet"/>
      <w:lvlText w:val="o"/>
      <w:lvlJc w:val="left"/>
      <w:pPr>
        <w:ind w:left="5760" w:hanging="360"/>
      </w:pPr>
      <w:rPr>
        <w:rFonts w:hint="default" w:ascii="Courier New" w:hAnsi="Courier New"/>
      </w:rPr>
    </w:lvl>
    <w:lvl w:ilvl="8" w:tplc="F5A21238">
      <w:start w:val="1"/>
      <w:numFmt w:val="bullet"/>
      <w:lvlText w:val=""/>
      <w:lvlJc w:val="left"/>
      <w:pPr>
        <w:ind w:left="6480" w:hanging="360"/>
      </w:pPr>
      <w:rPr>
        <w:rFonts w:hint="default" w:ascii="Wingdings" w:hAnsi="Wingdings"/>
      </w:rPr>
    </w:lvl>
  </w:abstractNum>
  <w:abstractNum w:abstractNumId="18" w15:restartNumberingAfterBreak="0">
    <w:nsid w:val="1F04250A"/>
    <w:multiLevelType w:val="hybridMultilevel"/>
    <w:tmpl w:val="E4D09A22"/>
    <w:lvl w:ilvl="0" w:tplc="10090003">
      <w:start w:val="1"/>
      <w:numFmt w:val="bullet"/>
      <w:lvlText w:val="o"/>
      <w:lvlJc w:val="left"/>
      <w:pPr>
        <w:ind w:left="720" w:hanging="360"/>
      </w:pPr>
      <w:rPr>
        <w:rFonts w:hint="default" w:ascii="Courier New" w:hAnsi="Courier New" w:cs="Courier New"/>
      </w:rPr>
    </w:lvl>
    <w:lvl w:ilvl="1" w:tplc="10090003">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9" w15:restartNumberingAfterBreak="0">
    <w:nsid w:val="24B74C13"/>
    <w:multiLevelType w:val="hybridMultilevel"/>
    <w:tmpl w:val="FFFFFFFF"/>
    <w:lvl w:ilvl="0" w:tplc="7ACED05A">
      <w:start w:val="1"/>
      <w:numFmt w:val="bullet"/>
      <w:lvlText w:val=""/>
      <w:lvlJc w:val="left"/>
      <w:pPr>
        <w:ind w:left="720" w:hanging="360"/>
      </w:pPr>
      <w:rPr>
        <w:rFonts w:hint="default" w:ascii="Symbol" w:hAnsi="Symbol"/>
      </w:rPr>
    </w:lvl>
    <w:lvl w:ilvl="1" w:tplc="C236327C">
      <w:start w:val="1"/>
      <w:numFmt w:val="bullet"/>
      <w:lvlText w:val="o"/>
      <w:lvlJc w:val="left"/>
      <w:pPr>
        <w:ind w:left="1440" w:hanging="360"/>
      </w:pPr>
      <w:rPr>
        <w:rFonts w:hint="default" w:ascii="Courier New" w:hAnsi="Courier New"/>
      </w:rPr>
    </w:lvl>
    <w:lvl w:ilvl="2" w:tplc="47E20960">
      <w:start w:val="1"/>
      <w:numFmt w:val="bullet"/>
      <w:lvlText w:val=""/>
      <w:lvlJc w:val="left"/>
      <w:pPr>
        <w:ind w:left="2160" w:hanging="360"/>
      </w:pPr>
      <w:rPr>
        <w:rFonts w:hint="default" w:ascii="Wingdings" w:hAnsi="Wingdings"/>
      </w:rPr>
    </w:lvl>
    <w:lvl w:ilvl="3" w:tplc="F10E3CEA">
      <w:start w:val="1"/>
      <w:numFmt w:val="bullet"/>
      <w:lvlText w:val=""/>
      <w:lvlJc w:val="left"/>
      <w:pPr>
        <w:ind w:left="2880" w:hanging="360"/>
      </w:pPr>
      <w:rPr>
        <w:rFonts w:hint="default" w:ascii="Symbol" w:hAnsi="Symbol"/>
      </w:rPr>
    </w:lvl>
    <w:lvl w:ilvl="4" w:tplc="6DBC36F6">
      <w:start w:val="1"/>
      <w:numFmt w:val="bullet"/>
      <w:lvlText w:val="o"/>
      <w:lvlJc w:val="left"/>
      <w:pPr>
        <w:ind w:left="3600" w:hanging="360"/>
      </w:pPr>
      <w:rPr>
        <w:rFonts w:hint="default" w:ascii="Courier New" w:hAnsi="Courier New"/>
      </w:rPr>
    </w:lvl>
    <w:lvl w:ilvl="5" w:tplc="FC6EC928">
      <w:start w:val="1"/>
      <w:numFmt w:val="bullet"/>
      <w:lvlText w:val=""/>
      <w:lvlJc w:val="left"/>
      <w:pPr>
        <w:ind w:left="4320" w:hanging="360"/>
      </w:pPr>
      <w:rPr>
        <w:rFonts w:hint="default" w:ascii="Wingdings" w:hAnsi="Wingdings"/>
      </w:rPr>
    </w:lvl>
    <w:lvl w:ilvl="6" w:tplc="B136E1E4">
      <w:start w:val="1"/>
      <w:numFmt w:val="bullet"/>
      <w:lvlText w:val=""/>
      <w:lvlJc w:val="left"/>
      <w:pPr>
        <w:ind w:left="5040" w:hanging="360"/>
      </w:pPr>
      <w:rPr>
        <w:rFonts w:hint="default" w:ascii="Symbol" w:hAnsi="Symbol"/>
      </w:rPr>
    </w:lvl>
    <w:lvl w:ilvl="7" w:tplc="8B6EA0DA">
      <w:start w:val="1"/>
      <w:numFmt w:val="bullet"/>
      <w:lvlText w:val="o"/>
      <w:lvlJc w:val="left"/>
      <w:pPr>
        <w:ind w:left="5760" w:hanging="360"/>
      </w:pPr>
      <w:rPr>
        <w:rFonts w:hint="default" w:ascii="Courier New" w:hAnsi="Courier New"/>
      </w:rPr>
    </w:lvl>
    <w:lvl w:ilvl="8" w:tplc="3E84BB30">
      <w:start w:val="1"/>
      <w:numFmt w:val="bullet"/>
      <w:lvlText w:val=""/>
      <w:lvlJc w:val="left"/>
      <w:pPr>
        <w:ind w:left="6480" w:hanging="360"/>
      </w:pPr>
      <w:rPr>
        <w:rFonts w:hint="default" w:ascii="Wingdings" w:hAnsi="Wingdings"/>
      </w:rPr>
    </w:lvl>
  </w:abstractNum>
  <w:abstractNum w:abstractNumId="20" w15:restartNumberingAfterBreak="0">
    <w:nsid w:val="25863685"/>
    <w:multiLevelType w:val="hybridMultilevel"/>
    <w:tmpl w:val="FFFFFFFF"/>
    <w:lvl w:ilvl="0" w:tplc="827C760E">
      <w:start w:val="1"/>
      <w:numFmt w:val="decimal"/>
      <w:lvlText w:val="%1."/>
      <w:lvlJc w:val="left"/>
      <w:pPr>
        <w:ind w:left="720" w:hanging="360"/>
      </w:pPr>
    </w:lvl>
    <w:lvl w:ilvl="1" w:tplc="6CDC8E2A">
      <w:start w:val="1"/>
      <w:numFmt w:val="lowerLetter"/>
      <w:lvlText w:val="%2."/>
      <w:lvlJc w:val="left"/>
      <w:pPr>
        <w:ind w:left="1440" w:hanging="360"/>
      </w:pPr>
    </w:lvl>
    <w:lvl w:ilvl="2" w:tplc="85AC8B1A">
      <w:start w:val="1"/>
      <w:numFmt w:val="lowerRoman"/>
      <w:lvlText w:val="%3."/>
      <w:lvlJc w:val="right"/>
      <w:pPr>
        <w:ind w:left="2160" w:hanging="180"/>
      </w:pPr>
    </w:lvl>
    <w:lvl w:ilvl="3" w:tplc="07E07C00">
      <w:start w:val="1"/>
      <w:numFmt w:val="decimal"/>
      <w:lvlText w:val="%4."/>
      <w:lvlJc w:val="left"/>
      <w:pPr>
        <w:ind w:left="2880" w:hanging="360"/>
      </w:pPr>
    </w:lvl>
    <w:lvl w:ilvl="4" w:tplc="96826308">
      <w:start w:val="1"/>
      <w:numFmt w:val="lowerLetter"/>
      <w:lvlText w:val="%5."/>
      <w:lvlJc w:val="left"/>
      <w:pPr>
        <w:ind w:left="3600" w:hanging="360"/>
      </w:pPr>
    </w:lvl>
    <w:lvl w:ilvl="5" w:tplc="89EA7820">
      <w:start w:val="1"/>
      <w:numFmt w:val="lowerRoman"/>
      <w:lvlText w:val="%6."/>
      <w:lvlJc w:val="right"/>
      <w:pPr>
        <w:ind w:left="4320" w:hanging="180"/>
      </w:pPr>
    </w:lvl>
    <w:lvl w:ilvl="6" w:tplc="0882CA00">
      <w:start w:val="1"/>
      <w:numFmt w:val="decimal"/>
      <w:lvlText w:val="%7."/>
      <w:lvlJc w:val="left"/>
      <w:pPr>
        <w:ind w:left="5040" w:hanging="360"/>
      </w:pPr>
    </w:lvl>
    <w:lvl w:ilvl="7" w:tplc="F0A6BCEE">
      <w:start w:val="1"/>
      <w:numFmt w:val="lowerLetter"/>
      <w:lvlText w:val="%8."/>
      <w:lvlJc w:val="left"/>
      <w:pPr>
        <w:ind w:left="5760" w:hanging="360"/>
      </w:pPr>
    </w:lvl>
    <w:lvl w:ilvl="8" w:tplc="A0D491DE">
      <w:start w:val="1"/>
      <w:numFmt w:val="lowerRoman"/>
      <w:lvlText w:val="%9."/>
      <w:lvlJc w:val="right"/>
      <w:pPr>
        <w:ind w:left="6480" w:hanging="180"/>
      </w:pPr>
    </w:lvl>
  </w:abstractNum>
  <w:abstractNum w:abstractNumId="21" w15:restartNumberingAfterBreak="0">
    <w:nsid w:val="26497DAD"/>
    <w:multiLevelType w:val="hybridMultilevel"/>
    <w:tmpl w:val="01906916"/>
    <w:lvl w:ilvl="0" w:tplc="10090003">
      <w:start w:val="1"/>
      <w:numFmt w:val="bullet"/>
      <w:lvlText w:val="o"/>
      <w:lvlJc w:val="left"/>
      <w:pPr>
        <w:ind w:left="720" w:hanging="360"/>
      </w:pPr>
      <w:rPr>
        <w:rFonts w:hint="default" w:ascii="Courier New" w:hAnsi="Courier New" w:cs="Courier New"/>
      </w:rPr>
    </w:lvl>
    <w:lvl w:ilvl="1" w:tplc="10090003">
      <w:start w:val="1"/>
      <w:numFmt w:val="bullet"/>
      <w:lvlText w:val="o"/>
      <w:lvlJc w:val="left"/>
      <w:pPr>
        <w:ind w:left="1440" w:hanging="360"/>
      </w:pPr>
      <w:rPr>
        <w:rFonts w:hint="default" w:ascii="Courier New" w:hAnsi="Courier New" w:cs="Courier New"/>
      </w:rPr>
    </w:lvl>
    <w:lvl w:ilvl="2" w:tplc="C9045B6C">
      <w:numFmt w:val="bullet"/>
      <w:lvlText w:val=""/>
      <w:lvlJc w:val="left"/>
      <w:pPr>
        <w:ind w:left="2160" w:hanging="360"/>
      </w:pPr>
      <w:rPr>
        <w:rFonts w:hint="default" w:ascii="Symbol" w:hAnsi="Symbol" w:eastAsia="Arial" w:cs="Arial"/>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2" w15:restartNumberingAfterBreak="0">
    <w:nsid w:val="29FB2F80"/>
    <w:multiLevelType w:val="hybridMultilevel"/>
    <w:tmpl w:val="FFFFFFFF"/>
    <w:lvl w:ilvl="0" w:tplc="022838B0">
      <w:start w:val="1"/>
      <w:numFmt w:val="bullet"/>
      <w:lvlText w:val=""/>
      <w:lvlJc w:val="left"/>
      <w:pPr>
        <w:ind w:left="720" w:hanging="360"/>
      </w:pPr>
      <w:rPr>
        <w:rFonts w:hint="default" w:ascii="Symbol" w:hAnsi="Symbol"/>
      </w:rPr>
    </w:lvl>
    <w:lvl w:ilvl="1" w:tplc="1772CAB4">
      <w:start w:val="1"/>
      <w:numFmt w:val="bullet"/>
      <w:lvlText w:val="o"/>
      <w:lvlJc w:val="left"/>
      <w:pPr>
        <w:ind w:left="1440" w:hanging="360"/>
      </w:pPr>
      <w:rPr>
        <w:rFonts w:hint="default" w:ascii="Courier New" w:hAnsi="Courier New"/>
      </w:rPr>
    </w:lvl>
    <w:lvl w:ilvl="2" w:tplc="ED0C7F9A">
      <w:start w:val="1"/>
      <w:numFmt w:val="bullet"/>
      <w:lvlText w:val=""/>
      <w:lvlJc w:val="left"/>
      <w:pPr>
        <w:ind w:left="2160" w:hanging="360"/>
      </w:pPr>
      <w:rPr>
        <w:rFonts w:hint="default" w:ascii="Wingdings" w:hAnsi="Wingdings"/>
      </w:rPr>
    </w:lvl>
    <w:lvl w:ilvl="3" w:tplc="D5406E76">
      <w:start w:val="1"/>
      <w:numFmt w:val="bullet"/>
      <w:lvlText w:val=""/>
      <w:lvlJc w:val="left"/>
      <w:pPr>
        <w:ind w:left="2880" w:hanging="360"/>
      </w:pPr>
      <w:rPr>
        <w:rFonts w:hint="default" w:ascii="Symbol" w:hAnsi="Symbol"/>
      </w:rPr>
    </w:lvl>
    <w:lvl w:ilvl="4" w:tplc="42287398">
      <w:start w:val="1"/>
      <w:numFmt w:val="bullet"/>
      <w:lvlText w:val="o"/>
      <w:lvlJc w:val="left"/>
      <w:pPr>
        <w:ind w:left="3600" w:hanging="360"/>
      </w:pPr>
      <w:rPr>
        <w:rFonts w:hint="default" w:ascii="Courier New" w:hAnsi="Courier New"/>
      </w:rPr>
    </w:lvl>
    <w:lvl w:ilvl="5" w:tplc="2D10300E">
      <w:start w:val="1"/>
      <w:numFmt w:val="bullet"/>
      <w:lvlText w:val=""/>
      <w:lvlJc w:val="left"/>
      <w:pPr>
        <w:ind w:left="4320" w:hanging="360"/>
      </w:pPr>
      <w:rPr>
        <w:rFonts w:hint="default" w:ascii="Wingdings" w:hAnsi="Wingdings"/>
      </w:rPr>
    </w:lvl>
    <w:lvl w:ilvl="6" w:tplc="016872CE">
      <w:start w:val="1"/>
      <w:numFmt w:val="bullet"/>
      <w:lvlText w:val=""/>
      <w:lvlJc w:val="left"/>
      <w:pPr>
        <w:ind w:left="5040" w:hanging="360"/>
      </w:pPr>
      <w:rPr>
        <w:rFonts w:hint="default" w:ascii="Symbol" w:hAnsi="Symbol"/>
      </w:rPr>
    </w:lvl>
    <w:lvl w:ilvl="7" w:tplc="D832A7F2">
      <w:start w:val="1"/>
      <w:numFmt w:val="bullet"/>
      <w:lvlText w:val="o"/>
      <w:lvlJc w:val="left"/>
      <w:pPr>
        <w:ind w:left="5760" w:hanging="360"/>
      </w:pPr>
      <w:rPr>
        <w:rFonts w:hint="default" w:ascii="Courier New" w:hAnsi="Courier New"/>
      </w:rPr>
    </w:lvl>
    <w:lvl w:ilvl="8" w:tplc="6870091E">
      <w:start w:val="1"/>
      <w:numFmt w:val="bullet"/>
      <w:lvlText w:val=""/>
      <w:lvlJc w:val="left"/>
      <w:pPr>
        <w:ind w:left="6480" w:hanging="360"/>
      </w:pPr>
      <w:rPr>
        <w:rFonts w:hint="default" w:ascii="Wingdings" w:hAnsi="Wingdings"/>
      </w:rPr>
    </w:lvl>
  </w:abstractNum>
  <w:abstractNum w:abstractNumId="23" w15:restartNumberingAfterBreak="0">
    <w:nsid w:val="2A106A98"/>
    <w:multiLevelType w:val="hybridMultilevel"/>
    <w:tmpl w:val="FFFFFFFF"/>
    <w:lvl w:ilvl="0" w:tplc="2584B5DA">
      <w:start w:val="1"/>
      <w:numFmt w:val="bullet"/>
      <w:lvlText w:val=""/>
      <w:lvlJc w:val="left"/>
      <w:pPr>
        <w:ind w:left="720" w:hanging="360"/>
      </w:pPr>
      <w:rPr>
        <w:rFonts w:hint="default" w:ascii="Symbol" w:hAnsi="Symbol"/>
      </w:rPr>
    </w:lvl>
    <w:lvl w:ilvl="1" w:tplc="F4C23C3A">
      <w:start w:val="1"/>
      <w:numFmt w:val="bullet"/>
      <w:lvlText w:val="o"/>
      <w:lvlJc w:val="left"/>
      <w:pPr>
        <w:ind w:left="1440" w:hanging="360"/>
      </w:pPr>
      <w:rPr>
        <w:rFonts w:hint="default" w:ascii="Courier New" w:hAnsi="Courier New"/>
      </w:rPr>
    </w:lvl>
    <w:lvl w:ilvl="2" w:tplc="F1BA23D6">
      <w:start w:val="1"/>
      <w:numFmt w:val="bullet"/>
      <w:lvlText w:val=""/>
      <w:lvlJc w:val="left"/>
      <w:pPr>
        <w:ind w:left="2160" w:hanging="360"/>
      </w:pPr>
      <w:rPr>
        <w:rFonts w:hint="default" w:ascii="Wingdings" w:hAnsi="Wingdings"/>
      </w:rPr>
    </w:lvl>
    <w:lvl w:ilvl="3" w:tplc="0B54F7E0">
      <w:start w:val="1"/>
      <w:numFmt w:val="bullet"/>
      <w:lvlText w:val=""/>
      <w:lvlJc w:val="left"/>
      <w:pPr>
        <w:ind w:left="2880" w:hanging="360"/>
      </w:pPr>
      <w:rPr>
        <w:rFonts w:hint="default" w:ascii="Symbol" w:hAnsi="Symbol"/>
      </w:rPr>
    </w:lvl>
    <w:lvl w:ilvl="4" w:tplc="F3C0D69C">
      <w:start w:val="1"/>
      <w:numFmt w:val="bullet"/>
      <w:lvlText w:val="o"/>
      <w:lvlJc w:val="left"/>
      <w:pPr>
        <w:ind w:left="3600" w:hanging="360"/>
      </w:pPr>
      <w:rPr>
        <w:rFonts w:hint="default" w:ascii="Courier New" w:hAnsi="Courier New"/>
      </w:rPr>
    </w:lvl>
    <w:lvl w:ilvl="5" w:tplc="E166850E">
      <w:start w:val="1"/>
      <w:numFmt w:val="bullet"/>
      <w:lvlText w:val=""/>
      <w:lvlJc w:val="left"/>
      <w:pPr>
        <w:ind w:left="4320" w:hanging="360"/>
      </w:pPr>
      <w:rPr>
        <w:rFonts w:hint="default" w:ascii="Wingdings" w:hAnsi="Wingdings"/>
      </w:rPr>
    </w:lvl>
    <w:lvl w:ilvl="6" w:tplc="DE225112">
      <w:start w:val="1"/>
      <w:numFmt w:val="bullet"/>
      <w:lvlText w:val=""/>
      <w:lvlJc w:val="left"/>
      <w:pPr>
        <w:ind w:left="5040" w:hanging="360"/>
      </w:pPr>
      <w:rPr>
        <w:rFonts w:hint="default" w:ascii="Symbol" w:hAnsi="Symbol"/>
      </w:rPr>
    </w:lvl>
    <w:lvl w:ilvl="7" w:tplc="97CE2F3A">
      <w:start w:val="1"/>
      <w:numFmt w:val="bullet"/>
      <w:lvlText w:val="o"/>
      <w:lvlJc w:val="left"/>
      <w:pPr>
        <w:ind w:left="5760" w:hanging="360"/>
      </w:pPr>
      <w:rPr>
        <w:rFonts w:hint="default" w:ascii="Courier New" w:hAnsi="Courier New"/>
      </w:rPr>
    </w:lvl>
    <w:lvl w:ilvl="8" w:tplc="0C2EC6F2">
      <w:start w:val="1"/>
      <w:numFmt w:val="bullet"/>
      <w:lvlText w:val=""/>
      <w:lvlJc w:val="left"/>
      <w:pPr>
        <w:ind w:left="6480" w:hanging="360"/>
      </w:pPr>
      <w:rPr>
        <w:rFonts w:hint="default" w:ascii="Wingdings" w:hAnsi="Wingdings"/>
      </w:rPr>
    </w:lvl>
  </w:abstractNum>
  <w:abstractNum w:abstractNumId="24" w15:restartNumberingAfterBreak="0">
    <w:nsid w:val="2F5228AF"/>
    <w:multiLevelType w:val="hybridMultilevel"/>
    <w:tmpl w:val="DA9070DE"/>
    <w:lvl w:ilvl="0" w:tplc="10090003">
      <w:start w:val="1"/>
      <w:numFmt w:val="bullet"/>
      <w:lvlText w:val="o"/>
      <w:lvlJc w:val="left"/>
      <w:pPr>
        <w:ind w:left="720" w:hanging="360"/>
      </w:pPr>
      <w:rPr>
        <w:rFonts w:hint="default" w:ascii="Courier New" w:hAnsi="Courier New" w:cs="Courier New"/>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5" w15:restartNumberingAfterBreak="0">
    <w:nsid w:val="305315FD"/>
    <w:multiLevelType w:val="hybridMultilevel"/>
    <w:tmpl w:val="FFFFFFFF"/>
    <w:lvl w:ilvl="0" w:tplc="7B4CB3E4">
      <w:start w:val="1"/>
      <w:numFmt w:val="decimal"/>
      <w:lvlText w:val="%1."/>
      <w:lvlJc w:val="left"/>
      <w:pPr>
        <w:ind w:left="720" w:hanging="360"/>
      </w:pPr>
    </w:lvl>
    <w:lvl w:ilvl="1" w:tplc="D2A6AF9A">
      <w:start w:val="1"/>
      <w:numFmt w:val="lowerLetter"/>
      <w:lvlText w:val="%2."/>
      <w:lvlJc w:val="left"/>
      <w:pPr>
        <w:ind w:left="1440" w:hanging="360"/>
      </w:pPr>
    </w:lvl>
    <w:lvl w:ilvl="2" w:tplc="32380076">
      <w:start w:val="1"/>
      <w:numFmt w:val="lowerRoman"/>
      <w:lvlText w:val="%3."/>
      <w:lvlJc w:val="right"/>
      <w:pPr>
        <w:ind w:left="2160" w:hanging="180"/>
      </w:pPr>
    </w:lvl>
    <w:lvl w:ilvl="3" w:tplc="11FC6080">
      <w:start w:val="1"/>
      <w:numFmt w:val="decimal"/>
      <w:lvlText w:val="%4."/>
      <w:lvlJc w:val="left"/>
      <w:pPr>
        <w:ind w:left="2880" w:hanging="360"/>
      </w:pPr>
    </w:lvl>
    <w:lvl w:ilvl="4" w:tplc="916C5AE0">
      <w:start w:val="1"/>
      <w:numFmt w:val="lowerLetter"/>
      <w:lvlText w:val="%5."/>
      <w:lvlJc w:val="left"/>
      <w:pPr>
        <w:ind w:left="3600" w:hanging="360"/>
      </w:pPr>
    </w:lvl>
    <w:lvl w:ilvl="5" w:tplc="A27E65CA">
      <w:start w:val="1"/>
      <w:numFmt w:val="lowerRoman"/>
      <w:lvlText w:val="%6."/>
      <w:lvlJc w:val="right"/>
      <w:pPr>
        <w:ind w:left="4320" w:hanging="180"/>
      </w:pPr>
    </w:lvl>
    <w:lvl w:ilvl="6" w:tplc="5EB8466C">
      <w:start w:val="1"/>
      <w:numFmt w:val="decimal"/>
      <w:lvlText w:val="%7."/>
      <w:lvlJc w:val="left"/>
      <w:pPr>
        <w:ind w:left="5040" w:hanging="360"/>
      </w:pPr>
    </w:lvl>
    <w:lvl w:ilvl="7" w:tplc="EFBA35BE">
      <w:start w:val="1"/>
      <w:numFmt w:val="lowerLetter"/>
      <w:lvlText w:val="%8."/>
      <w:lvlJc w:val="left"/>
      <w:pPr>
        <w:ind w:left="5760" w:hanging="360"/>
      </w:pPr>
    </w:lvl>
    <w:lvl w:ilvl="8" w:tplc="02523AA8">
      <w:start w:val="1"/>
      <w:numFmt w:val="lowerRoman"/>
      <w:lvlText w:val="%9."/>
      <w:lvlJc w:val="right"/>
      <w:pPr>
        <w:ind w:left="6480" w:hanging="180"/>
      </w:pPr>
    </w:lvl>
  </w:abstractNum>
  <w:abstractNum w:abstractNumId="26" w15:restartNumberingAfterBreak="0">
    <w:nsid w:val="34283021"/>
    <w:multiLevelType w:val="hybridMultilevel"/>
    <w:tmpl w:val="FFFFFFFF"/>
    <w:lvl w:ilvl="0" w:tplc="59D4B61A">
      <w:start w:val="1"/>
      <w:numFmt w:val="decimal"/>
      <w:lvlText w:val="%1."/>
      <w:lvlJc w:val="left"/>
      <w:pPr>
        <w:ind w:left="720" w:hanging="360"/>
      </w:pPr>
    </w:lvl>
    <w:lvl w:ilvl="1" w:tplc="A490AFEE">
      <w:start w:val="1"/>
      <w:numFmt w:val="lowerLetter"/>
      <w:lvlText w:val="%2."/>
      <w:lvlJc w:val="left"/>
      <w:pPr>
        <w:ind w:left="1440" w:hanging="360"/>
      </w:pPr>
    </w:lvl>
    <w:lvl w:ilvl="2" w:tplc="AAD076E2">
      <w:start w:val="1"/>
      <w:numFmt w:val="lowerRoman"/>
      <w:lvlText w:val="%3."/>
      <w:lvlJc w:val="right"/>
      <w:pPr>
        <w:ind w:left="2160" w:hanging="180"/>
      </w:pPr>
    </w:lvl>
    <w:lvl w:ilvl="3" w:tplc="357AD63A">
      <w:start w:val="1"/>
      <w:numFmt w:val="decimal"/>
      <w:lvlText w:val="%4."/>
      <w:lvlJc w:val="left"/>
      <w:pPr>
        <w:ind w:left="2880" w:hanging="360"/>
      </w:pPr>
    </w:lvl>
    <w:lvl w:ilvl="4" w:tplc="25FCA6DA">
      <w:start w:val="1"/>
      <w:numFmt w:val="lowerLetter"/>
      <w:lvlText w:val="%5."/>
      <w:lvlJc w:val="left"/>
      <w:pPr>
        <w:ind w:left="3600" w:hanging="360"/>
      </w:pPr>
    </w:lvl>
    <w:lvl w:ilvl="5" w:tplc="7616867C">
      <w:start w:val="1"/>
      <w:numFmt w:val="lowerRoman"/>
      <w:lvlText w:val="%6."/>
      <w:lvlJc w:val="right"/>
      <w:pPr>
        <w:ind w:left="4320" w:hanging="180"/>
      </w:pPr>
    </w:lvl>
    <w:lvl w:ilvl="6" w:tplc="CFE289FE">
      <w:start w:val="1"/>
      <w:numFmt w:val="decimal"/>
      <w:lvlText w:val="%7."/>
      <w:lvlJc w:val="left"/>
      <w:pPr>
        <w:ind w:left="5040" w:hanging="360"/>
      </w:pPr>
    </w:lvl>
    <w:lvl w:ilvl="7" w:tplc="7D5236CE">
      <w:start w:val="1"/>
      <w:numFmt w:val="lowerLetter"/>
      <w:lvlText w:val="%8."/>
      <w:lvlJc w:val="left"/>
      <w:pPr>
        <w:ind w:left="5760" w:hanging="360"/>
      </w:pPr>
    </w:lvl>
    <w:lvl w:ilvl="8" w:tplc="CD48BFC0">
      <w:start w:val="1"/>
      <w:numFmt w:val="lowerRoman"/>
      <w:lvlText w:val="%9."/>
      <w:lvlJc w:val="right"/>
      <w:pPr>
        <w:ind w:left="6480" w:hanging="180"/>
      </w:pPr>
    </w:lvl>
  </w:abstractNum>
  <w:abstractNum w:abstractNumId="27" w15:restartNumberingAfterBreak="0">
    <w:nsid w:val="38317119"/>
    <w:multiLevelType w:val="hybridMultilevel"/>
    <w:tmpl w:val="4A983364"/>
    <w:lvl w:ilvl="0" w:tplc="A2368E5A">
      <w:start w:val="1"/>
      <w:numFmt w:val="bullet"/>
      <w:lvlText w:val="o"/>
      <w:lvlJc w:val="left"/>
      <w:pPr>
        <w:ind w:left="720" w:hanging="360"/>
      </w:pPr>
      <w:rPr>
        <w:rFonts w:hint="default" w:ascii="Courier New" w:hAnsi="Courier New"/>
      </w:rPr>
    </w:lvl>
    <w:lvl w:ilvl="1" w:tplc="10090003">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8" w15:restartNumberingAfterBreak="0">
    <w:nsid w:val="397F0E12"/>
    <w:multiLevelType w:val="hybridMultilevel"/>
    <w:tmpl w:val="AB54607C"/>
    <w:lvl w:ilvl="0" w:tplc="12D4D248">
      <w:start w:val="1"/>
      <w:numFmt w:val="bullet"/>
      <w:lvlText w:val="-"/>
      <w:lvlJc w:val="left"/>
      <w:pPr>
        <w:ind w:left="720" w:hanging="360"/>
      </w:pPr>
      <w:rPr>
        <w:rFonts w:hint="default" w:ascii="Calibri" w:hAnsi="Calibri" w:eastAsia="Arial" w:cs="Calibri"/>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9" w15:restartNumberingAfterBreak="0">
    <w:nsid w:val="3A0D3805"/>
    <w:multiLevelType w:val="hybridMultilevel"/>
    <w:tmpl w:val="FFFFFFFF"/>
    <w:lvl w:ilvl="0" w:tplc="8DE89980">
      <w:start w:val="1"/>
      <w:numFmt w:val="bullet"/>
      <w:lvlText w:val=""/>
      <w:lvlJc w:val="left"/>
      <w:pPr>
        <w:ind w:left="720" w:hanging="360"/>
      </w:pPr>
      <w:rPr>
        <w:rFonts w:hint="default" w:ascii="Symbol" w:hAnsi="Symbol"/>
      </w:rPr>
    </w:lvl>
    <w:lvl w:ilvl="1" w:tplc="595202E8">
      <w:start w:val="1"/>
      <w:numFmt w:val="bullet"/>
      <w:lvlText w:val="o"/>
      <w:lvlJc w:val="left"/>
      <w:pPr>
        <w:ind w:left="1440" w:hanging="360"/>
      </w:pPr>
      <w:rPr>
        <w:rFonts w:hint="default" w:ascii="Courier New" w:hAnsi="Courier New"/>
      </w:rPr>
    </w:lvl>
    <w:lvl w:ilvl="2" w:tplc="D59A0198">
      <w:start w:val="1"/>
      <w:numFmt w:val="bullet"/>
      <w:lvlText w:val=""/>
      <w:lvlJc w:val="left"/>
      <w:pPr>
        <w:ind w:left="2160" w:hanging="360"/>
      </w:pPr>
      <w:rPr>
        <w:rFonts w:hint="default" w:ascii="Wingdings" w:hAnsi="Wingdings"/>
      </w:rPr>
    </w:lvl>
    <w:lvl w:ilvl="3" w:tplc="6C4293B2">
      <w:start w:val="1"/>
      <w:numFmt w:val="bullet"/>
      <w:lvlText w:val=""/>
      <w:lvlJc w:val="left"/>
      <w:pPr>
        <w:ind w:left="2880" w:hanging="360"/>
      </w:pPr>
      <w:rPr>
        <w:rFonts w:hint="default" w:ascii="Symbol" w:hAnsi="Symbol"/>
      </w:rPr>
    </w:lvl>
    <w:lvl w:ilvl="4" w:tplc="B0AC3C92">
      <w:start w:val="1"/>
      <w:numFmt w:val="bullet"/>
      <w:lvlText w:val="o"/>
      <w:lvlJc w:val="left"/>
      <w:pPr>
        <w:ind w:left="3600" w:hanging="360"/>
      </w:pPr>
      <w:rPr>
        <w:rFonts w:hint="default" w:ascii="Courier New" w:hAnsi="Courier New"/>
      </w:rPr>
    </w:lvl>
    <w:lvl w:ilvl="5" w:tplc="135629AA">
      <w:start w:val="1"/>
      <w:numFmt w:val="bullet"/>
      <w:lvlText w:val=""/>
      <w:lvlJc w:val="left"/>
      <w:pPr>
        <w:ind w:left="4320" w:hanging="360"/>
      </w:pPr>
      <w:rPr>
        <w:rFonts w:hint="default" w:ascii="Wingdings" w:hAnsi="Wingdings"/>
      </w:rPr>
    </w:lvl>
    <w:lvl w:ilvl="6" w:tplc="B30454C4">
      <w:start w:val="1"/>
      <w:numFmt w:val="bullet"/>
      <w:lvlText w:val=""/>
      <w:lvlJc w:val="left"/>
      <w:pPr>
        <w:ind w:left="5040" w:hanging="360"/>
      </w:pPr>
      <w:rPr>
        <w:rFonts w:hint="default" w:ascii="Symbol" w:hAnsi="Symbol"/>
      </w:rPr>
    </w:lvl>
    <w:lvl w:ilvl="7" w:tplc="4404A5E6">
      <w:start w:val="1"/>
      <w:numFmt w:val="bullet"/>
      <w:lvlText w:val="o"/>
      <w:lvlJc w:val="left"/>
      <w:pPr>
        <w:ind w:left="5760" w:hanging="360"/>
      </w:pPr>
      <w:rPr>
        <w:rFonts w:hint="default" w:ascii="Courier New" w:hAnsi="Courier New"/>
      </w:rPr>
    </w:lvl>
    <w:lvl w:ilvl="8" w:tplc="D444B242">
      <w:start w:val="1"/>
      <w:numFmt w:val="bullet"/>
      <w:lvlText w:val=""/>
      <w:lvlJc w:val="left"/>
      <w:pPr>
        <w:ind w:left="6480" w:hanging="360"/>
      </w:pPr>
      <w:rPr>
        <w:rFonts w:hint="default" w:ascii="Wingdings" w:hAnsi="Wingdings"/>
      </w:rPr>
    </w:lvl>
  </w:abstractNum>
  <w:abstractNum w:abstractNumId="30" w15:restartNumberingAfterBreak="0">
    <w:nsid w:val="3A4D54A8"/>
    <w:multiLevelType w:val="hybridMultilevel"/>
    <w:tmpl w:val="FFFFFFFF"/>
    <w:lvl w:ilvl="0" w:tplc="FFFFFFFF">
      <w:start w:val="1"/>
      <w:numFmt w:val="bullet"/>
      <w:lvlText w:val="o"/>
      <w:lvlJc w:val="left"/>
      <w:pPr>
        <w:ind w:left="720" w:hanging="360"/>
      </w:pPr>
      <w:rPr>
        <w:rFonts w:hint="default" w:ascii="Courier New" w:hAnsi="Courier New"/>
      </w:rPr>
    </w:lvl>
    <w:lvl w:ilvl="1" w:tplc="65A256A4">
      <w:start w:val="1"/>
      <w:numFmt w:val="bullet"/>
      <w:lvlText w:val="o"/>
      <w:lvlJc w:val="left"/>
      <w:pPr>
        <w:ind w:left="1440" w:hanging="360"/>
      </w:pPr>
      <w:rPr>
        <w:rFonts w:hint="default" w:ascii="Courier New" w:hAnsi="Courier New"/>
      </w:rPr>
    </w:lvl>
    <w:lvl w:ilvl="2" w:tplc="66B0F9B8">
      <w:start w:val="1"/>
      <w:numFmt w:val="bullet"/>
      <w:lvlText w:val=""/>
      <w:lvlJc w:val="left"/>
      <w:pPr>
        <w:ind w:left="2160" w:hanging="360"/>
      </w:pPr>
      <w:rPr>
        <w:rFonts w:hint="default" w:ascii="Wingdings" w:hAnsi="Wingdings"/>
      </w:rPr>
    </w:lvl>
    <w:lvl w:ilvl="3" w:tplc="B92C6112">
      <w:start w:val="1"/>
      <w:numFmt w:val="bullet"/>
      <w:lvlText w:val=""/>
      <w:lvlJc w:val="left"/>
      <w:pPr>
        <w:ind w:left="2880" w:hanging="360"/>
      </w:pPr>
      <w:rPr>
        <w:rFonts w:hint="default" w:ascii="Symbol" w:hAnsi="Symbol"/>
      </w:rPr>
    </w:lvl>
    <w:lvl w:ilvl="4" w:tplc="68BEE0F6">
      <w:start w:val="1"/>
      <w:numFmt w:val="bullet"/>
      <w:lvlText w:val="o"/>
      <w:lvlJc w:val="left"/>
      <w:pPr>
        <w:ind w:left="3600" w:hanging="360"/>
      </w:pPr>
      <w:rPr>
        <w:rFonts w:hint="default" w:ascii="Courier New" w:hAnsi="Courier New"/>
      </w:rPr>
    </w:lvl>
    <w:lvl w:ilvl="5" w:tplc="D5E8AEFC">
      <w:start w:val="1"/>
      <w:numFmt w:val="bullet"/>
      <w:lvlText w:val=""/>
      <w:lvlJc w:val="left"/>
      <w:pPr>
        <w:ind w:left="4320" w:hanging="360"/>
      </w:pPr>
      <w:rPr>
        <w:rFonts w:hint="default" w:ascii="Wingdings" w:hAnsi="Wingdings"/>
      </w:rPr>
    </w:lvl>
    <w:lvl w:ilvl="6" w:tplc="A7CA9C34">
      <w:start w:val="1"/>
      <w:numFmt w:val="bullet"/>
      <w:lvlText w:val=""/>
      <w:lvlJc w:val="left"/>
      <w:pPr>
        <w:ind w:left="5040" w:hanging="360"/>
      </w:pPr>
      <w:rPr>
        <w:rFonts w:hint="default" w:ascii="Symbol" w:hAnsi="Symbol"/>
      </w:rPr>
    </w:lvl>
    <w:lvl w:ilvl="7" w:tplc="2868607A">
      <w:start w:val="1"/>
      <w:numFmt w:val="bullet"/>
      <w:lvlText w:val="o"/>
      <w:lvlJc w:val="left"/>
      <w:pPr>
        <w:ind w:left="5760" w:hanging="360"/>
      </w:pPr>
      <w:rPr>
        <w:rFonts w:hint="default" w:ascii="Courier New" w:hAnsi="Courier New"/>
      </w:rPr>
    </w:lvl>
    <w:lvl w:ilvl="8" w:tplc="8732FA08">
      <w:start w:val="1"/>
      <w:numFmt w:val="bullet"/>
      <w:lvlText w:val=""/>
      <w:lvlJc w:val="left"/>
      <w:pPr>
        <w:ind w:left="6480" w:hanging="360"/>
      </w:pPr>
      <w:rPr>
        <w:rFonts w:hint="default" w:ascii="Wingdings" w:hAnsi="Wingdings"/>
      </w:rPr>
    </w:lvl>
  </w:abstractNum>
  <w:abstractNum w:abstractNumId="31" w15:restartNumberingAfterBreak="0">
    <w:nsid w:val="44954D7B"/>
    <w:multiLevelType w:val="hybridMultilevel"/>
    <w:tmpl w:val="FFFFFFFF"/>
    <w:lvl w:ilvl="0" w:tplc="591AC156">
      <w:start w:val="1"/>
      <w:numFmt w:val="decimal"/>
      <w:lvlText w:val="%1."/>
      <w:lvlJc w:val="left"/>
      <w:pPr>
        <w:ind w:left="720" w:hanging="360"/>
      </w:pPr>
    </w:lvl>
    <w:lvl w:ilvl="1" w:tplc="976EC960">
      <w:start w:val="1"/>
      <w:numFmt w:val="lowerLetter"/>
      <w:lvlText w:val="%2."/>
      <w:lvlJc w:val="left"/>
      <w:pPr>
        <w:ind w:left="1440" w:hanging="360"/>
      </w:pPr>
    </w:lvl>
    <w:lvl w:ilvl="2" w:tplc="02A6E698">
      <w:start w:val="1"/>
      <w:numFmt w:val="lowerRoman"/>
      <w:lvlText w:val="%3."/>
      <w:lvlJc w:val="right"/>
      <w:pPr>
        <w:ind w:left="2160" w:hanging="180"/>
      </w:pPr>
    </w:lvl>
    <w:lvl w:ilvl="3" w:tplc="0CD21D6A">
      <w:start w:val="1"/>
      <w:numFmt w:val="decimal"/>
      <w:lvlText w:val="%4."/>
      <w:lvlJc w:val="left"/>
      <w:pPr>
        <w:ind w:left="2880" w:hanging="360"/>
      </w:pPr>
    </w:lvl>
    <w:lvl w:ilvl="4" w:tplc="D214F06E">
      <w:start w:val="1"/>
      <w:numFmt w:val="lowerLetter"/>
      <w:lvlText w:val="%5."/>
      <w:lvlJc w:val="left"/>
      <w:pPr>
        <w:ind w:left="3600" w:hanging="360"/>
      </w:pPr>
    </w:lvl>
    <w:lvl w:ilvl="5" w:tplc="4B1E4BDE">
      <w:start w:val="1"/>
      <w:numFmt w:val="lowerRoman"/>
      <w:lvlText w:val="%6."/>
      <w:lvlJc w:val="right"/>
      <w:pPr>
        <w:ind w:left="4320" w:hanging="180"/>
      </w:pPr>
    </w:lvl>
    <w:lvl w:ilvl="6" w:tplc="D0FA7BE6">
      <w:start w:val="1"/>
      <w:numFmt w:val="decimal"/>
      <w:lvlText w:val="%7."/>
      <w:lvlJc w:val="left"/>
      <w:pPr>
        <w:ind w:left="5040" w:hanging="360"/>
      </w:pPr>
    </w:lvl>
    <w:lvl w:ilvl="7" w:tplc="CAE44058">
      <w:start w:val="1"/>
      <w:numFmt w:val="lowerLetter"/>
      <w:lvlText w:val="%8."/>
      <w:lvlJc w:val="left"/>
      <w:pPr>
        <w:ind w:left="5760" w:hanging="360"/>
      </w:pPr>
    </w:lvl>
    <w:lvl w:ilvl="8" w:tplc="C2A82EFC">
      <w:start w:val="1"/>
      <w:numFmt w:val="lowerRoman"/>
      <w:lvlText w:val="%9."/>
      <w:lvlJc w:val="right"/>
      <w:pPr>
        <w:ind w:left="6480" w:hanging="180"/>
      </w:pPr>
    </w:lvl>
  </w:abstractNum>
  <w:abstractNum w:abstractNumId="32" w15:restartNumberingAfterBreak="0">
    <w:nsid w:val="44EB2C0B"/>
    <w:multiLevelType w:val="hybridMultilevel"/>
    <w:tmpl w:val="55B8C550"/>
    <w:lvl w:ilvl="0" w:tplc="10090003">
      <w:start w:val="1"/>
      <w:numFmt w:val="bullet"/>
      <w:lvlText w:val="o"/>
      <w:lvlJc w:val="left"/>
      <w:pPr>
        <w:ind w:left="720" w:hanging="360"/>
      </w:pPr>
      <w:rPr>
        <w:rFonts w:hint="default" w:ascii="Courier New" w:hAnsi="Courier New" w:cs="Courier New"/>
      </w:rPr>
    </w:lvl>
    <w:lvl w:ilvl="1" w:tplc="10090005">
      <w:start w:val="1"/>
      <w:numFmt w:val="bullet"/>
      <w:lvlText w:val=""/>
      <w:lvlJc w:val="left"/>
      <w:pPr>
        <w:ind w:left="1440" w:hanging="360"/>
      </w:pPr>
      <w:rPr>
        <w:rFonts w:hint="default" w:ascii="Wingdings" w:hAnsi="Wingdings"/>
      </w:rPr>
    </w:lvl>
    <w:lvl w:ilvl="2" w:tplc="1EC4A494">
      <w:start w:val="9"/>
      <w:numFmt w:val="bullet"/>
      <w:lvlText w:val="-"/>
      <w:lvlJc w:val="left"/>
      <w:pPr>
        <w:ind w:left="2160" w:hanging="360"/>
      </w:pPr>
      <w:rPr>
        <w:rFonts w:hint="default" w:ascii="Calibri" w:hAnsi="Calibri" w:eastAsia="Arial" w:cs="Calibri"/>
        <w:color w:val="1B1B1B" w:themeColor="text1"/>
        <w:sz w:val="32"/>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33" w15:restartNumberingAfterBreak="0">
    <w:nsid w:val="46A14E21"/>
    <w:multiLevelType w:val="hybridMultilevel"/>
    <w:tmpl w:val="362E0ABC"/>
    <w:lvl w:ilvl="0" w:tplc="10090003">
      <w:start w:val="1"/>
      <w:numFmt w:val="bullet"/>
      <w:lvlText w:val="o"/>
      <w:lvlJc w:val="left"/>
      <w:pPr>
        <w:ind w:left="720" w:hanging="360"/>
      </w:pPr>
      <w:rPr>
        <w:rFonts w:hint="default" w:ascii="Courier New" w:hAnsi="Courier New" w:cs="Courier New"/>
      </w:rPr>
    </w:lvl>
    <w:lvl w:ilvl="1" w:tplc="10090003">
      <w:start w:val="1"/>
      <w:numFmt w:val="bullet"/>
      <w:lvlText w:val="o"/>
      <w:lvlJc w:val="left"/>
      <w:pPr>
        <w:ind w:left="1440" w:hanging="360"/>
      </w:pPr>
      <w:rPr>
        <w:rFonts w:hint="default" w:ascii="Courier New" w:hAnsi="Courier New" w:cs="Courier New"/>
      </w:rPr>
    </w:lvl>
    <w:lvl w:ilvl="2" w:tplc="10090005">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34" w15:restartNumberingAfterBreak="0">
    <w:nsid w:val="47D735D4"/>
    <w:multiLevelType w:val="hybridMultilevel"/>
    <w:tmpl w:val="FFFFFFFF"/>
    <w:lvl w:ilvl="0" w:tplc="720E088C">
      <w:start w:val="1"/>
      <w:numFmt w:val="decimal"/>
      <w:lvlText w:val="%1."/>
      <w:lvlJc w:val="left"/>
      <w:pPr>
        <w:ind w:left="720" w:hanging="360"/>
      </w:pPr>
    </w:lvl>
    <w:lvl w:ilvl="1" w:tplc="580C19C8">
      <w:start w:val="1"/>
      <w:numFmt w:val="lowerLetter"/>
      <w:lvlText w:val="%2."/>
      <w:lvlJc w:val="left"/>
      <w:pPr>
        <w:ind w:left="1440" w:hanging="360"/>
      </w:pPr>
    </w:lvl>
    <w:lvl w:ilvl="2" w:tplc="69D0C922">
      <w:start w:val="1"/>
      <w:numFmt w:val="lowerRoman"/>
      <w:lvlText w:val="%3."/>
      <w:lvlJc w:val="right"/>
      <w:pPr>
        <w:ind w:left="2160" w:hanging="180"/>
      </w:pPr>
    </w:lvl>
    <w:lvl w:ilvl="3" w:tplc="C9EC101A">
      <w:start w:val="1"/>
      <w:numFmt w:val="decimal"/>
      <w:lvlText w:val="%4."/>
      <w:lvlJc w:val="left"/>
      <w:pPr>
        <w:ind w:left="2880" w:hanging="360"/>
      </w:pPr>
    </w:lvl>
    <w:lvl w:ilvl="4" w:tplc="0D109CFA">
      <w:start w:val="1"/>
      <w:numFmt w:val="lowerLetter"/>
      <w:lvlText w:val="%5."/>
      <w:lvlJc w:val="left"/>
      <w:pPr>
        <w:ind w:left="3600" w:hanging="360"/>
      </w:pPr>
    </w:lvl>
    <w:lvl w:ilvl="5" w:tplc="904C1C72">
      <w:start w:val="1"/>
      <w:numFmt w:val="lowerRoman"/>
      <w:lvlText w:val="%6."/>
      <w:lvlJc w:val="right"/>
      <w:pPr>
        <w:ind w:left="4320" w:hanging="180"/>
      </w:pPr>
    </w:lvl>
    <w:lvl w:ilvl="6" w:tplc="A6D27412">
      <w:start w:val="1"/>
      <w:numFmt w:val="decimal"/>
      <w:lvlText w:val="%7."/>
      <w:lvlJc w:val="left"/>
      <w:pPr>
        <w:ind w:left="5040" w:hanging="360"/>
      </w:pPr>
    </w:lvl>
    <w:lvl w:ilvl="7" w:tplc="47A05294">
      <w:start w:val="1"/>
      <w:numFmt w:val="lowerLetter"/>
      <w:lvlText w:val="%8."/>
      <w:lvlJc w:val="left"/>
      <w:pPr>
        <w:ind w:left="5760" w:hanging="360"/>
      </w:pPr>
    </w:lvl>
    <w:lvl w:ilvl="8" w:tplc="719E327C">
      <w:start w:val="1"/>
      <w:numFmt w:val="lowerRoman"/>
      <w:lvlText w:val="%9."/>
      <w:lvlJc w:val="right"/>
      <w:pPr>
        <w:ind w:left="6480" w:hanging="180"/>
      </w:pPr>
    </w:lvl>
  </w:abstractNum>
  <w:abstractNum w:abstractNumId="35" w15:restartNumberingAfterBreak="0">
    <w:nsid w:val="47F82DE9"/>
    <w:multiLevelType w:val="hybridMultilevel"/>
    <w:tmpl w:val="FFFFFFFF"/>
    <w:lvl w:ilvl="0" w:tplc="14B2786E">
      <w:start w:val="1"/>
      <w:numFmt w:val="bullet"/>
      <w:lvlText w:val=""/>
      <w:lvlJc w:val="left"/>
      <w:pPr>
        <w:ind w:left="720" w:hanging="360"/>
      </w:pPr>
      <w:rPr>
        <w:rFonts w:hint="default" w:ascii="Symbol" w:hAnsi="Symbol"/>
      </w:rPr>
    </w:lvl>
    <w:lvl w:ilvl="1" w:tplc="8F567D88">
      <w:start w:val="1"/>
      <w:numFmt w:val="bullet"/>
      <w:lvlText w:val="o"/>
      <w:lvlJc w:val="left"/>
      <w:pPr>
        <w:ind w:left="1440" w:hanging="360"/>
      </w:pPr>
      <w:rPr>
        <w:rFonts w:hint="default" w:ascii="Courier New" w:hAnsi="Courier New"/>
      </w:rPr>
    </w:lvl>
    <w:lvl w:ilvl="2" w:tplc="2A06817A">
      <w:start w:val="1"/>
      <w:numFmt w:val="bullet"/>
      <w:lvlText w:val=""/>
      <w:lvlJc w:val="left"/>
      <w:pPr>
        <w:ind w:left="2160" w:hanging="360"/>
      </w:pPr>
      <w:rPr>
        <w:rFonts w:hint="default" w:ascii="Wingdings" w:hAnsi="Wingdings"/>
      </w:rPr>
    </w:lvl>
    <w:lvl w:ilvl="3" w:tplc="8250B098">
      <w:start w:val="1"/>
      <w:numFmt w:val="bullet"/>
      <w:lvlText w:val=""/>
      <w:lvlJc w:val="left"/>
      <w:pPr>
        <w:ind w:left="2880" w:hanging="360"/>
      </w:pPr>
      <w:rPr>
        <w:rFonts w:hint="default" w:ascii="Symbol" w:hAnsi="Symbol"/>
      </w:rPr>
    </w:lvl>
    <w:lvl w:ilvl="4" w:tplc="5DCE0596">
      <w:start w:val="1"/>
      <w:numFmt w:val="bullet"/>
      <w:lvlText w:val="o"/>
      <w:lvlJc w:val="left"/>
      <w:pPr>
        <w:ind w:left="3600" w:hanging="360"/>
      </w:pPr>
      <w:rPr>
        <w:rFonts w:hint="default" w:ascii="Courier New" w:hAnsi="Courier New"/>
      </w:rPr>
    </w:lvl>
    <w:lvl w:ilvl="5" w:tplc="CBA41088">
      <w:start w:val="1"/>
      <w:numFmt w:val="bullet"/>
      <w:lvlText w:val=""/>
      <w:lvlJc w:val="left"/>
      <w:pPr>
        <w:ind w:left="4320" w:hanging="360"/>
      </w:pPr>
      <w:rPr>
        <w:rFonts w:hint="default" w:ascii="Wingdings" w:hAnsi="Wingdings"/>
      </w:rPr>
    </w:lvl>
    <w:lvl w:ilvl="6" w:tplc="89E453B4">
      <w:start w:val="1"/>
      <w:numFmt w:val="bullet"/>
      <w:lvlText w:val=""/>
      <w:lvlJc w:val="left"/>
      <w:pPr>
        <w:ind w:left="5040" w:hanging="360"/>
      </w:pPr>
      <w:rPr>
        <w:rFonts w:hint="default" w:ascii="Symbol" w:hAnsi="Symbol"/>
      </w:rPr>
    </w:lvl>
    <w:lvl w:ilvl="7" w:tplc="8E5245DE">
      <w:start w:val="1"/>
      <w:numFmt w:val="bullet"/>
      <w:lvlText w:val="o"/>
      <w:lvlJc w:val="left"/>
      <w:pPr>
        <w:ind w:left="5760" w:hanging="360"/>
      </w:pPr>
      <w:rPr>
        <w:rFonts w:hint="default" w:ascii="Courier New" w:hAnsi="Courier New"/>
      </w:rPr>
    </w:lvl>
    <w:lvl w:ilvl="8" w:tplc="B78E3EE4">
      <w:start w:val="1"/>
      <w:numFmt w:val="bullet"/>
      <w:lvlText w:val=""/>
      <w:lvlJc w:val="left"/>
      <w:pPr>
        <w:ind w:left="6480" w:hanging="360"/>
      </w:pPr>
      <w:rPr>
        <w:rFonts w:hint="default" w:ascii="Wingdings" w:hAnsi="Wingdings"/>
      </w:rPr>
    </w:lvl>
  </w:abstractNum>
  <w:abstractNum w:abstractNumId="36" w15:restartNumberingAfterBreak="0">
    <w:nsid w:val="4BE308FE"/>
    <w:multiLevelType w:val="hybridMultilevel"/>
    <w:tmpl w:val="FFFFFFFF"/>
    <w:lvl w:ilvl="0" w:tplc="2EACDF66">
      <w:start w:val="1"/>
      <w:numFmt w:val="decimal"/>
      <w:lvlText w:val="%1."/>
      <w:lvlJc w:val="left"/>
      <w:pPr>
        <w:ind w:left="720" w:hanging="360"/>
      </w:pPr>
    </w:lvl>
    <w:lvl w:ilvl="1" w:tplc="08FC132E">
      <w:start w:val="1"/>
      <w:numFmt w:val="lowerLetter"/>
      <w:lvlText w:val="%2."/>
      <w:lvlJc w:val="left"/>
      <w:pPr>
        <w:ind w:left="1440" w:hanging="360"/>
      </w:pPr>
    </w:lvl>
    <w:lvl w:ilvl="2" w:tplc="3D041CAA">
      <w:start w:val="1"/>
      <w:numFmt w:val="lowerRoman"/>
      <w:lvlText w:val="%3."/>
      <w:lvlJc w:val="right"/>
      <w:pPr>
        <w:ind w:left="2160" w:hanging="180"/>
      </w:pPr>
    </w:lvl>
    <w:lvl w:ilvl="3" w:tplc="1BC48110">
      <w:start w:val="1"/>
      <w:numFmt w:val="decimal"/>
      <w:lvlText w:val="%4."/>
      <w:lvlJc w:val="left"/>
      <w:pPr>
        <w:ind w:left="2880" w:hanging="360"/>
      </w:pPr>
    </w:lvl>
    <w:lvl w:ilvl="4" w:tplc="AE8CDB60">
      <w:start w:val="1"/>
      <w:numFmt w:val="lowerLetter"/>
      <w:lvlText w:val="%5."/>
      <w:lvlJc w:val="left"/>
      <w:pPr>
        <w:ind w:left="3600" w:hanging="360"/>
      </w:pPr>
    </w:lvl>
    <w:lvl w:ilvl="5" w:tplc="810E69C4">
      <w:start w:val="1"/>
      <w:numFmt w:val="lowerRoman"/>
      <w:lvlText w:val="%6."/>
      <w:lvlJc w:val="right"/>
      <w:pPr>
        <w:ind w:left="4320" w:hanging="180"/>
      </w:pPr>
    </w:lvl>
    <w:lvl w:ilvl="6" w:tplc="1E56513C">
      <w:start w:val="1"/>
      <w:numFmt w:val="decimal"/>
      <w:lvlText w:val="%7."/>
      <w:lvlJc w:val="left"/>
      <w:pPr>
        <w:ind w:left="5040" w:hanging="360"/>
      </w:pPr>
    </w:lvl>
    <w:lvl w:ilvl="7" w:tplc="DA8E0A70">
      <w:start w:val="1"/>
      <w:numFmt w:val="lowerLetter"/>
      <w:lvlText w:val="%8."/>
      <w:lvlJc w:val="left"/>
      <w:pPr>
        <w:ind w:left="5760" w:hanging="360"/>
      </w:pPr>
    </w:lvl>
    <w:lvl w:ilvl="8" w:tplc="A888DB22">
      <w:start w:val="1"/>
      <w:numFmt w:val="lowerRoman"/>
      <w:lvlText w:val="%9."/>
      <w:lvlJc w:val="right"/>
      <w:pPr>
        <w:ind w:left="6480" w:hanging="180"/>
      </w:pPr>
    </w:lvl>
  </w:abstractNum>
  <w:abstractNum w:abstractNumId="37" w15:restartNumberingAfterBreak="0">
    <w:nsid w:val="4CC143AF"/>
    <w:multiLevelType w:val="hybridMultilevel"/>
    <w:tmpl w:val="A0660CF6"/>
    <w:lvl w:ilvl="0" w:tplc="10090005">
      <w:start w:val="1"/>
      <w:numFmt w:val="bullet"/>
      <w:lvlText w:val=""/>
      <w:lvlJc w:val="left"/>
      <w:pPr>
        <w:ind w:left="1440" w:hanging="360"/>
      </w:pPr>
      <w:rPr>
        <w:rFonts w:hint="default" w:ascii="Wingdings" w:hAnsi="Wingdings"/>
      </w:rPr>
    </w:lvl>
    <w:lvl w:ilvl="1" w:tplc="10090003">
      <w:start w:val="1"/>
      <w:numFmt w:val="bullet"/>
      <w:lvlText w:val="o"/>
      <w:lvlJc w:val="left"/>
      <w:pPr>
        <w:ind w:left="2160" w:hanging="360"/>
      </w:pPr>
      <w:rPr>
        <w:rFonts w:hint="default" w:ascii="Courier New" w:hAnsi="Courier New" w:cs="Courier New"/>
      </w:rPr>
    </w:lvl>
    <w:lvl w:ilvl="2" w:tplc="10090005" w:tentative="1">
      <w:start w:val="1"/>
      <w:numFmt w:val="bullet"/>
      <w:lvlText w:val=""/>
      <w:lvlJc w:val="left"/>
      <w:pPr>
        <w:ind w:left="2880" w:hanging="360"/>
      </w:pPr>
      <w:rPr>
        <w:rFonts w:hint="default" w:ascii="Wingdings" w:hAnsi="Wingdings"/>
      </w:rPr>
    </w:lvl>
    <w:lvl w:ilvl="3" w:tplc="10090001" w:tentative="1">
      <w:start w:val="1"/>
      <w:numFmt w:val="bullet"/>
      <w:lvlText w:val=""/>
      <w:lvlJc w:val="left"/>
      <w:pPr>
        <w:ind w:left="3600" w:hanging="360"/>
      </w:pPr>
      <w:rPr>
        <w:rFonts w:hint="default" w:ascii="Symbol" w:hAnsi="Symbol"/>
      </w:rPr>
    </w:lvl>
    <w:lvl w:ilvl="4" w:tplc="10090003" w:tentative="1">
      <w:start w:val="1"/>
      <w:numFmt w:val="bullet"/>
      <w:lvlText w:val="o"/>
      <w:lvlJc w:val="left"/>
      <w:pPr>
        <w:ind w:left="4320" w:hanging="360"/>
      </w:pPr>
      <w:rPr>
        <w:rFonts w:hint="default" w:ascii="Courier New" w:hAnsi="Courier New" w:cs="Courier New"/>
      </w:rPr>
    </w:lvl>
    <w:lvl w:ilvl="5" w:tplc="10090005" w:tentative="1">
      <w:start w:val="1"/>
      <w:numFmt w:val="bullet"/>
      <w:lvlText w:val=""/>
      <w:lvlJc w:val="left"/>
      <w:pPr>
        <w:ind w:left="5040" w:hanging="360"/>
      </w:pPr>
      <w:rPr>
        <w:rFonts w:hint="default" w:ascii="Wingdings" w:hAnsi="Wingdings"/>
      </w:rPr>
    </w:lvl>
    <w:lvl w:ilvl="6" w:tplc="10090001" w:tentative="1">
      <w:start w:val="1"/>
      <w:numFmt w:val="bullet"/>
      <w:lvlText w:val=""/>
      <w:lvlJc w:val="left"/>
      <w:pPr>
        <w:ind w:left="5760" w:hanging="360"/>
      </w:pPr>
      <w:rPr>
        <w:rFonts w:hint="default" w:ascii="Symbol" w:hAnsi="Symbol"/>
      </w:rPr>
    </w:lvl>
    <w:lvl w:ilvl="7" w:tplc="10090003" w:tentative="1">
      <w:start w:val="1"/>
      <w:numFmt w:val="bullet"/>
      <w:lvlText w:val="o"/>
      <w:lvlJc w:val="left"/>
      <w:pPr>
        <w:ind w:left="6480" w:hanging="360"/>
      </w:pPr>
      <w:rPr>
        <w:rFonts w:hint="default" w:ascii="Courier New" w:hAnsi="Courier New" w:cs="Courier New"/>
      </w:rPr>
    </w:lvl>
    <w:lvl w:ilvl="8" w:tplc="10090005" w:tentative="1">
      <w:start w:val="1"/>
      <w:numFmt w:val="bullet"/>
      <w:lvlText w:val=""/>
      <w:lvlJc w:val="left"/>
      <w:pPr>
        <w:ind w:left="7200" w:hanging="360"/>
      </w:pPr>
      <w:rPr>
        <w:rFonts w:hint="default" w:ascii="Wingdings" w:hAnsi="Wingdings"/>
      </w:rPr>
    </w:lvl>
  </w:abstractNum>
  <w:abstractNum w:abstractNumId="38" w15:restartNumberingAfterBreak="0">
    <w:nsid w:val="4EB52A3C"/>
    <w:multiLevelType w:val="hybridMultilevel"/>
    <w:tmpl w:val="FFFFFFFF"/>
    <w:lvl w:ilvl="0" w:tplc="E4C4BBBA">
      <w:start w:val="1"/>
      <w:numFmt w:val="decimal"/>
      <w:lvlText w:val="%1."/>
      <w:lvlJc w:val="left"/>
      <w:pPr>
        <w:ind w:left="720" w:hanging="360"/>
      </w:pPr>
    </w:lvl>
    <w:lvl w:ilvl="1" w:tplc="524CB958">
      <w:start w:val="1"/>
      <w:numFmt w:val="lowerLetter"/>
      <w:lvlText w:val="%2."/>
      <w:lvlJc w:val="left"/>
      <w:pPr>
        <w:ind w:left="1440" w:hanging="360"/>
      </w:pPr>
    </w:lvl>
    <w:lvl w:ilvl="2" w:tplc="F6E434E2">
      <w:start w:val="1"/>
      <w:numFmt w:val="lowerRoman"/>
      <w:lvlText w:val="%3."/>
      <w:lvlJc w:val="right"/>
      <w:pPr>
        <w:ind w:left="2160" w:hanging="180"/>
      </w:pPr>
    </w:lvl>
    <w:lvl w:ilvl="3" w:tplc="4B8CBF68">
      <w:start w:val="1"/>
      <w:numFmt w:val="decimal"/>
      <w:lvlText w:val="%4."/>
      <w:lvlJc w:val="left"/>
      <w:pPr>
        <w:ind w:left="2880" w:hanging="360"/>
      </w:pPr>
    </w:lvl>
    <w:lvl w:ilvl="4" w:tplc="9ADE9F8E">
      <w:start w:val="1"/>
      <w:numFmt w:val="lowerLetter"/>
      <w:lvlText w:val="%5."/>
      <w:lvlJc w:val="left"/>
      <w:pPr>
        <w:ind w:left="3600" w:hanging="360"/>
      </w:pPr>
    </w:lvl>
    <w:lvl w:ilvl="5" w:tplc="8E605C70">
      <w:start w:val="1"/>
      <w:numFmt w:val="lowerRoman"/>
      <w:lvlText w:val="%6."/>
      <w:lvlJc w:val="right"/>
      <w:pPr>
        <w:ind w:left="4320" w:hanging="180"/>
      </w:pPr>
    </w:lvl>
    <w:lvl w:ilvl="6" w:tplc="CDF4AE3C">
      <w:start w:val="1"/>
      <w:numFmt w:val="decimal"/>
      <w:lvlText w:val="%7."/>
      <w:lvlJc w:val="left"/>
      <w:pPr>
        <w:ind w:left="5040" w:hanging="360"/>
      </w:pPr>
    </w:lvl>
    <w:lvl w:ilvl="7" w:tplc="A8B476A4">
      <w:start w:val="1"/>
      <w:numFmt w:val="lowerLetter"/>
      <w:lvlText w:val="%8."/>
      <w:lvlJc w:val="left"/>
      <w:pPr>
        <w:ind w:left="5760" w:hanging="360"/>
      </w:pPr>
    </w:lvl>
    <w:lvl w:ilvl="8" w:tplc="144C3020">
      <w:start w:val="1"/>
      <w:numFmt w:val="lowerRoman"/>
      <w:lvlText w:val="%9."/>
      <w:lvlJc w:val="right"/>
      <w:pPr>
        <w:ind w:left="6480" w:hanging="180"/>
      </w:pPr>
    </w:lvl>
  </w:abstractNum>
  <w:abstractNum w:abstractNumId="39" w15:restartNumberingAfterBreak="0">
    <w:nsid w:val="4FDE4C23"/>
    <w:multiLevelType w:val="hybridMultilevel"/>
    <w:tmpl w:val="FFFFFFFF"/>
    <w:lvl w:ilvl="0" w:tplc="4C62D9D6">
      <w:start w:val="1"/>
      <w:numFmt w:val="decimal"/>
      <w:lvlText w:val="%1."/>
      <w:lvlJc w:val="left"/>
      <w:pPr>
        <w:ind w:left="720" w:hanging="360"/>
      </w:pPr>
    </w:lvl>
    <w:lvl w:ilvl="1" w:tplc="AA18DC2A">
      <w:start w:val="1"/>
      <w:numFmt w:val="lowerLetter"/>
      <w:lvlText w:val="%2."/>
      <w:lvlJc w:val="left"/>
      <w:pPr>
        <w:ind w:left="1440" w:hanging="360"/>
      </w:pPr>
    </w:lvl>
    <w:lvl w:ilvl="2" w:tplc="BDC4A26E">
      <w:start w:val="1"/>
      <w:numFmt w:val="lowerRoman"/>
      <w:lvlText w:val="%3."/>
      <w:lvlJc w:val="right"/>
      <w:pPr>
        <w:ind w:left="2160" w:hanging="180"/>
      </w:pPr>
    </w:lvl>
    <w:lvl w:ilvl="3" w:tplc="DC040512">
      <w:start w:val="1"/>
      <w:numFmt w:val="decimal"/>
      <w:lvlText w:val="%4."/>
      <w:lvlJc w:val="left"/>
      <w:pPr>
        <w:ind w:left="2880" w:hanging="360"/>
      </w:pPr>
    </w:lvl>
    <w:lvl w:ilvl="4" w:tplc="CCAA0AB6">
      <w:start w:val="1"/>
      <w:numFmt w:val="lowerLetter"/>
      <w:lvlText w:val="%5."/>
      <w:lvlJc w:val="left"/>
      <w:pPr>
        <w:ind w:left="3600" w:hanging="360"/>
      </w:pPr>
    </w:lvl>
    <w:lvl w:ilvl="5" w:tplc="29C23BD4">
      <w:start w:val="1"/>
      <w:numFmt w:val="lowerRoman"/>
      <w:lvlText w:val="%6."/>
      <w:lvlJc w:val="right"/>
      <w:pPr>
        <w:ind w:left="4320" w:hanging="180"/>
      </w:pPr>
    </w:lvl>
    <w:lvl w:ilvl="6" w:tplc="C032F784">
      <w:start w:val="1"/>
      <w:numFmt w:val="decimal"/>
      <w:lvlText w:val="%7."/>
      <w:lvlJc w:val="left"/>
      <w:pPr>
        <w:ind w:left="5040" w:hanging="360"/>
      </w:pPr>
    </w:lvl>
    <w:lvl w:ilvl="7" w:tplc="2D94D198">
      <w:start w:val="1"/>
      <w:numFmt w:val="lowerLetter"/>
      <w:lvlText w:val="%8."/>
      <w:lvlJc w:val="left"/>
      <w:pPr>
        <w:ind w:left="5760" w:hanging="360"/>
      </w:pPr>
    </w:lvl>
    <w:lvl w:ilvl="8" w:tplc="61603F00">
      <w:start w:val="1"/>
      <w:numFmt w:val="lowerRoman"/>
      <w:lvlText w:val="%9."/>
      <w:lvlJc w:val="right"/>
      <w:pPr>
        <w:ind w:left="6480" w:hanging="180"/>
      </w:pPr>
    </w:lvl>
  </w:abstractNum>
  <w:abstractNum w:abstractNumId="40" w15:restartNumberingAfterBreak="0">
    <w:nsid w:val="521A0507"/>
    <w:multiLevelType w:val="hybridMultilevel"/>
    <w:tmpl w:val="FFFFFFFF"/>
    <w:lvl w:ilvl="0" w:tplc="2690D97C">
      <w:start w:val="1"/>
      <w:numFmt w:val="decimal"/>
      <w:lvlText w:val="%1."/>
      <w:lvlJc w:val="left"/>
      <w:pPr>
        <w:ind w:left="720" w:hanging="360"/>
      </w:pPr>
    </w:lvl>
    <w:lvl w:ilvl="1" w:tplc="15107024">
      <w:start w:val="1"/>
      <w:numFmt w:val="lowerLetter"/>
      <w:lvlText w:val="%2."/>
      <w:lvlJc w:val="left"/>
      <w:pPr>
        <w:ind w:left="1440" w:hanging="360"/>
      </w:pPr>
    </w:lvl>
    <w:lvl w:ilvl="2" w:tplc="9CF62C8A">
      <w:start w:val="1"/>
      <w:numFmt w:val="lowerRoman"/>
      <w:lvlText w:val="%3."/>
      <w:lvlJc w:val="right"/>
      <w:pPr>
        <w:ind w:left="2160" w:hanging="180"/>
      </w:pPr>
    </w:lvl>
    <w:lvl w:ilvl="3" w:tplc="31F4D914">
      <w:start w:val="1"/>
      <w:numFmt w:val="decimal"/>
      <w:lvlText w:val="%4."/>
      <w:lvlJc w:val="left"/>
      <w:pPr>
        <w:ind w:left="2880" w:hanging="360"/>
      </w:pPr>
    </w:lvl>
    <w:lvl w:ilvl="4" w:tplc="7EBED7D0">
      <w:start w:val="1"/>
      <w:numFmt w:val="lowerLetter"/>
      <w:lvlText w:val="%5."/>
      <w:lvlJc w:val="left"/>
      <w:pPr>
        <w:ind w:left="3600" w:hanging="360"/>
      </w:pPr>
    </w:lvl>
    <w:lvl w:ilvl="5" w:tplc="D07224CC">
      <w:start w:val="1"/>
      <w:numFmt w:val="lowerRoman"/>
      <w:lvlText w:val="%6."/>
      <w:lvlJc w:val="right"/>
      <w:pPr>
        <w:ind w:left="4320" w:hanging="180"/>
      </w:pPr>
    </w:lvl>
    <w:lvl w:ilvl="6" w:tplc="2A2AEB7C">
      <w:start w:val="1"/>
      <w:numFmt w:val="decimal"/>
      <w:lvlText w:val="%7."/>
      <w:lvlJc w:val="left"/>
      <w:pPr>
        <w:ind w:left="5040" w:hanging="360"/>
      </w:pPr>
    </w:lvl>
    <w:lvl w:ilvl="7" w:tplc="B85E6D40">
      <w:start w:val="1"/>
      <w:numFmt w:val="lowerLetter"/>
      <w:lvlText w:val="%8."/>
      <w:lvlJc w:val="left"/>
      <w:pPr>
        <w:ind w:left="5760" w:hanging="360"/>
      </w:pPr>
    </w:lvl>
    <w:lvl w:ilvl="8" w:tplc="A5C891BA">
      <w:start w:val="1"/>
      <w:numFmt w:val="lowerRoman"/>
      <w:lvlText w:val="%9."/>
      <w:lvlJc w:val="right"/>
      <w:pPr>
        <w:ind w:left="6480" w:hanging="180"/>
      </w:pPr>
    </w:lvl>
  </w:abstractNum>
  <w:abstractNum w:abstractNumId="41" w15:restartNumberingAfterBreak="0">
    <w:nsid w:val="5B3A7CE6"/>
    <w:multiLevelType w:val="hybridMultilevel"/>
    <w:tmpl w:val="52E0C7EC"/>
    <w:lvl w:ilvl="0" w:tplc="A2368E5A">
      <w:start w:val="1"/>
      <w:numFmt w:val="bullet"/>
      <w:lvlText w:val="o"/>
      <w:lvlJc w:val="left"/>
      <w:pPr>
        <w:ind w:left="720" w:hanging="360"/>
      </w:pPr>
      <w:rPr>
        <w:rFonts w:hint="default" w:ascii="Courier New" w:hAnsi="Courier New"/>
      </w:rPr>
    </w:lvl>
    <w:lvl w:ilvl="1" w:tplc="10090003">
      <w:start w:val="1"/>
      <w:numFmt w:val="bullet"/>
      <w:lvlText w:val="o"/>
      <w:lvlJc w:val="left"/>
      <w:pPr>
        <w:ind w:left="1080" w:hanging="360"/>
      </w:pPr>
      <w:rPr>
        <w:rFonts w:hint="default" w:ascii="Courier New" w:hAnsi="Courier New" w:cs="Courier New"/>
      </w:rPr>
    </w:lvl>
    <w:lvl w:ilvl="2" w:tplc="10090005" w:tentative="1">
      <w:start w:val="1"/>
      <w:numFmt w:val="bullet"/>
      <w:lvlText w:val=""/>
      <w:lvlJc w:val="left"/>
      <w:pPr>
        <w:ind w:left="1800" w:hanging="360"/>
      </w:pPr>
      <w:rPr>
        <w:rFonts w:hint="default" w:ascii="Wingdings" w:hAnsi="Wingdings"/>
      </w:rPr>
    </w:lvl>
    <w:lvl w:ilvl="3" w:tplc="10090001" w:tentative="1">
      <w:start w:val="1"/>
      <w:numFmt w:val="bullet"/>
      <w:lvlText w:val=""/>
      <w:lvlJc w:val="left"/>
      <w:pPr>
        <w:ind w:left="2520" w:hanging="360"/>
      </w:pPr>
      <w:rPr>
        <w:rFonts w:hint="default" w:ascii="Symbol" w:hAnsi="Symbol"/>
      </w:rPr>
    </w:lvl>
    <w:lvl w:ilvl="4" w:tplc="10090003" w:tentative="1">
      <w:start w:val="1"/>
      <w:numFmt w:val="bullet"/>
      <w:lvlText w:val="o"/>
      <w:lvlJc w:val="left"/>
      <w:pPr>
        <w:ind w:left="3240" w:hanging="360"/>
      </w:pPr>
      <w:rPr>
        <w:rFonts w:hint="default" w:ascii="Courier New" w:hAnsi="Courier New" w:cs="Courier New"/>
      </w:rPr>
    </w:lvl>
    <w:lvl w:ilvl="5" w:tplc="10090005" w:tentative="1">
      <w:start w:val="1"/>
      <w:numFmt w:val="bullet"/>
      <w:lvlText w:val=""/>
      <w:lvlJc w:val="left"/>
      <w:pPr>
        <w:ind w:left="3960" w:hanging="360"/>
      </w:pPr>
      <w:rPr>
        <w:rFonts w:hint="default" w:ascii="Wingdings" w:hAnsi="Wingdings"/>
      </w:rPr>
    </w:lvl>
    <w:lvl w:ilvl="6" w:tplc="10090001" w:tentative="1">
      <w:start w:val="1"/>
      <w:numFmt w:val="bullet"/>
      <w:lvlText w:val=""/>
      <w:lvlJc w:val="left"/>
      <w:pPr>
        <w:ind w:left="4680" w:hanging="360"/>
      </w:pPr>
      <w:rPr>
        <w:rFonts w:hint="default" w:ascii="Symbol" w:hAnsi="Symbol"/>
      </w:rPr>
    </w:lvl>
    <w:lvl w:ilvl="7" w:tplc="10090003" w:tentative="1">
      <w:start w:val="1"/>
      <w:numFmt w:val="bullet"/>
      <w:lvlText w:val="o"/>
      <w:lvlJc w:val="left"/>
      <w:pPr>
        <w:ind w:left="5400" w:hanging="360"/>
      </w:pPr>
      <w:rPr>
        <w:rFonts w:hint="default" w:ascii="Courier New" w:hAnsi="Courier New" w:cs="Courier New"/>
      </w:rPr>
    </w:lvl>
    <w:lvl w:ilvl="8" w:tplc="10090005" w:tentative="1">
      <w:start w:val="1"/>
      <w:numFmt w:val="bullet"/>
      <w:lvlText w:val=""/>
      <w:lvlJc w:val="left"/>
      <w:pPr>
        <w:ind w:left="6120" w:hanging="360"/>
      </w:pPr>
      <w:rPr>
        <w:rFonts w:hint="default" w:ascii="Wingdings" w:hAnsi="Wingdings"/>
      </w:rPr>
    </w:lvl>
  </w:abstractNum>
  <w:abstractNum w:abstractNumId="42" w15:restartNumberingAfterBreak="0">
    <w:nsid w:val="5E010FF0"/>
    <w:multiLevelType w:val="hybridMultilevel"/>
    <w:tmpl w:val="FFFFFFFF"/>
    <w:lvl w:ilvl="0" w:tplc="1A9667A2">
      <w:start w:val="1"/>
      <w:numFmt w:val="decimal"/>
      <w:lvlText w:val="%1."/>
      <w:lvlJc w:val="left"/>
      <w:pPr>
        <w:ind w:left="720" w:hanging="360"/>
      </w:pPr>
    </w:lvl>
    <w:lvl w:ilvl="1" w:tplc="4C409838">
      <w:start w:val="1"/>
      <w:numFmt w:val="lowerLetter"/>
      <w:lvlText w:val="%2."/>
      <w:lvlJc w:val="left"/>
      <w:pPr>
        <w:ind w:left="1440" w:hanging="360"/>
      </w:pPr>
    </w:lvl>
    <w:lvl w:ilvl="2" w:tplc="30DA93E6">
      <w:start w:val="1"/>
      <w:numFmt w:val="lowerRoman"/>
      <w:lvlText w:val="%3."/>
      <w:lvlJc w:val="right"/>
      <w:pPr>
        <w:ind w:left="2160" w:hanging="180"/>
      </w:pPr>
    </w:lvl>
    <w:lvl w:ilvl="3" w:tplc="5C8CFDA8">
      <w:start w:val="1"/>
      <w:numFmt w:val="decimal"/>
      <w:lvlText w:val="%4."/>
      <w:lvlJc w:val="left"/>
      <w:pPr>
        <w:ind w:left="2880" w:hanging="360"/>
      </w:pPr>
    </w:lvl>
    <w:lvl w:ilvl="4" w:tplc="B2108358">
      <w:start w:val="1"/>
      <w:numFmt w:val="lowerLetter"/>
      <w:lvlText w:val="%5."/>
      <w:lvlJc w:val="left"/>
      <w:pPr>
        <w:ind w:left="3600" w:hanging="360"/>
      </w:pPr>
    </w:lvl>
    <w:lvl w:ilvl="5" w:tplc="6A060A80">
      <w:start w:val="1"/>
      <w:numFmt w:val="lowerRoman"/>
      <w:lvlText w:val="%6."/>
      <w:lvlJc w:val="right"/>
      <w:pPr>
        <w:ind w:left="4320" w:hanging="180"/>
      </w:pPr>
    </w:lvl>
    <w:lvl w:ilvl="6" w:tplc="45B6E9BC">
      <w:start w:val="1"/>
      <w:numFmt w:val="decimal"/>
      <w:lvlText w:val="%7."/>
      <w:lvlJc w:val="left"/>
      <w:pPr>
        <w:ind w:left="5040" w:hanging="360"/>
      </w:pPr>
    </w:lvl>
    <w:lvl w:ilvl="7" w:tplc="5936DF00">
      <w:start w:val="1"/>
      <w:numFmt w:val="lowerLetter"/>
      <w:lvlText w:val="%8."/>
      <w:lvlJc w:val="left"/>
      <w:pPr>
        <w:ind w:left="5760" w:hanging="360"/>
      </w:pPr>
    </w:lvl>
    <w:lvl w:ilvl="8" w:tplc="ACD86EE0">
      <w:start w:val="1"/>
      <w:numFmt w:val="lowerRoman"/>
      <w:lvlText w:val="%9."/>
      <w:lvlJc w:val="right"/>
      <w:pPr>
        <w:ind w:left="6480" w:hanging="180"/>
      </w:pPr>
    </w:lvl>
  </w:abstractNum>
  <w:abstractNum w:abstractNumId="43" w15:restartNumberingAfterBreak="0">
    <w:nsid w:val="5E17689D"/>
    <w:multiLevelType w:val="hybridMultilevel"/>
    <w:tmpl w:val="FFFFFFFF"/>
    <w:lvl w:ilvl="0" w:tplc="DA9E6DA2">
      <w:start w:val="1"/>
      <w:numFmt w:val="decimal"/>
      <w:lvlText w:val="%1."/>
      <w:lvlJc w:val="left"/>
      <w:pPr>
        <w:ind w:left="720" w:hanging="360"/>
      </w:pPr>
    </w:lvl>
    <w:lvl w:ilvl="1" w:tplc="5A221D50">
      <w:start w:val="1"/>
      <w:numFmt w:val="lowerLetter"/>
      <w:lvlText w:val="%2."/>
      <w:lvlJc w:val="left"/>
      <w:pPr>
        <w:ind w:left="1440" w:hanging="360"/>
      </w:pPr>
    </w:lvl>
    <w:lvl w:ilvl="2" w:tplc="053C2C96">
      <w:start w:val="1"/>
      <w:numFmt w:val="lowerRoman"/>
      <w:lvlText w:val="%3."/>
      <w:lvlJc w:val="right"/>
      <w:pPr>
        <w:ind w:left="2160" w:hanging="180"/>
      </w:pPr>
    </w:lvl>
    <w:lvl w:ilvl="3" w:tplc="F838FDA6">
      <w:start w:val="1"/>
      <w:numFmt w:val="decimal"/>
      <w:lvlText w:val="%4."/>
      <w:lvlJc w:val="left"/>
      <w:pPr>
        <w:ind w:left="2880" w:hanging="360"/>
      </w:pPr>
    </w:lvl>
    <w:lvl w:ilvl="4" w:tplc="7C2AD088">
      <w:start w:val="1"/>
      <w:numFmt w:val="lowerLetter"/>
      <w:lvlText w:val="%5."/>
      <w:lvlJc w:val="left"/>
      <w:pPr>
        <w:ind w:left="3600" w:hanging="360"/>
      </w:pPr>
    </w:lvl>
    <w:lvl w:ilvl="5" w:tplc="A89AA682">
      <w:start w:val="1"/>
      <w:numFmt w:val="lowerRoman"/>
      <w:lvlText w:val="%6."/>
      <w:lvlJc w:val="right"/>
      <w:pPr>
        <w:ind w:left="4320" w:hanging="180"/>
      </w:pPr>
    </w:lvl>
    <w:lvl w:ilvl="6" w:tplc="71BA4D2C">
      <w:start w:val="1"/>
      <w:numFmt w:val="decimal"/>
      <w:lvlText w:val="%7."/>
      <w:lvlJc w:val="left"/>
      <w:pPr>
        <w:ind w:left="5040" w:hanging="360"/>
      </w:pPr>
    </w:lvl>
    <w:lvl w:ilvl="7" w:tplc="031A739E">
      <w:start w:val="1"/>
      <w:numFmt w:val="lowerLetter"/>
      <w:lvlText w:val="%8."/>
      <w:lvlJc w:val="left"/>
      <w:pPr>
        <w:ind w:left="5760" w:hanging="360"/>
      </w:pPr>
    </w:lvl>
    <w:lvl w:ilvl="8" w:tplc="DE82C106">
      <w:start w:val="1"/>
      <w:numFmt w:val="lowerRoman"/>
      <w:lvlText w:val="%9."/>
      <w:lvlJc w:val="right"/>
      <w:pPr>
        <w:ind w:left="6480" w:hanging="180"/>
      </w:pPr>
    </w:lvl>
  </w:abstractNum>
  <w:abstractNum w:abstractNumId="44" w15:restartNumberingAfterBreak="0">
    <w:nsid w:val="603052D3"/>
    <w:multiLevelType w:val="hybridMultilevel"/>
    <w:tmpl w:val="B99AD6C2"/>
    <w:lvl w:ilvl="0" w:tplc="10090003">
      <w:start w:val="1"/>
      <w:numFmt w:val="bullet"/>
      <w:lvlText w:val="o"/>
      <w:lvlJc w:val="left"/>
      <w:pPr>
        <w:ind w:left="720" w:hanging="360"/>
      </w:pPr>
      <w:rPr>
        <w:rFonts w:hint="default" w:ascii="Courier New" w:hAnsi="Courier New" w:cs="Courier New"/>
        <w:b/>
        <w:i w:val="0"/>
      </w:rPr>
    </w:lvl>
    <w:lvl w:ilvl="1" w:tplc="10090003">
      <w:start w:val="1"/>
      <w:numFmt w:val="bullet"/>
      <w:lvlText w:val="o"/>
      <w:lvlJc w:val="left"/>
      <w:pPr>
        <w:ind w:left="1800" w:hanging="360"/>
      </w:pPr>
      <w:rPr>
        <w:rFonts w:hint="default" w:ascii="Courier New" w:hAnsi="Courier New" w:cs="Courier New"/>
      </w:rPr>
    </w:lvl>
    <w:lvl w:ilvl="2" w:tplc="10090005" w:tentative="1">
      <w:start w:val="1"/>
      <w:numFmt w:val="bullet"/>
      <w:lvlText w:val=""/>
      <w:lvlJc w:val="left"/>
      <w:pPr>
        <w:ind w:left="2520" w:hanging="360"/>
      </w:pPr>
      <w:rPr>
        <w:rFonts w:hint="default" w:ascii="Wingdings" w:hAnsi="Wingdings"/>
      </w:rPr>
    </w:lvl>
    <w:lvl w:ilvl="3" w:tplc="10090001" w:tentative="1">
      <w:start w:val="1"/>
      <w:numFmt w:val="bullet"/>
      <w:lvlText w:val=""/>
      <w:lvlJc w:val="left"/>
      <w:pPr>
        <w:ind w:left="3240" w:hanging="360"/>
      </w:pPr>
      <w:rPr>
        <w:rFonts w:hint="default" w:ascii="Symbol" w:hAnsi="Symbol"/>
      </w:rPr>
    </w:lvl>
    <w:lvl w:ilvl="4" w:tplc="10090003" w:tentative="1">
      <w:start w:val="1"/>
      <w:numFmt w:val="bullet"/>
      <w:lvlText w:val="o"/>
      <w:lvlJc w:val="left"/>
      <w:pPr>
        <w:ind w:left="3960" w:hanging="360"/>
      </w:pPr>
      <w:rPr>
        <w:rFonts w:hint="default" w:ascii="Courier New" w:hAnsi="Courier New" w:cs="Courier New"/>
      </w:rPr>
    </w:lvl>
    <w:lvl w:ilvl="5" w:tplc="10090005" w:tentative="1">
      <w:start w:val="1"/>
      <w:numFmt w:val="bullet"/>
      <w:lvlText w:val=""/>
      <w:lvlJc w:val="left"/>
      <w:pPr>
        <w:ind w:left="4680" w:hanging="360"/>
      </w:pPr>
      <w:rPr>
        <w:rFonts w:hint="default" w:ascii="Wingdings" w:hAnsi="Wingdings"/>
      </w:rPr>
    </w:lvl>
    <w:lvl w:ilvl="6" w:tplc="10090001" w:tentative="1">
      <w:start w:val="1"/>
      <w:numFmt w:val="bullet"/>
      <w:lvlText w:val=""/>
      <w:lvlJc w:val="left"/>
      <w:pPr>
        <w:ind w:left="5400" w:hanging="360"/>
      </w:pPr>
      <w:rPr>
        <w:rFonts w:hint="default" w:ascii="Symbol" w:hAnsi="Symbol"/>
      </w:rPr>
    </w:lvl>
    <w:lvl w:ilvl="7" w:tplc="10090003" w:tentative="1">
      <w:start w:val="1"/>
      <w:numFmt w:val="bullet"/>
      <w:lvlText w:val="o"/>
      <w:lvlJc w:val="left"/>
      <w:pPr>
        <w:ind w:left="6120" w:hanging="360"/>
      </w:pPr>
      <w:rPr>
        <w:rFonts w:hint="default" w:ascii="Courier New" w:hAnsi="Courier New" w:cs="Courier New"/>
      </w:rPr>
    </w:lvl>
    <w:lvl w:ilvl="8" w:tplc="10090005" w:tentative="1">
      <w:start w:val="1"/>
      <w:numFmt w:val="bullet"/>
      <w:lvlText w:val=""/>
      <w:lvlJc w:val="left"/>
      <w:pPr>
        <w:ind w:left="6840" w:hanging="360"/>
      </w:pPr>
      <w:rPr>
        <w:rFonts w:hint="default" w:ascii="Wingdings" w:hAnsi="Wingdings"/>
      </w:rPr>
    </w:lvl>
  </w:abstractNum>
  <w:abstractNum w:abstractNumId="45" w15:restartNumberingAfterBreak="0">
    <w:nsid w:val="625C33D0"/>
    <w:multiLevelType w:val="hybridMultilevel"/>
    <w:tmpl w:val="DEF27FC8"/>
    <w:lvl w:ilvl="0" w:tplc="10090003">
      <w:start w:val="1"/>
      <w:numFmt w:val="bullet"/>
      <w:lvlText w:val="o"/>
      <w:lvlJc w:val="left"/>
      <w:pPr>
        <w:ind w:left="720" w:hanging="360"/>
      </w:pPr>
      <w:rPr>
        <w:rFonts w:hint="default" w:ascii="Courier New" w:hAnsi="Courier New" w:cs="Courier New"/>
      </w:rPr>
    </w:lvl>
    <w:lvl w:ilvl="1" w:tplc="10090003">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46" w15:restartNumberingAfterBreak="0">
    <w:nsid w:val="635C1B13"/>
    <w:multiLevelType w:val="hybridMultilevel"/>
    <w:tmpl w:val="FFFFFFFF"/>
    <w:lvl w:ilvl="0" w:tplc="D4B8149C">
      <w:start w:val="1"/>
      <w:numFmt w:val="bullet"/>
      <w:lvlText w:val=""/>
      <w:lvlJc w:val="left"/>
      <w:pPr>
        <w:ind w:left="720" w:hanging="360"/>
      </w:pPr>
      <w:rPr>
        <w:rFonts w:hint="default" w:ascii="Symbol" w:hAnsi="Symbol"/>
      </w:rPr>
    </w:lvl>
    <w:lvl w:ilvl="1" w:tplc="03D0A958">
      <w:start w:val="1"/>
      <w:numFmt w:val="bullet"/>
      <w:lvlText w:val="o"/>
      <w:lvlJc w:val="left"/>
      <w:pPr>
        <w:ind w:left="1440" w:hanging="360"/>
      </w:pPr>
      <w:rPr>
        <w:rFonts w:hint="default" w:ascii="Courier New" w:hAnsi="Courier New"/>
      </w:rPr>
    </w:lvl>
    <w:lvl w:ilvl="2" w:tplc="16F882EA">
      <w:start w:val="1"/>
      <w:numFmt w:val="bullet"/>
      <w:lvlText w:val=""/>
      <w:lvlJc w:val="left"/>
      <w:pPr>
        <w:ind w:left="2160" w:hanging="360"/>
      </w:pPr>
      <w:rPr>
        <w:rFonts w:hint="default" w:ascii="Wingdings" w:hAnsi="Wingdings"/>
      </w:rPr>
    </w:lvl>
    <w:lvl w:ilvl="3" w:tplc="B75CBAEA">
      <w:start w:val="1"/>
      <w:numFmt w:val="bullet"/>
      <w:lvlText w:val=""/>
      <w:lvlJc w:val="left"/>
      <w:pPr>
        <w:ind w:left="2880" w:hanging="360"/>
      </w:pPr>
      <w:rPr>
        <w:rFonts w:hint="default" w:ascii="Symbol" w:hAnsi="Symbol"/>
      </w:rPr>
    </w:lvl>
    <w:lvl w:ilvl="4" w:tplc="5412983E">
      <w:start w:val="1"/>
      <w:numFmt w:val="bullet"/>
      <w:lvlText w:val="o"/>
      <w:lvlJc w:val="left"/>
      <w:pPr>
        <w:ind w:left="3600" w:hanging="360"/>
      </w:pPr>
      <w:rPr>
        <w:rFonts w:hint="default" w:ascii="Courier New" w:hAnsi="Courier New"/>
      </w:rPr>
    </w:lvl>
    <w:lvl w:ilvl="5" w:tplc="EDAEE9AA">
      <w:start w:val="1"/>
      <w:numFmt w:val="bullet"/>
      <w:lvlText w:val=""/>
      <w:lvlJc w:val="left"/>
      <w:pPr>
        <w:ind w:left="4320" w:hanging="360"/>
      </w:pPr>
      <w:rPr>
        <w:rFonts w:hint="default" w:ascii="Wingdings" w:hAnsi="Wingdings"/>
      </w:rPr>
    </w:lvl>
    <w:lvl w:ilvl="6" w:tplc="CE5C197A">
      <w:start w:val="1"/>
      <w:numFmt w:val="bullet"/>
      <w:lvlText w:val=""/>
      <w:lvlJc w:val="left"/>
      <w:pPr>
        <w:ind w:left="5040" w:hanging="360"/>
      </w:pPr>
      <w:rPr>
        <w:rFonts w:hint="default" w:ascii="Symbol" w:hAnsi="Symbol"/>
      </w:rPr>
    </w:lvl>
    <w:lvl w:ilvl="7" w:tplc="B284DE38">
      <w:start w:val="1"/>
      <w:numFmt w:val="bullet"/>
      <w:lvlText w:val="o"/>
      <w:lvlJc w:val="left"/>
      <w:pPr>
        <w:ind w:left="5760" w:hanging="360"/>
      </w:pPr>
      <w:rPr>
        <w:rFonts w:hint="default" w:ascii="Courier New" w:hAnsi="Courier New"/>
      </w:rPr>
    </w:lvl>
    <w:lvl w:ilvl="8" w:tplc="919C7A5A">
      <w:start w:val="1"/>
      <w:numFmt w:val="bullet"/>
      <w:lvlText w:val=""/>
      <w:lvlJc w:val="left"/>
      <w:pPr>
        <w:ind w:left="6480" w:hanging="360"/>
      </w:pPr>
      <w:rPr>
        <w:rFonts w:hint="default" w:ascii="Wingdings" w:hAnsi="Wingdings"/>
      </w:rPr>
    </w:lvl>
  </w:abstractNum>
  <w:abstractNum w:abstractNumId="47" w15:restartNumberingAfterBreak="0">
    <w:nsid w:val="65C04B9E"/>
    <w:multiLevelType w:val="hybridMultilevel"/>
    <w:tmpl w:val="FFFFFFFF"/>
    <w:lvl w:ilvl="0" w:tplc="673CEEFC">
      <w:start w:val="1"/>
      <w:numFmt w:val="decimal"/>
      <w:lvlText w:val="%1."/>
      <w:lvlJc w:val="left"/>
      <w:pPr>
        <w:ind w:left="720" w:hanging="360"/>
      </w:pPr>
    </w:lvl>
    <w:lvl w:ilvl="1" w:tplc="BAFE4116">
      <w:start w:val="1"/>
      <w:numFmt w:val="lowerLetter"/>
      <w:lvlText w:val="%2."/>
      <w:lvlJc w:val="left"/>
      <w:pPr>
        <w:ind w:left="1440" w:hanging="360"/>
      </w:pPr>
    </w:lvl>
    <w:lvl w:ilvl="2" w:tplc="462093C0">
      <w:start w:val="1"/>
      <w:numFmt w:val="lowerRoman"/>
      <w:lvlText w:val="%3."/>
      <w:lvlJc w:val="right"/>
      <w:pPr>
        <w:ind w:left="2160" w:hanging="180"/>
      </w:pPr>
    </w:lvl>
    <w:lvl w:ilvl="3" w:tplc="9140C76C">
      <w:start w:val="1"/>
      <w:numFmt w:val="decimal"/>
      <w:lvlText w:val="%4."/>
      <w:lvlJc w:val="left"/>
      <w:pPr>
        <w:ind w:left="2880" w:hanging="360"/>
      </w:pPr>
    </w:lvl>
    <w:lvl w:ilvl="4" w:tplc="EF1455AA">
      <w:start w:val="1"/>
      <w:numFmt w:val="lowerLetter"/>
      <w:lvlText w:val="%5."/>
      <w:lvlJc w:val="left"/>
      <w:pPr>
        <w:ind w:left="3600" w:hanging="360"/>
      </w:pPr>
    </w:lvl>
    <w:lvl w:ilvl="5" w:tplc="CCBC0612">
      <w:start w:val="1"/>
      <w:numFmt w:val="lowerRoman"/>
      <w:lvlText w:val="%6."/>
      <w:lvlJc w:val="right"/>
      <w:pPr>
        <w:ind w:left="4320" w:hanging="180"/>
      </w:pPr>
    </w:lvl>
    <w:lvl w:ilvl="6" w:tplc="3F82C8C8">
      <w:start w:val="1"/>
      <w:numFmt w:val="decimal"/>
      <w:lvlText w:val="%7."/>
      <w:lvlJc w:val="left"/>
      <w:pPr>
        <w:ind w:left="5040" w:hanging="360"/>
      </w:pPr>
    </w:lvl>
    <w:lvl w:ilvl="7" w:tplc="49EEBE1C">
      <w:start w:val="1"/>
      <w:numFmt w:val="lowerLetter"/>
      <w:lvlText w:val="%8."/>
      <w:lvlJc w:val="left"/>
      <w:pPr>
        <w:ind w:left="5760" w:hanging="360"/>
      </w:pPr>
    </w:lvl>
    <w:lvl w:ilvl="8" w:tplc="C46ABF3A">
      <w:start w:val="1"/>
      <w:numFmt w:val="lowerRoman"/>
      <w:lvlText w:val="%9."/>
      <w:lvlJc w:val="right"/>
      <w:pPr>
        <w:ind w:left="6480" w:hanging="180"/>
      </w:pPr>
    </w:lvl>
  </w:abstractNum>
  <w:abstractNum w:abstractNumId="48" w15:restartNumberingAfterBreak="0">
    <w:nsid w:val="6A3845C2"/>
    <w:multiLevelType w:val="hybridMultilevel"/>
    <w:tmpl w:val="FFFFFFFF"/>
    <w:lvl w:ilvl="0" w:tplc="B2C479A6">
      <w:start w:val="1"/>
      <w:numFmt w:val="decimal"/>
      <w:lvlText w:val="%1."/>
      <w:lvlJc w:val="left"/>
      <w:pPr>
        <w:ind w:left="720" w:hanging="360"/>
      </w:pPr>
    </w:lvl>
    <w:lvl w:ilvl="1" w:tplc="41B05264">
      <w:start w:val="1"/>
      <w:numFmt w:val="lowerLetter"/>
      <w:lvlText w:val="%2."/>
      <w:lvlJc w:val="left"/>
      <w:pPr>
        <w:ind w:left="1440" w:hanging="360"/>
      </w:pPr>
    </w:lvl>
    <w:lvl w:ilvl="2" w:tplc="4E4AE45A">
      <w:start w:val="1"/>
      <w:numFmt w:val="lowerRoman"/>
      <w:lvlText w:val="%3."/>
      <w:lvlJc w:val="right"/>
      <w:pPr>
        <w:ind w:left="2160" w:hanging="180"/>
      </w:pPr>
    </w:lvl>
    <w:lvl w:ilvl="3" w:tplc="E9A280D2">
      <w:start w:val="1"/>
      <w:numFmt w:val="decimal"/>
      <w:lvlText w:val="%4."/>
      <w:lvlJc w:val="left"/>
      <w:pPr>
        <w:ind w:left="2880" w:hanging="360"/>
      </w:pPr>
    </w:lvl>
    <w:lvl w:ilvl="4" w:tplc="6AC43D30">
      <w:start w:val="1"/>
      <w:numFmt w:val="lowerLetter"/>
      <w:lvlText w:val="%5."/>
      <w:lvlJc w:val="left"/>
      <w:pPr>
        <w:ind w:left="3600" w:hanging="360"/>
      </w:pPr>
    </w:lvl>
    <w:lvl w:ilvl="5" w:tplc="CB840E5C">
      <w:start w:val="1"/>
      <w:numFmt w:val="lowerRoman"/>
      <w:lvlText w:val="%6."/>
      <w:lvlJc w:val="right"/>
      <w:pPr>
        <w:ind w:left="4320" w:hanging="180"/>
      </w:pPr>
    </w:lvl>
    <w:lvl w:ilvl="6" w:tplc="3B827C64">
      <w:start w:val="1"/>
      <w:numFmt w:val="decimal"/>
      <w:lvlText w:val="%7."/>
      <w:lvlJc w:val="left"/>
      <w:pPr>
        <w:ind w:left="5040" w:hanging="360"/>
      </w:pPr>
    </w:lvl>
    <w:lvl w:ilvl="7" w:tplc="782A5784">
      <w:start w:val="1"/>
      <w:numFmt w:val="lowerLetter"/>
      <w:lvlText w:val="%8."/>
      <w:lvlJc w:val="left"/>
      <w:pPr>
        <w:ind w:left="5760" w:hanging="360"/>
      </w:pPr>
    </w:lvl>
    <w:lvl w:ilvl="8" w:tplc="DAF6B780">
      <w:start w:val="1"/>
      <w:numFmt w:val="lowerRoman"/>
      <w:lvlText w:val="%9."/>
      <w:lvlJc w:val="right"/>
      <w:pPr>
        <w:ind w:left="6480" w:hanging="180"/>
      </w:pPr>
    </w:lvl>
  </w:abstractNum>
  <w:abstractNum w:abstractNumId="49" w15:restartNumberingAfterBreak="0">
    <w:nsid w:val="6FBE13BF"/>
    <w:multiLevelType w:val="hybridMultilevel"/>
    <w:tmpl w:val="FFFFFFFF"/>
    <w:lvl w:ilvl="0" w:tplc="59C2B9A6">
      <w:start w:val="1"/>
      <w:numFmt w:val="bullet"/>
      <w:lvlText w:val=""/>
      <w:lvlJc w:val="left"/>
      <w:pPr>
        <w:ind w:left="720" w:hanging="360"/>
      </w:pPr>
      <w:rPr>
        <w:rFonts w:hint="default" w:ascii="Symbol" w:hAnsi="Symbol"/>
      </w:rPr>
    </w:lvl>
    <w:lvl w:ilvl="1" w:tplc="8818667E">
      <w:start w:val="1"/>
      <w:numFmt w:val="bullet"/>
      <w:lvlText w:val="o"/>
      <w:lvlJc w:val="left"/>
      <w:pPr>
        <w:ind w:left="1440" w:hanging="360"/>
      </w:pPr>
      <w:rPr>
        <w:rFonts w:hint="default" w:ascii="Courier New" w:hAnsi="Courier New"/>
      </w:rPr>
    </w:lvl>
    <w:lvl w:ilvl="2" w:tplc="73445220">
      <w:start w:val="1"/>
      <w:numFmt w:val="bullet"/>
      <w:lvlText w:val=""/>
      <w:lvlJc w:val="left"/>
      <w:pPr>
        <w:ind w:left="2160" w:hanging="360"/>
      </w:pPr>
      <w:rPr>
        <w:rFonts w:hint="default" w:ascii="Wingdings" w:hAnsi="Wingdings"/>
      </w:rPr>
    </w:lvl>
    <w:lvl w:ilvl="3" w:tplc="0BE0E496">
      <w:start w:val="1"/>
      <w:numFmt w:val="bullet"/>
      <w:lvlText w:val=""/>
      <w:lvlJc w:val="left"/>
      <w:pPr>
        <w:ind w:left="2880" w:hanging="360"/>
      </w:pPr>
      <w:rPr>
        <w:rFonts w:hint="default" w:ascii="Symbol" w:hAnsi="Symbol"/>
      </w:rPr>
    </w:lvl>
    <w:lvl w:ilvl="4" w:tplc="E76492C0">
      <w:start w:val="1"/>
      <w:numFmt w:val="bullet"/>
      <w:lvlText w:val="o"/>
      <w:lvlJc w:val="left"/>
      <w:pPr>
        <w:ind w:left="3600" w:hanging="360"/>
      </w:pPr>
      <w:rPr>
        <w:rFonts w:hint="default" w:ascii="Courier New" w:hAnsi="Courier New"/>
      </w:rPr>
    </w:lvl>
    <w:lvl w:ilvl="5" w:tplc="68980814">
      <w:start w:val="1"/>
      <w:numFmt w:val="bullet"/>
      <w:lvlText w:val=""/>
      <w:lvlJc w:val="left"/>
      <w:pPr>
        <w:ind w:left="4320" w:hanging="360"/>
      </w:pPr>
      <w:rPr>
        <w:rFonts w:hint="default" w:ascii="Wingdings" w:hAnsi="Wingdings"/>
      </w:rPr>
    </w:lvl>
    <w:lvl w:ilvl="6" w:tplc="4434007E">
      <w:start w:val="1"/>
      <w:numFmt w:val="bullet"/>
      <w:lvlText w:val=""/>
      <w:lvlJc w:val="left"/>
      <w:pPr>
        <w:ind w:left="5040" w:hanging="360"/>
      </w:pPr>
      <w:rPr>
        <w:rFonts w:hint="default" w:ascii="Symbol" w:hAnsi="Symbol"/>
      </w:rPr>
    </w:lvl>
    <w:lvl w:ilvl="7" w:tplc="63F4E4AE">
      <w:start w:val="1"/>
      <w:numFmt w:val="bullet"/>
      <w:lvlText w:val="o"/>
      <w:lvlJc w:val="left"/>
      <w:pPr>
        <w:ind w:left="5760" w:hanging="360"/>
      </w:pPr>
      <w:rPr>
        <w:rFonts w:hint="default" w:ascii="Courier New" w:hAnsi="Courier New"/>
      </w:rPr>
    </w:lvl>
    <w:lvl w:ilvl="8" w:tplc="A32405CC">
      <w:start w:val="1"/>
      <w:numFmt w:val="bullet"/>
      <w:lvlText w:val=""/>
      <w:lvlJc w:val="left"/>
      <w:pPr>
        <w:ind w:left="6480" w:hanging="360"/>
      </w:pPr>
      <w:rPr>
        <w:rFonts w:hint="default" w:ascii="Wingdings" w:hAnsi="Wingdings"/>
      </w:rPr>
    </w:lvl>
  </w:abstractNum>
  <w:abstractNum w:abstractNumId="50" w15:restartNumberingAfterBreak="0">
    <w:nsid w:val="6FCA6BB6"/>
    <w:multiLevelType w:val="hybridMultilevel"/>
    <w:tmpl w:val="F44EE7A6"/>
    <w:lvl w:ilvl="0" w:tplc="10090003">
      <w:start w:val="1"/>
      <w:numFmt w:val="bullet"/>
      <w:lvlText w:val="o"/>
      <w:lvlJc w:val="left"/>
      <w:pPr>
        <w:ind w:left="720" w:hanging="360"/>
      </w:pPr>
      <w:rPr>
        <w:rFonts w:hint="default" w:ascii="Courier New" w:hAnsi="Courier New" w:cs="Courier New"/>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51" w15:restartNumberingAfterBreak="0">
    <w:nsid w:val="72F31A5E"/>
    <w:multiLevelType w:val="hybridMultilevel"/>
    <w:tmpl w:val="FFFFFFFF"/>
    <w:lvl w:ilvl="0" w:tplc="FFFFFFFF">
      <w:start w:val="1"/>
      <w:numFmt w:val="bullet"/>
      <w:lvlText w:val="o"/>
      <w:lvlJc w:val="left"/>
      <w:pPr>
        <w:ind w:left="720" w:hanging="360"/>
      </w:pPr>
      <w:rPr>
        <w:rFonts w:hint="default" w:ascii="Courier New" w:hAnsi="Courier New"/>
      </w:rPr>
    </w:lvl>
    <w:lvl w:ilvl="1" w:tplc="DEBEB94E">
      <w:start w:val="1"/>
      <w:numFmt w:val="bullet"/>
      <w:lvlText w:val="o"/>
      <w:lvlJc w:val="left"/>
      <w:pPr>
        <w:ind w:left="1440" w:hanging="360"/>
      </w:pPr>
      <w:rPr>
        <w:rFonts w:hint="default" w:ascii="Courier New" w:hAnsi="Courier New"/>
      </w:rPr>
    </w:lvl>
    <w:lvl w:ilvl="2" w:tplc="5B10DA5E">
      <w:start w:val="1"/>
      <w:numFmt w:val="bullet"/>
      <w:lvlText w:val=""/>
      <w:lvlJc w:val="left"/>
      <w:pPr>
        <w:ind w:left="2160" w:hanging="360"/>
      </w:pPr>
      <w:rPr>
        <w:rFonts w:hint="default" w:ascii="Wingdings" w:hAnsi="Wingdings"/>
      </w:rPr>
    </w:lvl>
    <w:lvl w:ilvl="3" w:tplc="CDFCF8C8">
      <w:start w:val="1"/>
      <w:numFmt w:val="bullet"/>
      <w:lvlText w:val=""/>
      <w:lvlJc w:val="left"/>
      <w:pPr>
        <w:ind w:left="2880" w:hanging="360"/>
      </w:pPr>
      <w:rPr>
        <w:rFonts w:hint="default" w:ascii="Symbol" w:hAnsi="Symbol"/>
      </w:rPr>
    </w:lvl>
    <w:lvl w:ilvl="4" w:tplc="D3B8C2A8">
      <w:start w:val="1"/>
      <w:numFmt w:val="bullet"/>
      <w:lvlText w:val="o"/>
      <w:lvlJc w:val="left"/>
      <w:pPr>
        <w:ind w:left="3600" w:hanging="360"/>
      </w:pPr>
      <w:rPr>
        <w:rFonts w:hint="default" w:ascii="Courier New" w:hAnsi="Courier New"/>
      </w:rPr>
    </w:lvl>
    <w:lvl w:ilvl="5" w:tplc="4FB8C2BA">
      <w:start w:val="1"/>
      <w:numFmt w:val="bullet"/>
      <w:lvlText w:val=""/>
      <w:lvlJc w:val="left"/>
      <w:pPr>
        <w:ind w:left="4320" w:hanging="360"/>
      </w:pPr>
      <w:rPr>
        <w:rFonts w:hint="default" w:ascii="Wingdings" w:hAnsi="Wingdings"/>
      </w:rPr>
    </w:lvl>
    <w:lvl w:ilvl="6" w:tplc="009EFADA">
      <w:start w:val="1"/>
      <w:numFmt w:val="bullet"/>
      <w:lvlText w:val=""/>
      <w:lvlJc w:val="left"/>
      <w:pPr>
        <w:ind w:left="5040" w:hanging="360"/>
      </w:pPr>
      <w:rPr>
        <w:rFonts w:hint="default" w:ascii="Symbol" w:hAnsi="Symbol"/>
      </w:rPr>
    </w:lvl>
    <w:lvl w:ilvl="7" w:tplc="3968D4F4">
      <w:start w:val="1"/>
      <w:numFmt w:val="bullet"/>
      <w:lvlText w:val="o"/>
      <w:lvlJc w:val="left"/>
      <w:pPr>
        <w:ind w:left="5760" w:hanging="360"/>
      </w:pPr>
      <w:rPr>
        <w:rFonts w:hint="default" w:ascii="Courier New" w:hAnsi="Courier New"/>
      </w:rPr>
    </w:lvl>
    <w:lvl w:ilvl="8" w:tplc="3B4C4D64">
      <w:start w:val="1"/>
      <w:numFmt w:val="bullet"/>
      <w:lvlText w:val=""/>
      <w:lvlJc w:val="left"/>
      <w:pPr>
        <w:ind w:left="6480" w:hanging="360"/>
      </w:pPr>
      <w:rPr>
        <w:rFonts w:hint="default" w:ascii="Wingdings" w:hAnsi="Wingdings"/>
      </w:rPr>
    </w:lvl>
  </w:abstractNum>
  <w:abstractNum w:abstractNumId="52" w15:restartNumberingAfterBreak="0">
    <w:nsid w:val="7397294D"/>
    <w:multiLevelType w:val="hybridMultilevel"/>
    <w:tmpl w:val="4D58C034"/>
    <w:lvl w:ilvl="0" w:tplc="A2368E5A">
      <w:start w:val="1"/>
      <w:numFmt w:val="bullet"/>
      <w:lvlText w:val="o"/>
      <w:lvlJc w:val="left"/>
      <w:pPr>
        <w:ind w:left="720" w:hanging="360"/>
      </w:pPr>
      <w:rPr>
        <w:rFonts w:hint="default" w:ascii="Courier New" w:hAnsi="Courier New"/>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53" w15:restartNumberingAfterBreak="0">
    <w:nsid w:val="7AE02877"/>
    <w:multiLevelType w:val="hybridMultilevel"/>
    <w:tmpl w:val="FFFFFFFF"/>
    <w:lvl w:ilvl="0" w:tplc="1AB4D1BA">
      <w:start w:val="1"/>
      <w:numFmt w:val="bullet"/>
      <w:lvlText w:val=""/>
      <w:lvlJc w:val="left"/>
      <w:pPr>
        <w:ind w:left="720" w:hanging="360"/>
      </w:pPr>
      <w:rPr>
        <w:rFonts w:hint="default" w:ascii="Symbol" w:hAnsi="Symbol"/>
      </w:rPr>
    </w:lvl>
    <w:lvl w:ilvl="1" w:tplc="766EF6C2">
      <w:start w:val="1"/>
      <w:numFmt w:val="bullet"/>
      <w:lvlText w:val="o"/>
      <w:lvlJc w:val="left"/>
      <w:pPr>
        <w:ind w:left="1440" w:hanging="360"/>
      </w:pPr>
      <w:rPr>
        <w:rFonts w:hint="default" w:ascii="Courier New" w:hAnsi="Courier New"/>
      </w:rPr>
    </w:lvl>
    <w:lvl w:ilvl="2" w:tplc="F1C2290E">
      <w:start w:val="1"/>
      <w:numFmt w:val="bullet"/>
      <w:lvlText w:val=""/>
      <w:lvlJc w:val="left"/>
      <w:pPr>
        <w:ind w:left="2160" w:hanging="360"/>
      </w:pPr>
      <w:rPr>
        <w:rFonts w:hint="default" w:ascii="Wingdings" w:hAnsi="Wingdings"/>
      </w:rPr>
    </w:lvl>
    <w:lvl w:ilvl="3" w:tplc="7F8C866E">
      <w:start w:val="1"/>
      <w:numFmt w:val="bullet"/>
      <w:lvlText w:val=""/>
      <w:lvlJc w:val="left"/>
      <w:pPr>
        <w:ind w:left="2880" w:hanging="360"/>
      </w:pPr>
      <w:rPr>
        <w:rFonts w:hint="default" w:ascii="Symbol" w:hAnsi="Symbol"/>
      </w:rPr>
    </w:lvl>
    <w:lvl w:ilvl="4" w:tplc="AED233E6">
      <w:start w:val="1"/>
      <w:numFmt w:val="bullet"/>
      <w:lvlText w:val="o"/>
      <w:lvlJc w:val="left"/>
      <w:pPr>
        <w:ind w:left="3600" w:hanging="360"/>
      </w:pPr>
      <w:rPr>
        <w:rFonts w:hint="default" w:ascii="Courier New" w:hAnsi="Courier New"/>
      </w:rPr>
    </w:lvl>
    <w:lvl w:ilvl="5" w:tplc="4CDCEF88">
      <w:start w:val="1"/>
      <w:numFmt w:val="bullet"/>
      <w:lvlText w:val=""/>
      <w:lvlJc w:val="left"/>
      <w:pPr>
        <w:ind w:left="4320" w:hanging="360"/>
      </w:pPr>
      <w:rPr>
        <w:rFonts w:hint="default" w:ascii="Wingdings" w:hAnsi="Wingdings"/>
      </w:rPr>
    </w:lvl>
    <w:lvl w:ilvl="6" w:tplc="E7FADDDE">
      <w:start w:val="1"/>
      <w:numFmt w:val="bullet"/>
      <w:lvlText w:val=""/>
      <w:lvlJc w:val="left"/>
      <w:pPr>
        <w:ind w:left="5040" w:hanging="360"/>
      </w:pPr>
      <w:rPr>
        <w:rFonts w:hint="default" w:ascii="Symbol" w:hAnsi="Symbol"/>
      </w:rPr>
    </w:lvl>
    <w:lvl w:ilvl="7" w:tplc="27DA47C4">
      <w:start w:val="1"/>
      <w:numFmt w:val="bullet"/>
      <w:lvlText w:val="o"/>
      <w:lvlJc w:val="left"/>
      <w:pPr>
        <w:ind w:left="5760" w:hanging="360"/>
      </w:pPr>
      <w:rPr>
        <w:rFonts w:hint="default" w:ascii="Courier New" w:hAnsi="Courier New"/>
      </w:rPr>
    </w:lvl>
    <w:lvl w:ilvl="8" w:tplc="A14EB9AE">
      <w:start w:val="1"/>
      <w:numFmt w:val="bullet"/>
      <w:lvlText w:val=""/>
      <w:lvlJc w:val="left"/>
      <w:pPr>
        <w:ind w:left="6480" w:hanging="360"/>
      </w:pPr>
      <w:rPr>
        <w:rFonts w:hint="default" w:ascii="Wingdings" w:hAnsi="Wingdings"/>
      </w:rPr>
    </w:lvl>
  </w:abstractNum>
  <w:num w:numId="1">
    <w:abstractNumId w:val="9"/>
  </w:num>
  <w:num w:numId="2">
    <w:abstractNumId w:val="6"/>
  </w:num>
  <w:num w:numId="3">
    <w:abstractNumId w:val="33"/>
  </w:num>
  <w:num w:numId="4">
    <w:abstractNumId w:val="16"/>
  </w:num>
  <w:num w:numId="5">
    <w:abstractNumId w:val="21"/>
  </w:num>
  <w:num w:numId="6">
    <w:abstractNumId w:val="32"/>
  </w:num>
  <w:num w:numId="7">
    <w:abstractNumId w:val="18"/>
  </w:num>
  <w:num w:numId="8">
    <w:abstractNumId w:val="3"/>
  </w:num>
  <w:num w:numId="9">
    <w:abstractNumId w:val="0"/>
  </w:num>
  <w:num w:numId="10">
    <w:abstractNumId w:val="24"/>
  </w:num>
  <w:num w:numId="11">
    <w:abstractNumId w:val="45"/>
  </w:num>
  <w:num w:numId="12">
    <w:abstractNumId w:val="44"/>
  </w:num>
  <w:num w:numId="13">
    <w:abstractNumId w:val="50"/>
  </w:num>
  <w:num w:numId="14">
    <w:abstractNumId w:val="41"/>
  </w:num>
  <w:num w:numId="15">
    <w:abstractNumId w:val="37"/>
  </w:num>
  <w:num w:numId="16">
    <w:abstractNumId w:val="27"/>
  </w:num>
  <w:num w:numId="17">
    <w:abstractNumId w:val="52"/>
  </w:num>
  <w:num w:numId="18">
    <w:abstractNumId w:val="2"/>
  </w:num>
  <w:num w:numId="19">
    <w:abstractNumId w:val="28"/>
  </w:num>
  <w:num w:numId="20">
    <w:abstractNumId w:val="23"/>
  </w:num>
  <w:num w:numId="21">
    <w:abstractNumId w:val="51"/>
  </w:num>
  <w:num w:numId="22">
    <w:abstractNumId w:val="22"/>
  </w:num>
  <w:num w:numId="23">
    <w:abstractNumId w:val="4"/>
  </w:num>
  <w:num w:numId="24">
    <w:abstractNumId w:val="30"/>
  </w:num>
  <w:num w:numId="25">
    <w:abstractNumId w:val="46"/>
  </w:num>
  <w:num w:numId="26">
    <w:abstractNumId w:val="19"/>
  </w:num>
  <w:num w:numId="27">
    <w:abstractNumId w:val="5"/>
  </w:num>
  <w:num w:numId="28">
    <w:abstractNumId w:val="10"/>
  </w:num>
  <w:num w:numId="29">
    <w:abstractNumId w:val="11"/>
  </w:num>
  <w:num w:numId="30">
    <w:abstractNumId w:val="42"/>
  </w:num>
  <w:num w:numId="31">
    <w:abstractNumId w:val="40"/>
  </w:num>
  <w:num w:numId="32">
    <w:abstractNumId w:val="12"/>
  </w:num>
  <w:num w:numId="33">
    <w:abstractNumId w:val="31"/>
  </w:num>
  <w:num w:numId="34">
    <w:abstractNumId w:val="48"/>
  </w:num>
  <w:num w:numId="35">
    <w:abstractNumId w:val="13"/>
  </w:num>
  <w:num w:numId="36">
    <w:abstractNumId w:val="7"/>
  </w:num>
  <w:num w:numId="37">
    <w:abstractNumId w:val="34"/>
  </w:num>
  <w:num w:numId="38">
    <w:abstractNumId w:val="8"/>
  </w:num>
  <w:num w:numId="39">
    <w:abstractNumId w:val="15"/>
  </w:num>
  <w:num w:numId="40">
    <w:abstractNumId w:val="47"/>
  </w:num>
  <w:num w:numId="41">
    <w:abstractNumId w:val="38"/>
  </w:num>
  <w:num w:numId="42">
    <w:abstractNumId w:val="36"/>
  </w:num>
  <w:num w:numId="43">
    <w:abstractNumId w:val="26"/>
  </w:num>
  <w:num w:numId="44">
    <w:abstractNumId w:val="39"/>
  </w:num>
  <w:num w:numId="45">
    <w:abstractNumId w:val="25"/>
  </w:num>
  <w:num w:numId="46">
    <w:abstractNumId w:val="14"/>
  </w:num>
  <w:num w:numId="47">
    <w:abstractNumId w:val="35"/>
  </w:num>
  <w:num w:numId="48">
    <w:abstractNumId w:val="17"/>
  </w:num>
  <w:num w:numId="49">
    <w:abstractNumId w:val="29"/>
  </w:num>
  <w:num w:numId="50">
    <w:abstractNumId w:val="1"/>
  </w:num>
  <w:num w:numId="51">
    <w:abstractNumId w:val="20"/>
  </w:num>
  <w:num w:numId="52">
    <w:abstractNumId w:val="53"/>
  </w:num>
  <w:num w:numId="53">
    <w:abstractNumId w:val="49"/>
  </w:num>
  <w:num w:numId="54">
    <w:abstractNumId w:val="43"/>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amdy Ibrahim">
    <w15:presenceInfo w15:providerId="AD" w15:userId="S-1-5-21-2664737520-481353137-1098671830-780081"/>
  </w15:person>
  <w15:person w15:author="Brendan Tran">
    <w15:presenceInfo w15:providerId="AD" w15:userId="S::brendan.tran@edu.sait.ca::767a924b-001e-4f82-a1e7-814f731f3cbe"/>
  </w15:person>
  <w15:person w15:author="Riley Hiltz">
    <w15:presenceInfo w15:providerId="AD" w15:userId="S::riley.hiltz@edu.sait.ca::2bce8bc4-3158-48ea-9e58-b0384b03c33b"/>
  </w15:person>
  <w15:person w15:author="Brendan Tran [2]">
    <w15:presenceInfo w15:providerId="None" w15:userId="Brendan Tran"/>
  </w15:person>
  <w15:person w15:author="Christopher S. Manuel-Smith">
    <w15:presenceInfo w15:providerId="AD" w15:userId="S::christopher.manuel-smith@edu.sait.ca::c2d93ca1-2541-44b4-bc20-b3aedc8d53e4"/>
  </w15:person>
  <w15:person w15:author="Nicholas Panos">
    <w15:presenceInfo w15:providerId="None" w15:userId="Nicholas Panos"/>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30"/>
  <w:displayBackgroundShape/>
  <w:trackRevisions w:val="fals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6315"/>
    <w:rsid w:val="000005AB"/>
    <w:rsid w:val="00000726"/>
    <w:rsid w:val="00000CC5"/>
    <w:rsid w:val="00000D2A"/>
    <w:rsid w:val="00002C2A"/>
    <w:rsid w:val="00002D7F"/>
    <w:rsid w:val="000037F8"/>
    <w:rsid w:val="00003E8E"/>
    <w:rsid w:val="0000444F"/>
    <w:rsid w:val="00004641"/>
    <w:rsid w:val="0000465B"/>
    <w:rsid w:val="0000560D"/>
    <w:rsid w:val="00005B31"/>
    <w:rsid w:val="0000620C"/>
    <w:rsid w:val="000111DF"/>
    <w:rsid w:val="0001164D"/>
    <w:rsid w:val="0001294F"/>
    <w:rsid w:val="00012FA0"/>
    <w:rsid w:val="00015040"/>
    <w:rsid w:val="000162EC"/>
    <w:rsid w:val="000164AD"/>
    <w:rsid w:val="00016FFB"/>
    <w:rsid w:val="00017019"/>
    <w:rsid w:val="00017642"/>
    <w:rsid w:val="0002036A"/>
    <w:rsid w:val="0002144B"/>
    <w:rsid w:val="000219DF"/>
    <w:rsid w:val="00022D55"/>
    <w:rsid w:val="00022D62"/>
    <w:rsid w:val="000257F2"/>
    <w:rsid w:val="00026352"/>
    <w:rsid w:val="000271D0"/>
    <w:rsid w:val="0002799A"/>
    <w:rsid w:val="0003042C"/>
    <w:rsid w:val="00030865"/>
    <w:rsid w:val="000312D3"/>
    <w:rsid w:val="000313EE"/>
    <w:rsid w:val="0003233D"/>
    <w:rsid w:val="0003446A"/>
    <w:rsid w:val="00034A69"/>
    <w:rsid w:val="00035875"/>
    <w:rsid w:val="00035CEC"/>
    <w:rsid w:val="00036179"/>
    <w:rsid w:val="00036A99"/>
    <w:rsid w:val="00037A9F"/>
    <w:rsid w:val="00037B2D"/>
    <w:rsid w:val="00040551"/>
    <w:rsid w:val="000410CD"/>
    <w:rsid w:val="0004158A"/>
    <w:rsid w:val="00041959"/>
    <w:rsid w:val="00043808"/>
    <w:rsid w:val="000455E4"/>
    <w:rsid w:val="00045924"/>
    <w:rsid w:val="00045AB1"/>
    <w:rsid w:val="00045CBE"/>
    <w:rsid w:val="00046324"/>
    <w:rsid w:val="00046BA2"/>
    <w:rsid w:val="00047304"/>
    <w:rsid w:val="00047783"/>
    <w:rsid w:val="00050CC0"/>
    <w:rsid w:val="00051D13"/>
    <w:rsid w:val="000521BE"/>
    <w:rsid w:val="00052D2A"/>
    <w:rsid w:val="000542E8"/>
    <w:rsid w:val="00062193"/>
    <w:rsid w:val="0006229E"/>
    <w:rsid w:val="000627F7"/>
    <w:rsid w:val="000641C5"/>
    <w:rsid w:val="0006454F"/>
    <w:rsid w:val="00064AE5"/>
    <w:rsid w:val="00066112"/>
    <w:rsid w:val="00071666"/>
    <w:rsid w:val="00072D11"/>
    <w:rsid w:val="00074D2B"/>
    <w:rsid w:val="00075A73"/>
    <w:rsid w:val="00076A8E"/>
    <w:rsid w:val="00081582"/>
    <w:rsid w:val="00083D25"/>
    <w:rsid w:val="00084537"/>
    <w:rsid w:val="00084552"/>
    <w:rsid w:val="00084608"/>
    <w:rsid w:val="00084BC5"/>
    <w:rsid w:val="000850E1"/>
    <w:rsid w:val="00085BE5"/>
    <w:rsid w:val="00086DEE"/>
    <w:rsid w:val="000872BE"/>
    <w:rsid w:val="00087399"/>
    <w:rsid w:val="00087BEB"/>
    <w:rsid w:val="0009035B"/>
    <w:rsid w:val="000912B3"/>
    <w:rsid w:val="0009137A"/>
    <w:rsid w:val="0009151C"/>
    <w:rsid w:val="000918C5"/>
    <w:rsid w:val="00093CC5"/>
    <w:rsid w:val="00094ED0"/>
    <w:rsid w:val="00095878"/>
    <w:rsid w:val="00095DB6"/>
    <w:rsid w:val="000960B6"/>
    <w:rsid w:val="000960F8"/>
    <w:rsid w:val="000968EE"/>
    <w:rsid w:val="00096AA9"/>
    <w:rsid w:val="000972A4"/>
    <w:rsid w:val="00097519"/>
    <w:rsid w:val="000A0701"/>
    <w:rsid w:val="000A09FE"/>
    <w:rsid w:val="000A24CD"/>
    <w:rsid w:val="000A2639"/>
    <w:rsid w:val="000A292E"/>
    <w:rsid w:val="000A341F"/>
    <w:rsid w:val="000A5259"/>
    <w:rsid w:val="000A6063"/>
    <w:rsid w:val="000A7040"/>
    <w:rsid w:val="000A7250"/>
    <w:rsid w:val="000B08CF"/>
    <w:rsid w:val="000B12E5"/>
    <w:rsid w:val="000B164F"/>
    <w:rsid w:val="000B17B5"/>
    <w:rsid w:val="000B1E7E"/>
    <w:rsid w:val="000B36E8"/>
    <w:rsid w:val="000B3743"/>
    <w:rsid w:val="000B5020"/>
    <w:rsid w:val="000B6765"/>
    <w:rsid w:val="000B6F49"/>
    <w:rsid w:val="000B729A"/>
    <w:rsid w:val="000B72AD"/>
    <w:rsid w:val="000C39B5"/>
    <w:rsid w:val="000C45A0"/>
    <w:rsid w:val="000C57D4"/>
    <w:rsid w:val="000C5F36"/>
    <w:rsid w:val="000C671B"/>
    <w:rsid w:val="000C7574"/>
    <w:rsid w:val="000D0F8B"/>
    <w:rsid w:val="000D1177"/>
    <w:rsid w:val="000D25F1"/>
    <w:rsid w:val="000D26AA"/>
    <w:rsid w:val="000D2BE6"/>
    <w:rsid w:val="000D438C"/>
    <w:rsid w:val="000D4A90"/>
    <w:rsid w:val="000D54FF"/>
    <w:rsid w:val="000D57CC"/>
    <w:rsid w:val="000D79E5"/>
    <w:rsid w:val="000E0A4A"/>
    <w:rsid w:val="000E1C98"/>
    <w:rsid w:val="000E23D6"/>
    <w:rsid w:val="000E25E1"/>
    <w:rsid w:val="000E4D2C"/>
    <w:rsid w:val="000E5175"/>
    <w:rsid w:val="000E7343"/>
    <w:rsid w:val="000E7386"/>
    <w:rsid w:val="000E7A44"/>
    <w:rsid w:val="000F017A"/>
    <w:rsid w:val="000F09AB"/>
    <w:rsid w:val="000F0BC6"/>
    <w:rsid w:val="000F188A"/>
    <w:rsid w:val="000F1C7C"/>
    <w:rsid w:val="000F1ED5"/>
    <w:rsid w:val="000F2082"/>
    <w:rsid w:val="000F2613"/>
    <w:rsid w:val="000F2C25"/>
    <w:rsid w:val="000F3787"/>
    <w:rsid w:val="000F5633"/>
    <w:rsid w:val="000F587D"/>
    <w:rsid w:val="000F6794"/>
    <w:rsid w:val="00100307"/>
    <w:rsid w:val="00102604"/>
    <w:rsid w:val="00103A42"/>
    <w:rsid w:val="001048DC"/>
    <w:rsid w:val="0010721D"/>
    <w:rsid w:val="00107DA6"/>
    <w:rsid w:val="001111E8"/>
    <w:rsid w:val="001113C8"/>
    <w:rsid w:val="0011144C"/>
    <w:rsid w:val="001139CC"/>
    <w:rsid w:val="00113B38"/>
    <w:rsid w:val="00113BCC"/>
    <w:rsid w:val="00114277"/>
    <w:rsid w:val="00114FDE"/>
    <w:rsid w:val="00115700"/>
    <w:rsid w:val="00117174"/>
    <w:rsid w:val="001201CF"/>
    <w:rsid w:val="001209D1"/>
    <w:rsid w:val="00120FD1"/>
    <w:rsid w:val="001210BB"/>
    <w:rsid w:val="001213AE"/>
    <w:rsid w:val="0012280B"/>
    <w:rsid w:val="001232C3"/>
    <w:rsid w:val="00125AE4"/>
    <w:rsid w:val="001265C8"/>
    <w:rsid w:val="00126E89"/>
    <w:rsid w:val="00127E97"/>
    <w:rsid w:val="0013044C"/>
    <w:rsid w:val="001307AB"/>
    <w:rsid w:val="00132964"/>
    <w:rsid w:val="00132EE8"/>
    <w:rsid w:val="00132EEA"/>
    <w:rsid w:val="00135535"/>
    <w:rsid w:val="00135D5E"/>
    <w:rsid w:val="0013713A"/>
    <w:rsid w:val="0013731C"/>
    <w:rsid w:val="00140D1D"/>
    <w:rsid w:val="001418B9"/>
    <w:rsid w:val="00141AC2"/>
    <w:rsid w:val="00141F01"/>
    <w:rsid w:val="00141FBF"/>
    <w:rsid w:val="0014318D"/>
    <w:rsid w:val="00143DF6"/>
    <w:rsid w:val="00150F2B"/>
    <w:rsid w:val="00151810"/>
    <w:rsid w:val="001523EB"/>
    <w:rsid w:val="0015338E"/>
    <w:rsid w:val="00154519"/>
    <w:rsid w:val="001546B5"/>
    <w:rsid w:val="00154A8C"/>
    <w:rsid w:val="00154BBD"/>
    <w:rsid w:val="001551C5"/>
    <w:rsid w:val="00155BE8"/>
    <w:rsid w:val="0015648A"/>
    <w:rsid w:val="00156780"/>
    <w:rsid w:val="00156B7E"/>
    <w:rsid w:val="00156CE1"/>
    <w:rsid w:val="00157E47"/>
    <w:rsid w:val="001605B2"/>
    <w:rsid w:val="00160A45"/>
    <w:rsid w:val="00160FC4"/>
    <w:rsid w:val="001610C9"/>
    <w:rsid w:val="001614DF"/>
    <w:rsid w:val="00162F8B"/>
    <w:rsid w:val="001643F9"/>
    <w:rsid w:val="0017102C"/>
    <w:rsid w:val="00172E89"/>
    <w:rsid w:val="00172FEC"/>
    <w:rsid w:val="00174A1D"/>
    <w:rsid w:val="00175062"/>
    <w:rsid w:val="00175382"/>
    <w:rsid w:val="00176C8F"/>
    <w:rsid w:val="00177053"/>
    <w:rsid w:val="00180A4F"/>
    <w:rsid w:val="00181D7D"/>
    <w:rsid w:val="00184C86"/>
    <w:rsid w:val="001900C3"/>
    <w:rsid w:val="00190CFA"/>
    <w:rsid w:val="001913D7"/>
    <w:rsid w:val="00191B4E"/>
    <w:rsid w:val="00191BF1"/>
    <w:rsid w:val="00191D08"/>
    <w:rsid w:val="00192153"/>
    <w:rsid w:val="001925C6"/>
    <w:rsid w:val="001941CD"/>
    <w:rsid w:val="00194318"/>
    <w:rsid w:val="00194A0C"/>
    <w:rsid w:val="00194AB5"/>
    <w:rsid w:val="00194D4B"/>
    <w:rsid w:val="00194D55"/>
    <w:rsid w:val="00195C70"/>
    <w:rsid w:val="001A058B"/>
    <w:rsid w:val="001A0CF7"/>
    <w:rsid w:val="001A1328"/>
    <w:rsid w:val="001A1D22"/>
    <w:rsid w:val="001A327E"/>
    <w:rsid w:val="001A3280"/>
    <w:rsid w:val="001A5D91"/>
    <w:rsid w:val="001A64A1"/>
    <w:rsid w:val="001B010A"/>
    <w:rsid w:val="001B0143"/>
    <w:rsid w:val="001B101F"/>
    <w:rsid w:val="001B1576"/>
    <w:rsid w:val="001B194B"/>
    <w:rsid w:val="001B2770"/>
    <w:rsid w:val="001B30C6"/>
    <w:rsid w:val="001B7746"/>
    <w:rsid w:val="001C1CCA"/>
    <w:rsid w:val="001C212B"/>
    <w:rsid w:val="001C2515"/>
    <w:rsid w:val="001C36BF"/>
    <w:rsid w:val="001C55E6"/>
    <w:rsid w:val="001C5AEB"/>
    <w:rsid w:val="001C5B73"/>
    <w:rsid w:val="001C75E6"/>
    <w:rsid w:val="001C7B50"/>
    <w:rsid w:val="001C7E6D"/>
    <w:rsid w:val="001D151B"/>
    <w:rsid w:val="001D1CD5"/>
    <w:rsid w:val="001D3DE8"/>
    <w:rsid w:val="001D4152"/>
    <w:rsid w:val="001D41DA"/>
    <w:rsid w:val="001D4871"/>
    <w:rsid w:val="001D53DA"/>
    <w:rsid w:val="001D5480"/>
    <w:rsid w:val="001D5F25"/>
    <w:rsid w:val="001E084F"/>
    <w:rsid w:val="001E1E2B"/>
    <w:rsid w:val="001E2187"/>
    <w:rsid w:val="001E3103"/>
    <w:rsid w:val="001E3663"/>
    <w:rsid w:val="001E3B82"/>
    <w:rsid w:val="001E3E1A"/>
    <w:rsid w:val="001E4A58"/>
    <w:rsid w:val="001E5DBA"/>
    <w:rsid w:val="001E653B"/>
    <w:rsid w:val="001E67B8"/>
    <w:rsid w:val="001E6B74"/>
    <w:rsid w:val="001E7513"/>
    <w:rsid w:val="001E7B3B"/>
    <w:rsid w:val="001F087A"/>
    <w:rsid w:val="001F0A1F"/>
    <w:rsid w:val="001F1081"/>
    <w:rsid w:val="001F137B"/>
    <w:rsid w:val="001F1F0D"/>
    <w:rsid w:val="001F26F6"/>
    <w:rsid w:val="001F3AC4"/>
    <w:rsid w:val="001F5A25"/>
    <w:rsid w:val="001F6137"/>
    <w:rsid w:val="002003F4"/>
    <w:rsid w:val="002004BD"/>
    <w:rsid w:val="00200DCA"/>
    <w:rsid w:val="00201DD3"/>
    <w:rsid w:val="0020212B"/>
    <w:rsid w:val="00202C15"/>
    <w:rsid w:val="0020343A"/>
    <w:rsid w:val="00203D84"/>
    <w:rsid w:val="00204091"/>
    <w:rsid w:val="00204DFE"/>
    <w:rsid w:val="00205823"/>
    <w:rsid w:val="00206DE1"/>
    <w:rsid w:val="0020761A"/>
    <w:rsid w:val="00207C48"/>
    <w:rsid w:val="00211900"/>
    <w:rsid w:val="00211F3B"/>
    <w:rsid w:val="00214601"/>
    <w:rsid w:val="00214AFF"/>
    <w:rsid w:val="002153C0"/>
    <w:rsid w:val="0022018C"/>
    <w:rsid w:val="0022160D"/>
    <w:rsid w:val="002216E1"/>
    <w:rsid w:val="00221E38"/>
    <w:rsid w:val="002221DF"/>
    <w:rsid w:val="00222DC4"/>
    <w:rsid w:val="00222E12"/>
    <w:rsid w:val="00223626"/>
    <w:rsid w:val="00224EAB"/>
    <w:rsid w:val="00225F0B"/>
    <w:rsid w:val="00226B96"/>
    <w:rsid w:val="00230A36"/>
    <w:rsid w:val="00231F10"/>
    <w:rsid w:val="00234FDE"/>
    <w:rsid w:val="0023638B"/>
    <w:rsid w:val="0023775D"/>
    <w:rsid w:val="00237CA2"/>
    <w:rsid w:val="0024504E"/>
    <w:rsid w:val="00245438"/>
    <w:rsid w:val="00245CE9"/>
    <w:rsid w:val="002467D5"/>
    <w:rsid w:val="00247A89"/>
    <w:rsid w:val="00251867"/>
    <w:rsid w:val="002537A8"/>
    <w:rsid w:val="00253CA9"/>
    <w:rsid w:val="00254766"/>
    <w:rsid w:val="00256220"/>
    <w:rsid w:val="00260882"/>
    <w:rsid w:val="00260966"/>
    <w:rsid w:val="00262997"/>
    <w:rsid w:val="00263666"/>
    <w:rsid w:val="002645EE"/>
    <w:rsid w:val="0026465B"/>
    <w:rsid w:val="00265D68"/>
    <w:rsid w:val="002661DF"/>
    <w:rsid w:val="00267362"/>
    <w:rsid w:val="002710F8"/>
    <w:rsid w:val="00272EA1"/>
    <w:rsid w:val="0027306A"/>
    <w:rsid w:val="002738BF"/>
    <w:rsid w:val="002754DD"/>
    <w:rsid w:val="00275BF0"/>
    <w:rsid w:val="002761FA"/>
    <w:rsid w:val="00276216"/>
    <w:rsid w:val="0027FDB2"/>
    <w:rsid w:val="002809DF"/>
    <w:rsid w:val="002816ED"/>
    <w:rsid w:val="00281832"/>
    <w:rsid w:val="00283A61"/>
    <w:rsid w:val="00283A75"/>
    <w:rsid w:val="00284C9B"/>
    <w:rsid w:val="002874D2"/>
    <w:rsid w:val="002906DB"/>
    <w:rsid w:val="00290EB9"/>
    <w:rsid w:val="002966AF"/>
    <w:rsid w:val="00297347"/>
    <w:rsid w:val="002A0881"/>
    <w:rsid w:val="002A093C"/>
    <w:rsid w:val="002A2861"/>
    <w:rsid w:val="002A38BF"/>
    <w:rsid w:val="002A39CA"/>
    <w:rsid w:val="002A416E"/>
    <w:rsid w:val="002A45D5"/>
    <w:rsid w:val="002A4F47"/>
    <w:rsid w:val="002A617E"/>
    <w:rsid w:val="002A62B9"/>
    <w:rsid w:val="002A6B46"/>
    <w:rsid w:val="002A7FD6"/>
    <w:rsid w:val="002B024F"/>
    <w:rsid w:val="002B0D1E"/>
    <w:rsid w:val="002B1B70"/>
    <w:rsid w:val="002B41E7"/>
    <w:rsid w:val="002B453A"/>
    <w:rsid w:val="002B468D"/>
    <w:rsid w:val="002B4BBC"/>
    <w:rsid w:val="002B6832"/>
    <w:rsid w:val="002B6BF2"/>
    <w:rsid w:val="002B7376"/>
    <w:rsid w:val="002B7D7E"/>
    <w:rsid w:val="002C03F9"/>
    <w:rsid w:val="002C2A0B"/>
    <w:rsid w:val="002C3472"/>
    <w:rsid w:val="002C43B5"/>
    <w:rsid w:val="002C5C63"/>
    <w:rsid w:val="002C608C"/>
    <w:rsid w:val="002D0944"/>
    <w:rsid w:val="002D4AB0"/>
    <w:rsid w:val="002D4C91"/>
    <w:rsid w:val="002D618E"/>
    <w:rsid w:val="002D63CA"/>
    <w:rsid w:val="002E2808"/>
    <w:rsid w:val="002E2CCD"/>
    <w:rsid w:val="002E3A0B"/>
    <w:rsid w:val="002E43E2"/>
    <w:rsid w:val="002F1DC3"/>
    <w:rsid w:val="002F23A5"/>
    <w:rsid w:val="002F4E73"/>
    <w:rsid w:val="002F5D73"/>
    <w:rsid w:val="002F7782"/>
    <w:rsid w:val="003003BE"/>
    <w:rsid w:val="003009E9"/>
    <w:rsid w:val="00301CCF"/>
    <w:rsid w:val="00302AA5"/>
    <w:rsid w:val="00302F0F"/>
    <w:rsid w:val="00302FC9"/>
    <w:rsid w:val="00304208"/>
    <w:rsid w:val="00304F88"/>
    <w:rsid w:val="00305D1B"/>
    <w:rsid w:val="00305F4B"/>
    <w:rsid w:val="00306771"/>
    <w:rsid w:val="00306983"/>
    <w:rsid w:val="003101CC"/>
    <w:rsid w:val="00310756"/>
    <w:rsid w:val="003118FE"/>
    <w:rsid w:val="00312FC5"/>
    <w:rsid w:val="0031325A"/>
    <w:rsid w:val="00313A47"/>
    <w:rsid w:val="00314085"/>
    <w:rsid w:val="00315C30"/>
    <w:rsid w:val="003165CA"/>
    <w:rsid w:val="00316B45"/>
    <w:rsid w:val="00321639"/>
    <w:rsid w:val="00321EBD"/>
    <w:rsid w:val="003239E6"/>
    <w:rsid w:val="00325413"/>
    <w:rsid w:val="003262B8"/>
    <w:rsid w:val="00326315"/>
    <w:rsid w:val="0032636F"/>
    <w:rsid w:val="003270DB"/>
    <w:rsid w:val="00331161"/>
    <w:rsid w:val="0033182C"/>
    <w:rsid w:val="00332056"/>
    <w:rsid w:val="003323A4"/>
    <w:rsid w:val="00332670"/>
    <w:rsid w:val="0033348C"/>
    <w:rsid w:val="00333E3F"/>
    <w:rsid w:val="00335575"/>
    <w:rsid w:val="00336390"/>
    <w:rsid w:val="003365F0"/>
    <w:rsid w:val="00336EF1"/>
    <w:rsid w:val="003414B7"/>
    <w:rsid w:val="00341508"/>
    <w:rsid w:val="003421FE"/>
    <w:rsid w:val="003426C9"/>
    <w:rsid w:val="00343378"/>
    <w:rsid w:val="00343DEB"/>
    <w:rsid w:val="003440A6"/>
    <w:rsid w:val="00344802"/>
    <w:rsid w:val="00344A35"/>
    <w:rsid w:val="00344E7C"/>
    <w:rsid w:val="00345B6D"/>
    <w:rsid w:val="00346214"/>
    <w:rsid w:val="00346E33"/>
    <w:rsid w:val="003474CA"/>
    <w:rsid w:val="003475A6"/>
    <w:rsid w:val="00347AA0"/>
    <w:rsid w:val="00347B28"/>
    <w:rsid w:val="00347F4A"/>
    <w:rsid w:val="00351046"/>
    <w:rsid w:val="00354765"/>
    <w:rsid w:val="00357B29"/>
    <w:rsid w:val="00360C7B"/>
    <w:rsid w:val="0036292A"/>
    <w:rsid w:val="00362C26"/>
    <w:rsid w:val="00363EF3"/>
    <w:rsid w:val="00363FB4"/>
    <w:rsid w:val="0036475F"/>
    <w:rsid w:val="0036690A"/>
    <w:rsid w:val="003700C4"/>
    <w:rsid w:val="003702A2"/>
    <w:rsid w:val="0037053E"/>
    <w:rsid w:val="00371339"/>
    <w:rsid w:val="0037178A"/>
    <w:rsid w:val="00375717"/>
    <w:rsid w:val="00375847"/>
    <w:rsid w:val="00376AD5"/>
    <w:rsid w:val="00376C80"/>
    <w:rsid w:val="003771B4"/>
    <w:rsid w:val="00377D6F"/>
    <w:rsid w:val="003809CD"/>
    <w:rsid w:val="003812E4"/>
    <w:rsid w:val="0038169A"/>
    <w:rsid w:val="003826C2"/>
    <w:rsid w:val="00382BAE"/>
    <w:rsid w:val="00383BE2"/>
    <w:rsid w:val="00384056"/>
    <w:rsid w:val="0038564C"/>
    <w:rsid w:val="00385F3B"/>
    <w:rsid w:val="00386E17"/>
    <w:rsid w:val="00387531"/>
    <w:rsid w:val="0039045E"/>
    <w:rsid w:val="003937E1"/>
    <w:rsid w:val="00394F7D"/>
    <w:rsid w:val="00395920"/>
    <w:rsid w:val="00395F75"/>
    <w:rsid w:val="003965B8"/>
    <w:rsid w:val="00396C07"/>
    <w:rsid w:val="003A1401"/>
    <w:rsid w:val="003A1666"/>
    <w:rsid w:val="003A27C1"/>
    <w:rsid w:val="003A2D80"/>
    <w:rsid w:val="003A33FD"/>
    <w:rsid w:val="003A45F0"/>
    <w:rsid w:val="003A7BF6"/>
    <w:rsid w:val="003A7E74"/>
    <w:rsid w:val="003B2DB6"/>
    <w:rsid w:val="003B2F30"/>
    <w:rsid w:val="003B3359"/>
    <w:rsid w:val="003B548C"/>
    <w:rsid w:val="003B5D21"/>
    <w:rsid w:val="003B677E"/>
    <w:rsid w:val="003C2AF2"/>
    <w:rsid w:val="003C2E9A"/>
    <w:rsid w:val="003C4D45"/>
    <w:rsid w:val="003C5D94"/>
    <w:rsid w:val="003C6639"/>
    <w:rsid w:val="003C7387"/>
    <w:rsid w:val="003C78DA"/>
    <w:rsid w:val="003D0CE8"/>
    <w:rsid w:val="003D1943"/>
    <w:rsid w:val="003D2167"/>
    <w:rsid w:val="003D23E3"/>
    <w:rsid w:val="003D25B8"/>
    <w:rsid w:val="003D2D34"/>
    <w:rsid w:val="003D3AA0"/>
    <w:rsid w:val="003D41C0"/>
    <w:rsid w:val="003D6EDB"/>
    <w:rsid w:val="003D7B0D"/>
    <w:rsid w:val="003E000B"/>
    <w:rsid w:val="003E1AA6"/>
    <w:rsid w:val="003E3BF4"/>
    <w:rsid w:val="003E3D26"/>
    <w:rsid w:val="003E47C3"/>
    <w:rsid w:val="003E50CC"/>
    <w:rsid w:val="003E5A76"/>
    <w:rsid w:val="003F2ACD"/>
    <w:rsid w:val="003F2F4F"/>
    <w:rsid w:val="003F30E2"/>
    <w:rsid w:val="003F3A5E"/>
    <w:rsid w:val="003F450A"/>
    <w:rsid w:val="003FF6C0"/>
    <w:rsid w:val="004030E2"/>
    <w:rsid w:val="004039A6"/>
    <w:rsid w:val="004042EE"/>
    <w:rsid w:val="00405EA5"/>
    <w:rsid w:val="00407241"/>
    <w:rsid w:val="004104BB"/>
    <w:rsid w:val="00410867"/>
    <w:rsid w:val="00411F7B"/>
    <w:rsid w:val="0041761A"/>
    <w:rsid w:val="0041778F"/>
    <w:rsid w:val="004203BF"/>
    <w:rsid w:val="00420943"/>
    <w:rsid w:val="00422A75"/>
    <w:rsid w:val="00423C67"/>
    <w:rsid w:val="00425AF3"/>
    <w:rsid w:val="00425C60"/>
    <w:rsid w:val="00425E3B"/>
    <w:rsid w:val="00426911"/>
    <w:rsid w:val="00427500"/>
    <w:rsid w:val="00430219"/>
    <w:rsid w:val="004310F8"/>
    <w:rsid w:val="004314FA"/>
    <w:rsid w:val="00433535"/>
    <w:rsid w:val="004338BB"/>
    <w:rsid w:val="00433C18"/>
    <w:rsid w:val="00434376"/>
    <w:rsid w:val="00435FFD"/>
    <w:rsid w:val="00437C53"/>
    <w:rsid w:val="004410BB"/>
    <w:rsid w:val="0044126F"/>
    <w:rsid w:val="0044346C"/>
    <w:rsid w:val="004439EC"/>
    <w:rsid w:val="004442F5"/>
    <w:rsid w:val="0044434B"/>
    <w:rsid w:val="0044492C"/>
    <w:rsid w:val="00446238"/>
    <w:rsid w:val="00450B81"/>
    <w:rsid w:val="00457737"/>
    <w:rsid w:val="00457C0B"/>
    <w:rsid w:val="00461038"/>
    <w:rsid w:val="004622AA"/>
    <w:rsid w:val="004642F1"/>
    <w:rsid w:val="004646A8"/>
    <w:rsid w:val="00465D01"/>
    <w:rsid w:val="004665BD"/>
    <w:rsid w:val="00466CB9"/>
    <w:rsid w:val="00467E8D"/>
    <w:rsid w:val="00467EFD"/>
    <w:rsid w:val="00471321"/>
    <w:rsid w:val="00471AB2"/>
    <w:rsid w:val="00471B10"/>
    <w:rsid w:val="004728C0"/>
    <w:rsid w:val="0047671E"/>
    <w:rsid w:val="004815CD"/>
    <w:rsid w:val="004831DB"/>
    <w:rsid w:val="004840FA"/>
    <w:rsid w:val="00484451"/>
    <w:rsid w:val="00484919"/>
    <w:rsid w:val="00484E8C"/>
    <w:rsid w:val="0048534D"/>
    <w:rsid w:val="004864A0"/>
    <w:rsid w:val="00486A9B"/>
    <w:rsid w:val="004870A7"/>
    <w:rsid w:val="00493A1D"/>
    <w:rsid w:val="00494630"/>
    <w:rsid w:val="004A004B"/>
    <w:rsid w:val="004A00ED"/>
    <w:rsid w:val="004A0FA5"/>
    <w:rsid w:val="004A1E35"/>
    <w:rsid w:val="004A2647"/>
    <w:rsid w:val="004A2EBF"/>
    <w:rsid w:val="004A3967"/>
    <w:rsid w:val="004A3BF8"/>
    <w:rsid w:val="004A3C37"/>
    <w:rsid w:val="004A4880"/>
    <w:rsid w:val="004A5E52"/>
    <w:rsid w:val="004A71CA"/>
    <w:rsid w:val="004A743D"/>
    <w:rsid w:val="004A7937"/>
    <w:rsid w:val="004B0091"/>
    <w:rsid w:val="004B1897"/>
    <w:rsid w:val="004B2023"/>
    <w:rsid w:val="004B55F5"/>
    <w:rsid w:val="004B5990"/>
    <w:rsid w:val="004B5F61"/>
    <w:rsid w:val="004B6E7A"/>
    <w:rsid w:val="004B7492"/>
    <w:rsid w:val="004B7E89"/>
    <w:rsid w:val="004C09CA"/>
    <w:rsid w:val="004C2EE1"/>
    <w:rsid w:val="004C3553"/>
    <w:rsid w:val="004C3BBA"/>
    <w:rsid w:val="004C524C"/>
    <w:rsid w:val="004C52C3"/>
    <w:rsid w:val="004C57DD"/>
    <w:rsid w:val="004D08BA"/>
    <w:rsid w:val="004D1204"/>
    <w:rsid w:val="004D1DDD"/>
    <w:rsid w:val="004D2EEE"/>
    <w:rsid w:val="004D4934"/>
    <w:rsid w:val="004D519F"/>
    <w:rsid w:val="004D77CC"/>
    <w:rsid w:val="004E013A"/>
    <w:rsid w:val="004E3201"/>
    <w:rsid w:val="004F1534"/>
    <w:rsid w:val="004F6170"/>
    <w:rsid w:val="004F6B92"/>
    <w:rsid w:val="004F7096"/>
    <w:rsid w:val="004F765D"/>
    <w:rsid w:val="00501E6B"/>
    <w:rsid w:val="00502529"/>
    <w:rsid w:val="0050323C"/>
    <w:rsid w:val="005036AE"/>
    <w:rsid w:val="00504AFE"/>
    <w:rsid w:val="00505DBD"/>
    <w:rsid w:val="00506016"/>
    <w:rsid w:val="00506277"/>
    <w:rsid w:val="005075D3"/>
    <w:rsid w:val="00511AB9"/>
    <w:rsid w:val="00511D3A"/>
    <w:rsid w:val="00512CBE"/>
    <w:rsid w:val="0051384B"/>
    <w:rsid w:val="00514A3F"/>
    <w:rsid w:val="0051505E"/>
    <w:rsid w:val="0051531E"/>
    <w:rsid w:val="0051677A"/>
    <w:rsid w:val="0051696B"/>
    <w:rsid w:val="005174A1"/>
    <w:rsid w:val="00521807"/>
    <w:rsid w:val="00521832"/>
    <w:rsid w:val="00523358"/>
    <w:rsid w:val="0052490B"/>
    <w:rsid w:val="00524BA4"/>
    <w:rsid w:val="005262AE"/>
    <w:rsid w:val="00526E5E"/>
    <w:rsid w:val="005307AD"/>
    <w:rsid w:val="00530F8B"/>
    <w:rsid w:val="00531453"/>
    <w:rsid w:val="005325D0"/>
    <w:rsid w:val="00534A31"/>
    <w:rsid w:val="00534DAF"/>
    <w:rsid w:val="00534FA7"/>
    <w:rsid w:val="00535077"/>
    <w:rsid w:val="00537079"/>
    <w:rsid w:val="00540749"/>
    <w:rsid w:val="00541095"/>
    <w:rsid w:val="00541304"/>
    <w:rsid w:val="005445B3"/>
    <w:rsid w:val="00544BD3"/>
    <w:rsid w:val="00545375"/>
    <w:rsid w:val="00545500"/>
    <w:rsid w:val="00547196"/>
    <w:rsid w:val="005473BD"/>
    <w:rsid w:val="00550018"/>
    <w:rsid w:val="00550D35"/>
    <w:rsid w:val="005515F3"/>
    <w:rsid w:val="0055240A"/>
    <w:rsid w:val="00554952"/>
    <w:rsid w:val="00554CEA"/>
    <w:rsid w:val="00555151"/>
    <w:rsid w:val="00556496"/>
    <w:rsid w:val="00556BBC"/>
    <w:rsid w:val="00557A4B"/>
    <w:rsid w:val="005619BF"/>
    <w:rsid w:val="005630E7"/>
    <w:rsid w:val="00564243"/>
    <w:rsid w:val="00564B52"/>
    <w:rsid w:val="00565581"/>
    <w:rsid w:val="00565E5F"/>
    <w:rsid w:val="00567A99"/>
    <w:rsid w:val="00570706"/>
    <w:rsid w:val="00571089"/>
    <w:rsid w:val="005729D1"/>
    <w:rsid w:val="00572F43"/>
    <w:rsid w:val="00574FC9"/>
    <w:rsid w:val="00575CC2"/>
    <w:rsid w:val="0057653B"/>
    <w:rsid w:val="005769DA"/>
    <w:rsid w:val="005773C3"/>
    <w:rsid w:val="00577BAA"/>
    <w:rsid w:val="00577CB4"/>
    <w:rsid w:val="00580286"/>
    <w:rsid w:val="005805B6"/>
    <w:rsid w:val="0058063E"/>
    <w:rsid w:val="00581106"/>
    <w:rsid w:val="00581273"/>
    <w:rsid w:val="005815A3"/>
    <w:rsid w:val="00582859"/>
    <w:rsid w:val="00582B4C"/>
    <w:rsid w:val="00584C74"/>
    <w:rsid w:val="005859A6"/>
    <w:rsid w:val="005906AA"/>
    <w:rsid w:val="00590C4F"/>
    <w:rsid w:val="00591E87"/>
    <w:rsid w:val="00591EF4"/>
    <w:rsid w:val="00592138"/>
    <w:rsid w:val="00592954"/>
    <w:rsid w:val="00593C02"/>
    <w:rsid w:val="00593DA3"/>
    <w:rsid w:val="005976FA"/>
    <w:rsid w:val="005A014A"/>
    <w:rsid w:val="005A4543"/>
    <w:rsid w:val="005A60A8"/>
    <w:rsid w:val="005A6166"/>
    <w:rsid w:val="005B0C5E"/>
    <w:rsid w:val="005B0F3D"/>
    <w:rsid w:val="005B1E3D"/>
    <w:rsid w:val="005B267F"/>
    <w:rsid w:val="005B392C"/>
    <w:rsid w:val="005B3BDD"/>
    <w:rsid w:val="005B44E1"/>
    <w:rsid w:val="005B5119"/>
    <w:rsid w:val="005B54BD"/>
    <w:rsid w:val="005B59A7"/>
    <w:rsid w:val="005B6CF7"/>
    <w:rsid w:val="005B7F2D"/>
    <w:rsid w:val="005C0DF3"/>
    <w:rsid w:val="005C2272"/>
    <w:rsid w:val="005C2628"/>
    <w:rsid w:val="005C3CE1"/>
    <w:rsid w:val="005C3FFD"/>
    <w:rsid w:val="005C4FE7"/>
    <w:rsid w:val="005C50A8"/>
    <w:rsid w:val="005C77C5"/>
    <w:rsid w:val="005D32D1"/>
    <w:rsid w:val="005D433B"/>
    <w:rsid w:val="005D4AF2"/>
    <w:rsid w:val="005D562B"/>
    <w:rsid w:val="005D5A0A"/>
    <w:rsid w:val="005D7262"/>
    <w:rsid w:val="005D771A"/>
    <w:rsid w:val="005D7A93"/>
    <w:rsid w:val="005D7FAC"/>
    <w:rsid w:val="005E0A20"/>
    <w:rsid w:val="005E0A98"/>
    <w:rsid w:val="005E218C"/>
    <w:rsid w:val="005E3409"/>
    <w:rsid w:val="005E3CFA"/>
    <w:rsid w:val="005E4322"/>
    <w:rsid w:val="005E4E18"/>
    <w:rsid w:val="005E5367"/>
    <w:rsid w:val="005E712F"/>
    <w:rsid w:val="005F1292"/>
    <w:rsid w:val="005F29FB"/>
    <w:rsid w:val="005F2EB0"/>
    <w:rsid w:val="005F69E3"/>
    <w:rsid w:val="005F6CDD"/>
    <w:rsid w:val="00602A13"/>
    <w:rsid w:val="0060398B"/>
    <w:rsid w:val="00603F54"/>
    <w:rsid w:val="00604749"/>
    <w:rsid w:val="00605E42"/>
    <w:rsid w:val="00606CAF"/>
    <w:rsid w:val="00607DE3"/>
    <w:rsid w:val="00610FFC"/>
    <w:rsid w:val="00611F68"/>
    <w:rsid w:val="0061231E"/>
    <w:rsid w:val="00614057"/>
    <w:rsid w:val="006141A7"/>
    <w:rsid w:val="00614CD8"/>
    <w:rsid w:val="00616344"/>
    <w:rsid w:val="0061647B"/>
    <w:rsid w:val="00616D69"/>
    <w:rsid w:val="006173E9"/>
    <w:rsid w:val="0061755C"/>
    <w:rsid w:val="0061782D"/>
    <w:rsid w:val="00617FD2"/>
    <w:rsid w:val="006219BA"/>
    <w:rsid w:val="006241F9"/>
    <w:rsid w:val="006250AC"/>
    <w:rsid w:val="0062728A"/>
    <w:rsid w:val="00627FD0"/>
    <w:rsid w:val="00630377"/>
    <w:rsid w:val="006305F4"/>
    <w:rsid w:val="006308F2"/>
    <w:rsid w:val="006318C8"/>
    <w:rsid w:val="0063302C"/>
    <w:rsid w:val="00633DC6"/>
    <w:rsid w:val="006341A2"/>
    <w:rsid w:val="0063643E"/>
    <w:rsid w:val="006402D0"/>
    <w:rsid w:val="00640A28"/>
    <w:rsid w:val="006423FC"/>
    <w:rsid w:val="00642E56"/>
    <w:rsid w:val="006430FF"/>
    <w:rsid w:val="0064502E"/>
    <w:rsid w:val="00646464"/>
    <w:rsid w:val="006471F2"/>
    <w:rsid w:val="00652A09"/>
    <w:rsid w:val="00654153"/>
    <w:rsid w:val="00655AB2"/>
    <w:rsid w:val="00655F6F"/>
    <w:rsid w:val="00657460"/>
    <w:rsid w:val="0065774C"/>
    <w:rsid w:val="006603CF"/>
    <w:rsid w:val="00661CC1"/>
    <w:rsid w:val="0066438C"/>
    <w:rsid w:val="00664466"/>
    <w:rsid w:val="0066491D"/>
    <w:rsid w:val="00664D89"/>
    <w:rsid w:val="0066524D"/>
    <w:rsid w:val="006667C1"/>
    <w:rsid w:val="00670CF2"/>
    <w:rsid w:val="00672CB2"/>
    <w:rsid w:val="00674140"/>
    <w:rsid w:val="0067458E"/>
    <w:rsid w:val="00675D09"/>
    <w:rsid w:val="0068148B"/>
    <w:rsid w:val="006820F9"/>
    <w:rsid w:val="00683305"/>
    <w:rsid w:val="00686B0E"/>
    <w:rsid w:val="0068723D"/>
    <w:rsid w:val="006912B5"/>
    <w:rsid w:val="00691C8D"/>
    <w:rsid w:val="006923AE"/>
    <w:rsid w:val="00692E55"/>
    <w:rsid w:val="006948AF"/>
    <w:rsid w:val="006956BC"/>
    <w:rsid w:val="00695726"/>
    <w:rsid w:val="00696105"/>
    <w:rsid w:val="00696A40"/>
    <w:rsid w:val="00696A4F"/>
    <w:rsid w:val="00697DA7"/>
    <w:rsid w:val="006A0A37"/>
    <w:rsid w:val="006A0D4B"/>
    <w:rsid w:val="006A27D8"/>
    <w:rsid w:val="006A4289"/>
    <w:rsid w:val="006A59D4"/>
    <w:rsid w:val="006A5DB3"/>
    <w:rsid w:val="006A78D0"/>
    <w:rsid w:val="006B0DFF"/>
    <w:rsid w:val="006B12BD"/>
    <w:rsid w:val="006B155C"/>
    <w:rsid w:val="006B1F54"/>
    <w:rsid w:val="006B23C1"/>
    <w:rsid w:val="006B274C"/>
    <w:rsid w:val="006B4551"/>
    <w:rsid w:val="006B4BCE"/>
    <w:rsid w:val="006B5089"/>
    <w:rsid w:val="006B5F7A"/>
    <w:rsid w:val="006B66E4"/>
    <w:rsid w:val="006B672D"/>
    <w:rsid w:val="006B7326"/>
    <w:rsid w:val="006B76BC"/>
    <w:rsid w:val="006C02E7"/>
    <w:rsid w:val="006C15C1"/>
    <w:rsid w:val="006C227F"/>
    <w:rsid w:val="006C237C"/>
    <w:rsid w:val="006C3FF9"/>
    <w:rsid w:val="006C4F57"/>
    <w:rsid w:val="006C5858"/>
    <w:rsid w:val="006C79AD"/>
    <w:rsid w:val="006D0995"/>
    <w:rsid w:val="006D2E2F"/>
    <w:rsid w:val="006D31DF"/>
    <w:rsid w:val="006D3B62"/>
    <w:rsid w:val="006D52C2"/>
    <w:rsid w:val="006D636F"/>
    <w:rsid w:val="006E160D"/>
    <w:rsid w:val="006E1FAB"/>
    <w:rsid w:val="006E2EA7"/>
    <w:rsid w:val="006E2F00"/>
    <w:rsid w:val="006E390A"/>
    <w:rsid w:val="006E3967"/>
    <w:rsid w:val="006E3F43"/>
    <w:rsid w:val="006E5001"/>
    <w:rsid w:val="006E5374"/>
    <w:rsid w:val="006E5593"/>
    <w:rsid w:val="006E6CC6"/>
    <w:rsid w:val="006E73B5"/>
    <w:rsid w:val="006F12B5"/>
    <w:rsid w:val="006F1853"/>
    <w:rsid w:val="006F2498"/>
    <w:rsid w:val="006F31E6"/>
    <w:rsid w:val="006F38D3"/>
    <w:rsid w:val="006F39FE"/>
    <w:rsid w:val="006F4A31"/>
    <w:rsid w:val="006F779B"/>
    <w:rsid w:val="006F7B13"/>
    <w:rsid w:val="007030ED"/>
    <w:rsid w:val="007034D6"/>
    <w:rsid w:val="00705D92"/>
    <w:rsid w:val="007061B3"/>
    <w:rsid w:val="00706959"/>
    <w:rsid w:val="0070695C"/>
    <w:rsid w:val="00706FE7"/>
    <w:rsid w:val="0071192A"/>
    <w:rsid w:val="00712D6F"/>
    <w:rsid w:val="00714D83"/>
    <w:rsid w:val="007156F0"/>
    <w:rsid w:val="00715B61"/>
    <w:rsid w:val="007209FA"/>
    <w:rsid w:val="00721FE4"/>
    <w:rsid w:val="0072391C"/>
    <w:rsid w:val="0072410C"/>
    <w:rsid w:val="007254E6"/>
    <w:rsid w:val="00725C66"/>
    <w:rsid w:val="007275D5"/>
    <w:rsid w:val="00727788"/>
    <w:rsid w:val="00727D3B"/>
    <w:rsid w:val="007308EA"/>
    <w:rsid w:val="00730995"/>
    <w:rsid w:val="00731E2A"/>
    <w:rsid w:val="007322D1"/>
    <w:rsid w:val="007328F7"/>
    <w:rsid w:val="007351B2"/>
    <w:rsid w:val="00736190"/>
    <w:rsid w:val="00737DF4"/>
    <w:rsid w:val="00740E70"/>
    <w:rsid w:val="00743539"/>
    <w:rsid w:val="0074387E"/>
    <w:rsid w:val="00744D55"/>
    <w:rsid w:val="00745BC9"/>
    <w:rsid w:val="007502FD"/>
    <w:rsid w:val="00750DEE"/>
    <w:rsid w:val="00751B22"/>
    <w:rsid w:val="007525E8"/>
    <w:rsid w:val="00752E55"/>
    <w:rsid w:val="00753066"/>
    <w:rsid w:val="0075397E"/>
    <w:rsid w:val="007539B6"/>
    <w:rsid w:val="00755395"/>
    <w:rsid w:val="007565CA"/>
    <w:rsid w:val="00756671"/>
    <w:rsid w:val="00756966"/>
    <w:rsid w:val="00757257"/>
    <w:rsid w:val="00760670"/>
    <w:rsid w:val="007623C6"/>
    <w:rsid w:val="007633D9"/>
    <w:rsid w:val="007638E9"/>
    <w:rsid w:val="00763B7C"/>
    <w:rsid w:val="00763D10"/>
    <w:rsid w:val="007662D2"/>
    <w:rsid w:val="007665E5"/>
    <w:rsid w:val="007677D4"/>
    <w:rsid w:val="00767C64"/>
    <w:rsid w:val="00767E17"/>
    <w:rsid w:val="00770753"/>
    <w:rsid w:val="00773C75"/>
    <w:rsid w:val="007761BB"/>
    <w:rsid w:val="00776BFB"/>
    <w:rsid w:val="00781931"/>
    <w:rsid w:val="00781B7D"/>
    <w:rsid w:val="00781E17"/>
    <w:rsid w:val="007836A8"/>
    <w:rsid w:val="00784202"/>
    <w:rsid w:val="0078519A"/>
    <w:rsid w:val="00786810"/>
    <w:rsid w:val="00786C4D"/>
    <w:rsid w:val="00786EC6"/>
    <w:rsid w:val="0079033A"/>
    <w:rsid w:val="007911F1"/>
    <w:rsid w:val="00791BDB"/>
    <w:rsid w:val="0079230B"/>
    <w:rsid w:val="007924DA"/>
    <w:rsid w:val="0079273C"/>
    <w:rsid w:val="0079541D"/>
    <w:rsid w:val="00796098"/>
    <w:rsid w:val="00796C65"/>
    <w:rsid w:val="007A2F4C"/>
    <w:rsid w:val="007A68F5"/>
    <w:rsid w:val="007A7374"/>
    <w:rsid w:val="007A7CF3"/>
    <w:rsid w:val="007B018E"/>
    <w:rsid w:val="007B0E8C"/>
    <w:rsid w:val="007B1B8D"/>
    <w:rsid w:val="007B21E5"/>
    <w:rsid w:val="007B29DA"/>
    <w:rsid w:val="007B2CCD"/>
    <w:rsid w:val="007B34F4"/>
    <w:rsid w:val="007B4746"/>
    <w:rsid w:val="007B4CCF"/>
    <w:rsid w:val="007B50CC"/>
    <w:rsid w:val="007B5483"/>
    <w:rsid w:val="007B5FEE"/>
    <w:rsid w:val="007B6279"/>
    <w:rsid w:val="007B7A30"/>
    <w:rsid w:val="007C256C"/>
    <w:rsid w:val="007C2A34"/>
    <w:rsid w:val="007C4B20"/>
    <w:rsid w:val="007C5064"/>
    <w:rsid w:val="007C560B"/>
    <w:rsid w:val="007C5D15"/>
    <w:rsid w:val="007C6077"/>
    <w:rsid w:val="007C71B2"/>
    <w:rsid w:val="007C7AFC"/>
    <w:rsid w:val="007C7BE9"/>
    <w:rsid w:val="007C7ED2"/>
    <w:rsid w:val="007D0FF8"/>
    <w:rsid w:val="007D160C"/>
    <w:rsid w:val="007D20D6"/>
    <w:rsid w:val="007D215F"/>
    <w:rsid w:val="007D2AE8"/>
    <w:rsid w:val="007D2B6D"/>
    <w:rsid w:val="007D33D0"/>
    <w:rsid w:val="007D3659"/>
    <w:rsid w:val="007D392E"/>
    <w:rsid w:val="007D39EA"/>
    <w:rsid w:val="007D4ACE"/>
    <w:rsid w:val="007D5B54"/>
    <w:rsid w:val="007D71A7"/>
    <w:rsid w:val="007D757F"/>
    <w:rsid w:val="007E0FB8"/>
    <w:rsid w:val="007E14E6"/>
    <w:rsid w:val="007E5106"/>
    <w:rsid w:val="007E75FA"/>
    <w:rsid w:val="007E779A"/>
    <w:rsid w:val="007E78B4"/>
    <w:rsid w:val="007F072E"/>
    <w:rsid w:val="007F0F24"/>
    <w:rsid w:val="007F10D4"/>
    <w:rsid w:val="007F2122"/>
    <w:rsid w:val="007F31BF"/>
    <w:rsid w:val="007F3CB9"/>
    <w:rsid w:val="007F7970"/>
    <w:rsid w:val="00800424"/>
    <w:rsid w:val="008009EB"/>
    <w:rsid w:val="00800C7F"/>
    <w:rsid w:val="00800D6B"/>
    <w:rsid w:val="008012D0"/>
    <w:rsid w:val="008018E2"/>
    <w:rsid w:val="00805E10"/>
    <w:rsid w:val="00806CC1"/>
    <w:rsid w:val="00811243"/>
    <w:rsid w:val="00811473"/>
    <w:rsid w:val="00811CB0"/>
    <w:rsid w:val="00812B87"/>
    <w:rsid w:val="00812C82"/>
    <w:rsid w:val="00814529"/>
    <w:rsid w:val="00815881"/>
    <w:rsid w:val="00815C39"/>
    <w:rsid w:val="00816639"/>
    <w:rsid w:val="00816AD1"/>
    <w:rsid w:val="0082175F"/>
    <w:rsid w:val="00823B59"/>
    <w:rsid w:val="00826670"/>
    <w:rsid w:val="008279C7"/>
    <w:rsid w:val="00827E1E"/>
    <w:rsid w:val="008300AB"/>
    <w:rsid w:val="008307F3"/>
    <w:rsid w:val="00830B58"/>
    <w:rsid w:val="008314C5"/>
    <w:rsid w:val="008328BE"/>
    <w:rsid w:val="00832DEE"/>
    <w:rsid w:val="008340B8"/>
    <w:rsid w:val="00834C08"/>
    <w:rsid w:val="00834E70"/>
    <w:rsid w:val="0083579A"/>
    <w:rsid w:val="00835F0A"/>
    <w:rsid w:val="00836D06"/>
    <w:rsid w:val="0083775F"/>
    <w:rsid w:val="008379D3"/>
    <w:rsid w:val="00840F6F"/>
    <w:rsid w:val="00841174"/>
    <w:rsid w:val="0084175E"/>
    <w:rsid w:val="0084264F"/>
    <w:rsid w:val="00843334"/>
    <w:rsid w:val="00844106"/>
    <w:rsid w:val="00845C98"/>
    <w:rsid w:val="00846BA4"/>
    <w:rsid w:val="00850AF2"/>
    <w:rsid w:val="0085131F"/>
    <w:rsid w:val="00851866"/>
    <w:rsid w:val="00852237"/>
    <w:rsid w:val="008528FE"/>
    <w:rsid w:val="00852B2B"/>
    <w:rsid w:val="0085347F"/>
    <w:rsid w:val="00854D58"/>
    <w:rsid w:val="00856066"/>
    <w:rsid w:val="00856C53"/>
    <w:rsid w:val="00860082"/>
    <w:rsid w:val="008613ED"/>
    <w:rsid w:val="008621AA"/>
    <w:rsid w:val="00862B2F"/>
    <w:rsid w:val="0086365E"/>
    <w:rsid w:val="008636E7"/>
    <w:rsid w:val="00864AF1"/>
    <w:rsid w:val="008653E5"/>
    <w:rsid w:val="00865FB2"/>
    <w:rsid w:val="00867B0F"/>
    <w:rsid w:val="00871094"/>
    <w:rsid w:val="0087263A"/>
    <w:rsid w:val="0087366B"/>
    <w:rsid w:val="00874014"/>
    <w:rsid w:val="00875878"/>
    <w:rsid w:val="00875A0D"/>
    <w:rsid w:val="00876DDD"/>
    <w:rsid w:val="00877881"/>
    <w:rsid w:val="0087EF31"/>
    <w:rsid w:val="00880702"/>
    <w:rsid w:val="00880854"/>
    <w:rsid w:val="008820B5"/>
    <w:rsid w:val="008830BA"/>
    <w:rsid w:val="008830C4"/>
    <w:rsid w:val="00883E70"/>
    <w:rsid w:val="008854D2"/>
    <w:rsid w:val="00885531"/>
    <w:rsid w:val="008858ED"/>
    <w:rsid w:val="00885C1D"/>
    <w:rsid w:val="00886166"/>
    <w:rsid w:val="008868F2"/>
    <w:rsid w:val="00887BB4"/>
    <w:rsid w:val="00893429"/>
    <w:rsid w:val="0089375C"/>
    <w:rsid w:val="00895134"/>
    <w:rsid w:val="0089664F"/>
    <w:rsid w:val="008976DE"/>
    <w:rsid w:val="00897C76"/>
    <w:rsid w:val="008A115B"/>
    <w:rsid w:val="008A384F"/>
    <w:rsid w:val="008A41AF"/>
    <w:rsid w:val="008A5100"/>
    <w:rsid w:val="008A5E1D"/>
    <w:rsid w:val="008A6066"/>
    <w:rsid w:val="008A71CD"/>
    <w:rsid w:val="008A794F"/>
    <w:rsid w:val="008A7A75"/>
    <w:rsid w:val="008B1432"/>
    <w:rsid w:val="008B1C83"/>
    <w:rsid w:val="008B2999"/>
    <w:rsid w:val="008B308E"/>
    <w:rsid w:val="008B3AAE"/>
    <w:rsid w:val="008B418A"/>
    <w:rsid w:val="008B47C0"/>
    <w:rsid w:val="008B5353"/>
    <w:rsid w:val="008B5E82"/>
    <w:rsid w:val="008B7ABA"/>
    <w:rsid w:val="008C2825"/>
    <w:rsid w:val="008C3326"/>
    <w:rsid w:val="008C33A2"/>
    <w:rsid w:val="008C4EA2"/>
    <w:rsid w:val="008C5007"/>
    <w:rsid w:val="008C5F7C"/>
    <w:rsid w:val="008C6E54"/>
    <w:rsid w:val="008C726A"/>
    <w:rsid w:val="008C7637"/>
    <w:rsid w:val="008C78C0"/>
    <w:rsid w:val="008C78FE"/>
    <w:rsid w:val="008C7A21"/>
    <w:rsid w:val="008C7D3D"/>
    <w:rsid w:val="008C7F77"/>
    <w:rsid w:val="008C7FFD"/>
    <w:rsid w:val="008D0DE7"/>
    <w:rsid w:val="008D1650"/>
    <w:rsid w:val="008D1F51"/>
    <w:rsid w:val="008D48BC"/>
    <w:rsid w:val="008E0165"/>
    <w:rsid w:val="008E16FB"/>
    <w:rsid w:val="008E265A"/>
    <w:rsid w:val="008E4B36"/>
    <w:rsid w:val="008E5950"/>
    <w:rsid w:val="008E5DED"/>
    <w:rsid w:val="008E61E2"/>
    <w:rsid w:val="008E6D7C"/>
    <w:rsid w:val="008F3891"/>
    <w:rsid w:val="008F6385"/>
    <w:rsid w:val="008F68FF"/>
    <w:rsid w:val="008F6F75"/>
    <w:rsid w:val="008F78F0"/>
    <w:rsid w:val="008F7FA1"/>
    <w:rsid w:val="0090079D"/>
    <w:rsid w:val="00906A56"/>
    <w:rsid w:val="00906E69"/>
    <w:rsid w:val="00907081"/>
    <w:rsid w:val="00907715"/>
    <w:rsid w:val="00910ACA"/>
    <w:rsid w:val="009112A7"/>
    <w:rsid w:val="00911AB2"/>
    <w:rsid w:val="00912E50"/>
    <w:rsid w:val="00913012"/>
    <w:rsid w:val="00913EAA"/>
    <w:rsid w:val="00914285"/>
    <w:rsid w:val="0091499B"/>
    <w:rsid w:val="009152ED"/>
    <w:rsid w:val="00915EC2"/>
    <w:rsid w:val="009161C9"/>
    <w:rsid w:val="00917FB1"/>
    <w:rsid w:val="0092163F"/>
    <w:rsid w:val="00921A97"/>
    <w:rsid w:val="009231C5"/>
    <w:rsid w:val="0092573F"/>
    <w:rsid w:val="00926A25"/>
    <w:rsid w:val="00927BD8"/>
    <w:rsid w:val="00927BE7"/>
    <w:rsid w:val="00927ED2"/>
    <w:rsid w:val="009311E8"/>
    <w:rsid w:val="00932AF2"/>
    <w:rsid w:val="00932B7A"/>
    <w:rsid w:val="00932E4E"/>
    <w:rsid w:val="00933575"/>
    <w:rsid w:val="00934610"/>
    <w:rsid w:val="00934D5F"/>
    <w:rsid w:val="00937095"/>
    <w:rsid w:val="0093751E"/>
    <w:rsid w:val="00940543"/>
    <w:rsid w:val="009408E2"/>
    <w:rsid w:val="0094093A"/>
    <w:rsid w:val="009413BE"/>
    <w:rsid w:val="009417D0"/>
    <w:rsid w:val="0094596B"/>
    <w:rsid w:val="0094608C"/>
    <w:rsid w:val="0094631A"/>
    <w:rsid w:val="00946843"/>
    <w:rsid w:val="00946D54"/>
    <w:rsid w:val="00947864"/>
    <w:rsid w:val="009501F3"/>
    <w:rsid w:val="009503E4"/>
    <w:rsid w:val="009508FD"/>
    <w:rsid w:val="0095145E"/>
    <w:rsid w:val="0095364F"/>
    <w:rsid w:val="00953D05"/>
    <w:rsid w:val="009547B1"/>
    <w:rsid w:val="00954D61"/>
    <w:rsid w:val="00954F6A"/>
    <w:rsid w:val="009558FE"/>
    <w:rsid w:val="009559C3"/>
    <w:rsid w:val="00956905"/>
    <w:rsid w:val="00957A51"/>
    <w:rsid w:val="00960832"/>
    <w:rsid w:val="00961433"/>
    <w:rsid w:val="009670DE"/>
    <w:rsid w:val="00970B09"/>
    <w:rsid w:val="00971F9E"/>
    <w:rsid w:val="009728E7"/>
    <w:rsid w:val="00976D3B"/>
    <w:rsid w:val="0097735B"/>
    <w:rsid w:val="009778E5"/>
    <w:rsid w:val="00981872"/>
    <w:rsid w:val="009829FE"/>
    <w:rsid w:val="00984EA0"/>
    <w:rsid w:val="00985AC3"/>
    <w:rsid w:val="00991981"/>
    <w:rsid w:val="009933AE"/>
    <w:rsid w:val="00993B76"/>
    <w:rsid w:val="00993D5A"/>
    <w:rsid w:val="00994D03"/>
    <w:rsid w:val="0099579C"/>
    <w:rsid w:val="0099643A"/>
    <w:rsid w:val="00996BE6"/>
    <w:rsid w:val="009971FA"/>
    <w:rsid w:val="0099750F"/>
    <w:rsid w:val="009A0345"/>
    <w:rsid w:val="009A09B4"/>
    <w:rsid w:val="009A4ACB"/>
    <w:rsid w:val="009A4AE8"/>
    <w:rsid w:val="009A4F07"/>
    <w:rsid w:val="009A55AC"/>
    <w:rsid w:val="009A79BF"/>
    <w:rsid w:val="009A7C42"/>
    <w:rsid w:val="009B05EB"/>
    <w:rsid w:val="009B16A6"/>
    <w:rsid w:val="009B1F55"/>
    <w:rsid w:val="009B2710"/>
    <w:rsid w:val="009B2C31"/>
    <w:rsid w:val="009B2E01"/>
    <w:rsid w:val="009B30E2"/>
    <w:rsid w:val="009B38A0"/>
    <w:rsid w:val="009B462A"/>
    <w:rsid w:val="009B515A"/>
    <w:rsid w:val="009B52B9"/>
    <w:rsid w:val="009C1238"/>
    <w:rsid w:val="009C1389"/>
    <w:rsid w:val="009C4D04"/>
    <w:rsid w:val="009C74D9"/>
    <w:rsid w:val="009D03BE"/>
    <w:rsid w:val="009D1539"/>
    <w:rsid w:val="009D19CF"/>
    <w:rsid w:val="009D1FEA"/>
    <w:rsid w:val="009D32B0"/>
    <w:rsid w:val="009D43B5"/>
    <w:rsid w:val="009D57DE"/>
    <w:rsid w:val="009D7742"/>
    <w:rsid w:val="009D7B96"/>
    <w:rsid w:val="009E12F6"/>
    <w:rsid w:val="009E2AF1"/>
    <w:rsid w:val="009E491C"/>
    <w:rsid w:val="009E579C"/>
    <w:rsid w:val="009E6347"/>
    <w:rsid w:val="009E6BDE"/>
    <w:rsid w:val="009E6E0C"/>
    <w:rsid w:val="009F00B7"/>
    <w:rsid w:val="009F1406"/>
    <w:rsid w:val="009F2D67"/>
    <w:rsid w:val="009F5D51"/>
    <w:rsid w:val="009F61C6"/>
    <w:rsid w:val="009F7095"/>
    <w:rsid w:val="009F7A60"/>
    <w:rsid w:val="009F7B73"/>
    <w:rsid w:val="009F7F2E"/>
    <w:rsid w:val="00A005FC"/>
    <w:rsid w:val="00A01431"/>
    <w:rsid w:val="00A0204F"/>
    <w:rsid w:val="00A02650"/>
    <w:rsid w:val="00A04BF8"/>
    <w:rsid w:val="00A05182"/>
    <w:rsid w:val="00A058BB"/>
    <w:rsid w:val="00A06395"/>
    <w:rsid w:val="00A1001D"/>
    <w:rsid w:val="00A10679"/>
    <w:rsid w:val="00A10EC8"/>
    <w:rsid w:val="00A11D61"/>
    <w:rsid w:val="00A12481"/>
    <w:rsid w:val="00A13C7D"/>
    <w:rsid w:val="00A1434B"/>
    <w:rsid w:val="00A16075"/>
    <w:rsid w:val="00A172FB"/>
    <w:rsid w:val="00A17D09"/>
    <w:rsid w:val="00A20970"/>
    <w:rsid w:val="00A21352"/>
    <w:rsid w:val="00A228FB"/>
    <w:rsid w:val="00A2469F"/>
    <w:rsid w:val="00A2476F"/>
    <w:rsid w:val="00A255AD"/>
    <w:rsid w:val="00A26B9F"/>
    <w:rsid w:val="00A2743F"/>
    <w:rsid w:val="00A30177"/>
    <w:rsid w:val="00A314FE"/>
    <w:rsid w:val="00A32932"/>
    <w:rsid w:val="00A347E8"/>
    <w:rsid w:val="00A358D1"/>
    <w:rsid w:val="00A35ED6"/>
    <w:rsid w:val="00A3701F"/>
    <w:rsid w:val="00A40990"/>
    <w:rsid w:val="00A41E46"/>
    <w:rsid w:val="00A4280F"/>
    <w:rsid w:val="00A440FE"/>
    <w:rsid w:val="00A46D80"/>
    <w:rsid w:val="00A47025"/>
    <w:rsid w:val="00A50E8B"/>
    <w:rsid w:val="00A52152"/>
    <w:rsid w:val="00A521A9"/>
    <w:rsid w:val="00A528EA"/>
    <w:rsid w:val="00A54C0B"/>
    <w:rsid w:val="00A55A18"/>
    <w:rsid w:val="00A566E9"/>
    <w:rsid w:val="00A56B97"/>
    <w:rsid w:val="00A6088C"/>
    <w:rsid w:val="00A60A88"/>
    <w:rsid w:val="00A60BD3"/>
    <w:rsid w:val="00A61E58"/>
    <w:rsid w:val="00A6236C"/>
    <w:rsid w:val="00A62749"/>
    <w:rsid w:val="00A64940"/>
    <w:rsid w:val="00A66334"/>
    <w:rsid w:val="00A663CB"/>
    <w:rsid w:val="00A66810"/>
    <w:rsid w:val="00A6744C"/>
    <w:rsid w:val="00A72618"/>
    <w:rsid w:val="00A73CE9"/>
    <w:rsid w:val="00A76E22"/>
    <w:rsid w:val="00A77EB8"/>
    <w:rsid w:val="00A81111"/>
    <w:rsid w:val="00A82088"/>
    <w:rsid w:val="00A821DC"/>
    <w:rsid w:val="00A82B13"/>
    <w:rsid w:val="00A830D2"/>
    <w:rsid w:val="00A835D5"/>
    <w:rsid w:val="00A8428B"/>
    <w:rsid w:val="00A84470"/>
    <w:rsid w:val="00A85F8F"/>
    <w:rsid w:val="00A91917"/>
    <w:rsid w:val="00A9310B"/>
    <w:rsid w:val="00A93693"/>
    <w:rsid w:val="00A94236"/>
    <w:rsid w:val="00A95B19"/>
    <w:rsid w:val="00A95F7F"/>
    <w:rsid w:val="00A96553"/>
    <w:rsid w:val="00A96B2D"/>
    <w:rsid w:val="00A96C05"/>
    <w:rsid w:val="00A974BC"/>
    <w:rsid w:val="00AA03AA"/>
    <w:rsid w:val="00AA0413"/>
    <w:rsid w:val="00AA06D1"/>
    <w:rsid w:val="00AA0813"/>
    <w:rsid w:val="00AA0D1D"/>
    <w:rsid w:val="00AA1EE2"/>
    <w:rsid w:val="00AA5B2E"/>
    <w:rsid w:val="00AA5DDA"/>
    <w:rsid w:val="00AA5F12"/>
    <w:rsid w:val="00AA6087"/>
    <w:rsid w:val="00AA624F"/>
    <w:rsid w:val="00AA69AD"/>
    <w:rsid w:val="00AA7245"/>
    <w:rsid w:val="00AA79D5"/>
    <w:rsid w:val="00AB0246"/>
    <w:rsid w:val="00AB18FC"/>
    <w:rsid w:val="00AB2996"/>
    <w:rsid w:val="00AB2C88"/>
    <w:rsid w:val="00AB3759"/>
    <w:rsid w:val="00AB3FB6"/>
    <w:rsid w:val="00AB4095"/>
    <w:rsid w:val="00AB680C"/>
    <w:rsid w:val="00AB79E0"/>
    <w:rsid w:val="00AC047E"/>
    <w:rsid w:val="00AC0BB4"/>
    <w:rsid w:val="00AC23F9"/>
    <w:rsid w:val="00AC25D3"/>
    <w:rsid w:val="00AC3BF1"/>
    <w:rsid w:val="00AC4B62"/>
    <w:rsid w:val="00AC5738"/>
    <w:rsid w:val="00AD02F3"/>
    <w:rsid w:val="00AD21BC"/>
    <w:rsid w:val="00AD41D4"/>
    <w:rsid w:val="00AD5688"/>
    <w:rsid w:val="00AD7076"/>
    <w:rsid w:val="00AE180E"/>
    <w:rsid w:val="00AE1C28"/>
    <w:rsid w:val="00AE3B0D"/>
    <w:rsid w:val="00AE5B0F"/>
    <w:rsid w:val="00AE5C93"/>
    <w:rsid w:val="00AE7751"/>
    <w:rsid w:val="00AE7B5B"/>
    <w:rsid w:val="00AE7C4D"/>
    <w:rsid w:val="00AE7E5A"/>
    <w:rsid w:val="00AF1CB9"/>
    <w:rsid w:val="00AF2F52"/>
    <w:rsid w:val="00AF3E98"/>
    <w:rsid w:val="00AF4DCB"/>
    <w:rsid w:val="00AF4FAF"/>
    <w:rsid w:val="00AF50E9"/>
    <w:rsid w:val="00AF51E3"/>
    <w:rsid w:val="00AF57E9"/>
    <w:rsid w:val="00AF65B7"/>
    <w:rsid w:val="00B005AA"/>
    <w:rsid w:val="00B01081"/>
    <w:rsid w:val="00B018EE"/>
    <w:rsid w:val="00B02CB6"/>
    <w:rsid w:val="00B03F8A"/>
    <w:rsid w:val="00B04DB2"/>
    <w:rsid w:val="00B05F3C"/>
    <w:rsid w:val="00B0723A"/>
    <w:rsid w:val="00B07799"/>
    <w:rsid w:val="00B1175F"/>
    <w:rsid w:val="00B12DEE"/>
    <w:rsid w:val="00B144FD"/>
    <w:rsid w:val="00B14C57"/>
    <w:rsid w:val="00B1632E"/>
    <w:rsid w:val="00B22709"/>
    <w:rsid w:val="00B23EA2"/>
    <w:rsid w:val="00B240E7"/>
    <w:rsid w:val="00B2439F"/>
    <w:rsid w:val="00B245B4"/>
    <w:rsid w:val="00B27B3B"/>
    <w:rsid w:val="00B27DBB"/>
    <w:rsid w:val="00B301A5"/>
    <w:rsid w:val="00B30D94"/>
    <w:rsid w:val="00B3469C"/>
    <w:rsid w:val="00B34897"/>
    <w:rsid w:val="00B35441"/>
    <w:rsid w:val="00B357D0"/>
    <w:rsid w:val="00B36CED"/>
    <w:rsid w:val="00B37C80"/>
    <w:rsid w:val="00B40578"/>
    <w:rsid w:val="00B40B2D"/>
    <w:rsid w:val="00B40C8D"/>
    <w:rsid w:val="00B414BC"/>
    <w:rsid w:val="00B417FC"/>
    <w:rsid w:val="00B434E2"/>
    <w:rsid w:val="00B46D99"/>
    <w:rsid w:val="00B51098"/>
    <w:rsid w:val="00B52500"/>
    <w:rsid w:val="00B5278B"/>
    <w:rsid w:val="00B528CC"/>
    <w:rsid w:val="00B52B8C"/>
    <w:rsid w:val="00B544B0"/>
    <w:rsid w:val="00B54836"/>
    <w:rsid w:val="00B548A0"/>
    <w:rsid w:val="00B619F9"/>
    <w:rsid w:val="00B62C08"/>
    <w:rsid w:val="00B657DE"/>
    <w:rsid w:val="00B67B2E"/>
    <w:rsid w:val="00B70C8F"/>
    <w:rsid w:val="00B717CC"/>
    <w:rsid w:val="00B72BC8"/>
    <w:rsid w:val="00B74C99"/>
    <w:rsid w:val="00B755C7"/>
    <w:rsid w:val="00B77C7C"/>
    <w:rsid w:val="00B815A9"/>
    <w:rsid w:val="00B82429"/>
    <w:rsid w:val="00B835F3"/>
    <w:rsid w:val="00B836ED"/>
    <w:rsid w:val="00B83B12"/>
    <w:rsid w:val="00B83B1D"/>
    <w:rsid w:val="00B8646D"/>
    <w:rsid w:val="00B87BFE"/>
    <w:rsid w:val="00B911EE"/>
    <w:rsid w:val="00B9125F"/>
    <w:rsid w:val="00B91D28"/>
    <w:rsid w:val="00B93898"/>
    <w:rsid w:val="00B93D10"/>
    <w:rsid w:val="00B95F36"/>
    <w:rsid w:val="00B962D5"/>
    <w:rsid w:val="00B97D13"/>
    <w:rsid w:val="00BA2AB1"/>
    <w:rsid w:val="00BA3522"/>
    <w:rsid w:val="00BA3CC0"/>
    <w:rsid w:val="00BA4934"/>
    <w:rsid w:val="00BA5DA4"/>
    <w:rsid w:val="00BB0184"/>
    <w:rsid w:val="00BB0A79"/>
    <w:rsid w:val="00BB1405"/>
    <w:rsid w:val="00BB3A05"/>
    <w:rsid w:val="00BB3DFD"/>
    <w:rsid w:val="00BB5A31"/>
    <w:rsid w:val="00BB7E57"/>
    <w:rsid w:val="00BC0F7B"/>
    <w:rsid w:val="00BC1D56"/>
    <w:rsid w:val="00BC39E7"/>
    <w:rsid w:val="00BC3D56"/>
    <w:rsid w:val="00BC6571"/>
    <w:rsid w:val="00BC6633"/>
    <w:rsid w:val="00BC676E"/>
    <w:rsid w:val="00BC6A94"/>
    <w:rsid w:val="00BC6C5A"/>
    <w:rsid w:val="00BC7103"/>
    <w:rsid w:val="00BC7FCA"/>
    <w:rsid w:val="00BD1462"/>
    <w:rsid w:val="00BD1B5D"/>
    <w:rsid w:val="00BD5775"/>
    <w:rsid w:val="00BE0245"/>
    <w:rsid w:val="00BE0539"/>
    <w:rsid w:val="00BE05EC"/>
    <w:rsid w:val="00BE19E9"/>
    <w:rsid w:val="00BE2093"/>
    <w:rsid w:val="00BE2775"/>
    <w:rsid w:val="00BE5D66"/>
    <w:rsid w:val="00BE69FB"/>
    <w:rsid w:val="00BE6DC4"/>
    <w:rsid w:val="00BE7465"/>
    <w:rsid w:val="00BE76F6"/>
    <w:rsid w:val="00BE7DD5"/>
    <w:rsid w:val="00BF09DB"/>
    <w:rsid w:val="00BF0ADC"/>
    <w:rsid w:val="00BF23E6"/>
    <w:rsid w:val="00BF2932"/>
    <w:rsid w:val="00BF2F13"/>
    <w:rsid w:val="00BF3F9D"/>
    <w:rsid w:val="00BF638D"/>
    <w:rsid w:val="00BF6A34"/>
    <w:rsid w:val="00C00470"/>
    <w:rsid w:val="00C016EB"/>
    <w:rsid w:val="00C01D0B"/>
    <w:rsid w:val="00C05AB3"/>
    <w:rsid w:val="00C05D8B"/>
    <w:rsid w:val="00C1110A"/>
    <w:rsid w:val="00C151C2"/>
    <w:rsid w:val="00C15437"/>
    <w:rsid w:val="00C205BA"/>
    <w:rsid w:val="00C20D7C"/>
    <w:rsid w:val="00C21919"/>
    <w:rsid w:val="00C226ED"/>
    <w:rsid w:val="00C229B2"/>
    <w:rsid w:val="00C23CF4"/>
    <w:rsid w:val="00C25F83"/>
    <w:rsid w:val="00C26219"/>
    <w:rsid w:val="00C26225"/>
    <w:rsid w:val="00C26B11"/>
    <w:rsid w:val="00C26C4E"/>
    <w:rsid w:val="00C27A3C"/>
    <w:rsid w:val="00C27F8A"/>
    <w:rsid w:val="00C3071B"/>
    <w:rsid w:val="00C3077E"/>
    <w:rsid w:val="00C33085"/>
    <w:rsid w:val="00C33445"/>
    <w:rsid w:val="00C35472"/>
    <w:rsid w:val="00C368B6"/>
    <w:rsid w:val="00C368BE"/>
    <w:rsid w:val="00C37B35"/>
    <w:rsid w:val="00C37DB5"/>
    <w:rsid w:val="00C4004B"/>
    <w:rsid w:val="00C40171"/>
    <w:rsid w:val="00C40500"/>
    <w:rsid w:val="00C408A6"/>
    <w:rsid w:val="00C40A64"/>
    <w:rsid w:val="00C40A91"/>
    <w:rsid w:val="00C431A4"/>
    <w:rsid w:val="00C4377B"/>
    <w:rsid w:val="00C437DB"/>
    <w:rsid w:val="00C4440A"/>
    <w:rsid w:val="00C4449E"/>
    <w:rsid w:val="00C44728"/>
    <w:rsid w:val="00C45488"/>
    <w:rsid w:val="00C45D39"/>
    <w:rsid w:val="00C4736C"/>
    <w:rsid w:val="00C47375"/>
    <w:rsid w:val="00C477C9"/>
    <w:rsid w:val="00C47904"/>
    <w:rsid w:val="00C50DB2"/>
    <w:rsid w:val="00C52529"/>
    <w:rsid w:val="00C52AAC"/>
    <w:rsid w:val="00C53C63"/>
    <w:rsid w:val="00C548D2"/>
    <w:rsid w:val="00C55472"/>
    <w:rsid w:val="00C55CB1"/>
    <w:rsid w:val="00C55EFC"/>
    <w:rsid w:val="00C5606A"/>
    <w:rsid w:val="00C56D7F"/>
    <w:rsid w:val="00C574FF"/>
    <w:rsid w:val="00C576EE"/>
    <w:rsid w:val="00C60462"/>
    <w:rsid w:val="00C60F1B"/>
    <w:rsid w:val="00C614B0"/>
    <w:rsid w:val="00C62820"/>
    <w:rsid w:val="00C64042"/>
    <w:rsid w:val="00C640F5"/>
    <w:rsid w:val="00C65278"/>
    <w:rsid w:val="00C665E0"/>
    <w:rsid w:val="00C671BF"/>
    <w:rsid w:val="00C67A15"/>
    <w:rsid w:val="00C67E1C"/>
    <w:rsid w:val="00C70461"/>
    <w:rsid w:val="00C724E6"/>
    <w:rsid w:val="00C732F6"/>
    <w:rsid w:val="00C7439C"/>
    <w:rsid w:val="00C75B80"/>
    <w:rsid w:val="00C7694E"/>
    <w:rsid w:val="00C771AD"/>
    <w:rsid w:val="00C77267"/>
    <w:rsid w:val="00C77EE0"/>
    <w:rsid w:val="00C80A4B"/>
    <w:rsid w:val="00C81839"/>
    <w:rsid w:val="00C81E6E"/>
    <w:rsid w:val="00C82B2C"/>
    <w:rsid w:val="00C835FB"/>
    <w:rsid w:val="00C8386B"/>
    <w:rsid w:val="00C86466"/>
    <w:rsid w:val="00C86661"/>
    <w:rsid w:val="00C86808"/>
    <w:rsid w:val="00C8761B"/>
    <w:rsid w:val="00C87B8C"/>
    <w:rsid w:val="00C87F96"/>
    <w:rsid w:val="00C90A53"/>
    <w:rsid w:val="00C90E2A"/>
    <w:rsid w:val="00C91C56"/>
    <w:rsid w:val="00C92AAE"/>
    <w:rsid w:val="00C96EBA"/>
    <w:rsid w:val="00C976DC"/>
    <w:rsid w:val="00CA0ABE"/>
    <w:rsid w:val="00CA0F27"/>
    <w:rsid w:val="00CA1290"/>
    <w:rsid w:val="00CA24C2"/>
    <w:rsid w:val="00CA29A2"/>
    <w:rsid w:val="00CA3DC8"/>
    <w:rsid w:val="00CA57EF"/>
    <w:rsid w:val="00CA6A19"/>
    <w:rsid w:val="00CB0138"/>
    <w:rsid w:val="00CB0E05"/>
    <w:rsid w:val="00CB104E"/>
    <w:rsid w:val="00CB30B1"/>
    <w:rsid w:val="00CB5EF8"/>
    <w:rsid w:val="00CB6B6A"/>
    <w:rsid w:val="00CB7DA6"/>
    <w:rsid w:val="00CB7FA9"/>
    <w:rsid w:val="00CC15DC"/>
    <w:rsid w:val="00CC1683"/>
    <w:rsid w:val="00CC22AC"/>
    <w:rsid w:val="00CC2FCD"/>
    <w:rsid w:val="00CC36E7"/>
    <w:rsid w:val="00CC39A0"/>
    <w:rsid w:val="00CC3BD7"/>
    <w:rsid w:val="00CC516F"/>
    <w:rsid w:val="00CC565F"/>
    <w:rsid w:val="00CC623D"/>
    <w:rsid w:val="00CD0739"/>
    <w:rsid w:val="00CD083A"/>
    <w:rsid w:val="00CD218C"/>
    <w:rsid w:val="00CD3073"/>
    <w:rsid w:val="00CD51AD"/>
    <w:rsid w:val="00CD5864"/>
    <w:rsid w:val="00CD5DF5"/>
    <w:rsid w:val="00CD6B4E"/>
    <w:rsid w:val="00CE186C"/>
    <w:rsid w:val="00CE1896"/>
    <w:rsid w:val="00CE25A0"/>
    <w:rsid w:val="00CE28C5"/>
    <w:rsid w:val="00CE2E8C"/>
    <w:rsid w:val="00CE5A45"/>
    <w:rsid w:val="00CE6760"/>
    <w:rsid w:val="00CE7063"/>
    <w:rsid w:val="00CE706F"/>
    <w:rsid w:val="00CE7D5E"/>
    <w:rsid w:val="00CF0000"/>
    <w:rsid w:val="00CF1ECC"/>
    <w:rsid w:val="00CF2320"/>
    <w:rsid w:val="00CF507E"/>
    <w:rsid w:val="00CF53E8"/>
    <w:rsid w:val="00CF60BF"/>
    <w:rsid w:val="00CF62AE"/>
    <w:rsid w:val="00CF6DC4"/>
    <w:rsid w:val="00CF7961"/>
    <w:rsid w:val="00D0016C"/>
    <w:rsid w:val="00D027C9"/>
    <w:rsid w:val="00D02FE0"/>
    <w:rsid w:val="00D0343B"/>
    <w:rsid w:val="00D04B01"/>
    <w:rsid w:val="00D10C78"/>
    <w:rsid w:val="00D11E5F"/>
    <w:rsid w:val="00D12CD9"/>
    <w:rsid w:val="00D12D41"/>
    <w:rsid w:val="00D12D99"/>
    <w:rsid w:val="00D13550"/>
    <w:rsid w:val="00D13791"/>
    <w:rsid w:val="00D14EFB"/>
    <w:rsid w:val="00D15116"/>
    <w:rsid w:val="00D15285"/>
    <w:rsid w:val="00D16318"/>
    <w:rsid w:val="00D200FC"/>
    <w:rsid w:val="00D23B19"/>
    <w:rsid w:val="00D23F5F"/>
    <w:rsid w:val="00D26C13"/>
    <w:rsid w:val="00D273B8"/>
    <w:rsid w:val="00D277F0"/>
    <w:rsid w:val="00D27CFE"/>
    <w:rsid w:val="00D31487"/>
    <w:rsid w:val="00D31DD5"/>
    <w:rsid w:val="00D331F2"/>
    <w:rsid w:val="00D333D0"/>
    <w:rsid w:val="00D34207"/>
    <w:rsid w:val="00D34531"/>
    <w:rsid w:val="00D362AF"/>
    <w:rsid w:val="00D363E3"/>
    <w:rsid w:val="00D37183"/>
    <w:rsid w:val="00D41A45"/>
    <w:rsid w:val="00D428A0"/>
    <w:rsid w:val="00D452E9"/>
    <w:rsid w:val="00D455CD"/>
    <w:rsid w:val="00D46271"/>
    <w:rsid w:val="00D462E8"/>
    <w:rsid w:val="00D471BA"/>
    <w:rsid w:val="00D4749B"/>
    <w:rsid w:val="00D47622"/>
    <w:rsid w:val="00D51919"/>
    <w:rsid w:val="00D52EF9"/>
    <w:rsid w:val="00D5362A"/>
    <w:rsid w:val="00D537BB"/>
    <w:rsid w:val="00D5445C"/>
    <w:rsid w:val="00D558EC"/>
    <w:rsid w:val="00D55B35"/>
    <w:rsid w:val="00D55FD6"/>
    <w:rsid w:val="00D60222"/>
    <w:rsid w:val="00D612D5"/>
    <w:rsid w:val="00D6221B"/>
    <w:rsid w:val="00D62DAD"/>
    <w:rsid w:val="00D63082"/>
    <w:rsid w:val="00D6492D"/>
    <w:rsid w:val="00D65012"/>
    <w:rsid w:val="00D65413"/>
    <w:rsid w:val="00D669D8"/>
    <w:rsid w:val="00D67352"/>
    <w:rsid w:val="00D71262"/>
    <w:rsid w:val="00D7146C"/>
    <w:rsid w:val="00D72A39"/>
    <w:rsid w:val="00D74C74"/>
    <w:rsid w:val="00D75554"/>
    <w:rsid w:val="00D77B6D"/>
    <w:rsid w:val="00D77BC6"/>
    <w:rsid w:val="00D83212"/>
    <w:rsid w:val="00D83723"/>
    <w:rsid w:val="00D84694"/>
    <w:rsid w:val="00D85398"/>
    <w:rsid w:val="00D8679C"/>
    <w:rsid w:val="00D87324"/>
    <w:rsid w:val="00D87D82"/>
    <w:rsid w:val="00D91C50"/>
    <w:rsid w:val="00D92523"/>
    <w:rsid w:val="00D928C2"/>
    <w:rsid w:val="00D92FB5"/>
    <w:rsid w:val="00D93626"/>
    <w:rsid w:val="00D93804"/>
    <w:rsid w:val="00D94F99"/>
    <w:rsid w:val="00D95D1C"/>
    <w:rsid w:val="00D96088"/>
    <w:rsid w:val="00D96C8B"/>
    <w:rsid w:val="00DA12F9"/>
    <w:rsid w:val="00DA168D"/>
    <w:rsid w:val="00DA1F51"/>
    <w:rsid w:val="00DA29BA"/>
    <w:rsid w:val="00DA31F6"/>
    <w:rsid w:val="00DA4096"/>
    <w:rsid w:val="00DA4518"/>
    <w:rsid w:val="00DA53E6"/>
    <w:rsid w:val="00DB194D"/>
    <w:rsid w:val="00DB19D3"/>
    <w:rsid w:val="00DB393E"/>
    <w:rsid w:val="00DC0E4C"/>
    <w:rsid w:val="00DC201D"/>
    <w:rsid w:val="00DC23F8"/>
    <w:rsid w:val="00DC2B07"/>
    <w:rsid w:val="00DC34C1"/>
    <w:rsid w:val="00DC44CB"/>
    <w:rsid w:val="00DC5D20"/>
    <w:rsid w:val="00DC6871"/>
    <w:rsid w:val="00DC70F0"/>
    <w:rsid w:val="00DD08A9"/>
    <w:rsid w:val="00DD08AC"/>
    <w:rsid w:val="00DD19F6"/>
    <w:rsid w:val="00DD1FC3"/>
    <w:rsid w:val="00DD3608"/>
    <w:rsid w:val="00DD478D"/>
    <w:rsid w:val="00DD5486"/>
    <w:rsid w:val="00DD7589"/>
    <w:rsid w:val="00DD7B56"/>
    <w:rsid w:val="00DE03FC"/>
    <w:rsid w:val="00DE0AB1"/>
    <w:rsid w:val="00DE244F"/>
    <w:rsid w:val="00DE34A8"/>
    <w:rsid w:val="00DE36DB"/>
    <w:rsid w:val="00DE3E9F"/>
    <w:rsid w:val="00DE58C4"/>
    <w:rsid w:val="00DE5E90"/>
    <w:rsid w:val="00DE6F9F"/>
    <w:rsid w:val="00DE73AA"/>
    <w:rsid w:val="00DF0CF6"/>
    <w:rsid w:val="00DF1A0A"/>
    <w:rsid w:val="00DF347F"/>
    <w:rsid w:val="00DF480C"/>
    <w:rsid w:val="00DF513C"/>
    <w:rsid w:val="00DF5194"/>
    <w:rsid w:val="00DF5BD8"/>
    <w:rsid w:val="00E01352"/>
    <w:rsid w:val="00E04676"/>
    <w:rsid w:val="00E06D87"/>
    <w:rsid w:val="00E109B5"/>
    <w:rsid w:val="00E10A46"/>
    <w:rsid w:val="00E13035"/>
    <w:rsid w:val="00E13628"/>
    <w:rsid w:val="00E1459B"/>
    <w:rsid w:val="00E14655"/>
    <w:rsid w:val="00E14AEE"/>
    <w:rsid w:val="00E1668E"/>
    <w:rsid w:val="00E2004A"/>
    <w:rsid w:val="00E2025D"/>
    <w:rsid w:val="00E209D0"/>
    <w:rsid w:val="00E21FC3"/>
    <w:rsid w:val="00E22284"/>
    <w:rsid w:val="00E22A20"/>
    <w:rsid w:val="00E22A7B"/>
    <w:rsid w:val="00E22ED9"/>
    <w:rsid w:val="00E2373F"/>
    <w:rsid w:val="00E24636"/>
    <w:rsid w:val="00E24917"/>
    <w:rsid w:val="00E24A93"/>
    <w:rsid w:val="00E24D88"/>
    <w:rsid w:val="00E262ED"/>
    <w:rsid w:val="00E26B1B"/>
    <w:rsid w:val="00E26B6F"/>
    <w:rsid w:val="00E27774"/>
    <w:rsid w:val="00E3055C"/>
    <w:rsid w:val="00E305D0"/>
    <w:rsid w:val="00E31209"/>
    <w:rsid w:val="00E31553"/>
    <w:rsid w:val="00E3155C"/>
    <w:rsid w:val="00E325A6"/>
    <w:rsid w:val="00E33172"/>
    <w:rsid w:val="00E344ED"/>
    <w:rsid w:val="00E34DFF"/>
    <w:rsid w:val="00E34F19"/>
    <w:rsid w:val="00E362F0"/>
    <w:rsid w:val="00E379DA"/>
    <w:rsid w:val="00E41FC7"/>
    <w:rsid w:val="00E43F35"/>
    <w:rsid w:val="00E468B9"/>
    <w:rsid w:val="00E46EF9"/>
    <w:rsid w:val="00E47B33"/>
    <w:rsid w:val="00E5274C"/>
    <w:rsid w:val="00E53B91"/>
    <w:rsid w:val="00E541C0"/>
    <w:rsid w:val="00E54C66"/>
    <w:rsid w:val="00E55327"/>
    <w:rsid w:val="00E55372"/>
    <w:rsid w:val="00E60B61"/>
    <w:rsid w:val="00E60CFD"/>
    <w:rsid w:val="00E61A7A"/>
    <w:rsid w:val="00E632EC"/>
    <w:rsid w:val="00E637A8"/>
    <w:rsid w:val="00E65556"/>
    <w:rsid w:val="00E65561"/>
    <w:rsid w:val="00E65689"/>
    <w:rsid w:val="00E65CD9"/>
    <w:rsid w:val="00E67904"/>
    <w:rsid w:val="00E706B1"/>
    <w:rsid w:val="00E70783"/>
    <w:rsid w:val="00E70843"/>
    <w:rsid w:val="00E715A9"/>
    <w:rsid w:val="00E716EA"/>
    <w:rsid w:val="00E71FCC"/>
    <w:rsid w:val="00E72D98"/>
    <w:rsid w:val="00E73E78"/>
    <w:rsid w:val="00E7736E"/>
    <w:rsid w:val="00E8083D"/>
    <w:rsid w:val="00E811CC"/>
    <w:rsid w:val="00E82E6E"/>
    <w:rsid w:val="00E846D9"/>
    <w:rsid w:val="00E85709"/>
    <w:rsid w:val="00E87D7B"/>
    <w:rsid w:val="00E900CC"/>
    <w:rsid w:val="00E936A0"/>
    <w:rsid w:val="00E94B65"/>
    <w:rsid w:val="00E97260"/>
    <w:rsid w:val="00EA06D8"/>
    <w:rsid w:val="00EA5105"/>
    <w:rsid w:val="00EB1E9F"/>
    <w:rsid w:val="00EB1FAF"/>
    <w:rsid w:val="00EB2465"/>
    <w:rsid w:val="00EB2871"/>
    <w:rsid w:val="00EB2DED"/>
    <w:rsid w:val="00EB3141"/>
    <w:rsid w:val="00EB3484"/>
    <w:rsid w:val="00EB37C9"/>
    <w:rsid w:val="00EB385D"/>
    <w:rsid w:val="00EB5238"/>
    <w:rsid w:val="00EB5538"/>
    <w:rsid w:val="00EB57CB"/>
    <w:rsid w:val="00EB6906"/>
    <w:rsid w:val="00EB7563"/>
    <w:rsid w:val="00EC0087"/>
    <w:rsid w:val="00EC0752"/>
    <w:rsid w:val="00EC0AB0"/>
    <w:rsid w:val="00EC2165"/>
    <w:rsid w:val="00EC5B80"/>
    <w:rsid w:val="00EC794C"/>
    <w:rsid w:val="00EC7A79"/>
    <w:rsid w:val="00EC7A8C"/>
    <w:rsid w:val="00ED0222"/>
    <w:rsid w:val="00ED167E"/>
    <w:rsid w:val="00ED174C"/>
    <w:rsid w:val="00ED183C"/>
    <w:rsid w:val="00ED3D7A"/>
    <w:rsid w:val="00ED4467"/>
    <w:rsid w:val="00ED5459"/>
    <w:rsid w:val="00ED6C8F"/>
    <w:rsid w:val="00ED6FAE"/>
    <w:rsid w:val="00EE014A"/>
    <w:rsid w:val="00EE0EFB"/>
    <w:rsid w:val="00EE18D2"/>
    <w:rsid w:val="00EE2ADB"/>
    <w:rsid w:val="00EE52CB"/>
    <w:rsid w:val="00EE6459"/>
    <w:rsid w:val="00EE68EF"/>
    <w:rsid w:val="00EE7D56"/>
    <w:rsid w:val="00EEEAF0"/>
    <w:rsid w:val="00EF0EA4"/>
    <w:rsid w:val="00EF149A"/>
    <w:rsid w:val="00EF18BB"/>
    <w:rsid w:val="00EF2A0C"/>
    <w:rsid w:val="00EF32E9"/>
    <w:rsid w:val="00F020FF"/>
    <w:rsid w:val="00F03495"/>
    <w:rsid w:val="00F0561E"/>
    <w:rsid w:val="00F05B73"/>
    <w:rsid w:val="00F070CA"/>
    <w:rsid w:val="00F0724E"/>
    <w:rsid w:val="00F102D2"/>
    <w:rsid w:val="00F10F2D"/>
    <w:rsid w:val="00F11DB8"/>
    <w:rsid w:val="00F12138"/>
    <w:rsid w:val="00F12574"/>
    <w:rsid w:val="00F129EB"/>
    <w:rsid w:val="00F13476"/>
    <w:rsid w:val="00F13501"/>
    <w:rsid w:val="00F13C75"/>
    <w:rsid w:val="00F14DAE"/>
    <w:rsid w:val="00F14E17"/>
    <w:rsid w:val="00F16702"/>
    <w:rsid w:val="00F16E4D"/>
    <w:rsid w:val="00F20C5F"/>
    <w:rsid w:val="00F25E5D"/>
    <w:rsid w:val="00F25EDB"/>
    <w:rsid w:val="00F26DAC"/>
    <w:rsid w:val="00F275D1"/>
    <w:rsid w:val="00F30992"/>
    <w:rsid w:val="00F31240"/>
    <w:rsid w:val="00F31620"/>
    <w:rsid w:val="00F323AA"/>
    <w:rsid w:val="00F331FA"/>
    <w:rsid w:val="00F3379A"/>
    <w:rsid w:val="00F342D3"/>
    <w:rsid w:val="00F34728"/>
    <w:rsid w:val="00F3486A"/>
    <w:rsid w:val="00F372F4"/>
    <w:rsid w:val="00F406A8"/>
    <w:rsid w:val="00F47B0D"/>
    <w:rsid w:val="00F5067D"/>
    <w:rsid w:val="00F5144F"/>
    <w:rsid w:val="00F518FB"/>
    <w:rsid w:val="00F52B8B"/>
    <w:rsid w:val="00F5437C"/>
    <w:rsid w:val="00F5566B"/>
    <w:rsid w:val="00F55DC9"/>
    <w:rsid w:val="00F612C5"/>
    <w:rsid w:val="00F612F4"/>
    <w:rsid w:val="00F61B9A"/>
    <w:rsid w:val="00F645ED"/>
    <w:rsid w:val="00F65A75"/>
    <w:rsid w:val="00F67778"/>
    <w:rsid w:val="00F67953"/>
    <w:rsid w:val="00F73FDE"/>
    <w:rsid w:val="00F74318"/>
    <w:rsid w:val="00F74936"/>
    <w:rsid w:val="00F7619B"/>
    <w:rsid w:val="00F76499"/>
    <w:rsid w:val="00F77ABC"/>
    <w:rsid w:val="00F80D55"/>
    <w:rsid w:val="00F825A9"/>
    <w:rsid w:val="00F8281F"/>
    <w:rsid w:val="00F831BC"/>
    <w:rsid w:val="00F83A23"/>
    <w:rsid w:val="00F846F2"/>
    <w:rsid w:val="00F848EB"/>
    <w:rsid w:val="00F873E2"/>
    <w:rsid w:val="00F90C54"/>
    <w:rsid w:val="00F90CAC"/>
    <w:rsid w:val="00F90DFF"/>
    <w:rsid w:val="00F91BDA"/>
    <w:rsid w:val="00F923D7"/>
    <w:rsid w:val="00F93890"/>
    <w:rsid w:val="00F956D3"/>
    <w:rsid w:val="00F95A7E"/>
    <w:rsid w:val="00F95C2B"/>
    <w:rsid w:val="00F96133"/>
    <w:rsid w:val="00F96CC9"/>
    <w:rsid w:val="00F979AB"/>
    <w:rsid w:val="00FA003B"/>
    <w:rsid w:val="00FA14D0"/>
    <w:rsid w:val="00FA1631"/>
    <w:rsid w:val="00FA2663"/>
    <w:rsid w:val="00FA384A"/>
    <w:rsid w:val="00FA51B5"/>
    <w:rsid w:val="00FA51B9"/>
    <w:rsid w:val="00FA5CC9"/>
    <w:rsid w:val="00FA609A"/>
    <w:rsid w:val="00FA66D8"/>
    <w:rsid w:val="00FA717D"/>
    <w:rsid w:val="00FB01D4"/>
    <w:rsid w:val="00FB0E3E"/>
    <w:rsid w:val="00FB3796"/>
    <w:rsid w:val="00FB4E54"/>
    <w:rsid w:val="00FC0074"/>
    <w:rsid w:val="00FC1508"/>
    <w:rsid w:val="00FC4C81"/>
    <w:rsid w:val="00FC4D2A"/>
    <w:rsid w:val="00FC5599"/>
    <w:rsid w:val="00FC579B"/>
    <w:rsid w:val="00FC69A9"/>
    <w:rsid w:val="00FD1842"/>
    <w:rsid w:val="00FD2B7B"/>
    <w:rsid w:val="00FD2F5D"/>
    <w:rsid w:val="00FD354C"/>
    <w:rsid w:val="00FD37B5"/>
    <w:rsid w:val="00FD4142"/>
    <w:rsid w:val="00FD5027"/>
    <w:rsid w:val="00FD5C8C"/>
    <w:rsid w:val="00FD7A99"/>
    <w:rsid w:val="00FE0001"/>
    <w:rsid w:val="00FE0CA3"/>
    <w:rsid w:val="00FE2A2E"/>
    <w:rsid w:val="00FE381C"/>
    <w:rsid w:val="00FE4FBD"/>
    <w:rsid w:val="00FE543F"/>
    <w:rsid w:val="00FE5600"/>
    <w:rsid w:val="00FE57A6"/>
    <w:rsid w:val="00FE5EE6"/>
    <w:rsid w:val="00FE7719"/>
    <w:rsid w:val="00FE7A35"/>
    <w:rsid w:val="00FF07B0"/>
    <w:rsid w:val="00FF1495"/>
    <w:rsid w:val="00FF15C0"/>
    <w:rsid w:val="00FF167E"/>
    <w:rsid w:val="00FF1DE0"/>
    <w:rsid w:val="00FF299B"/>
    <w:rsid w:val="00FF42F5"/>
    <w:rsid w:val="00FF5763"/>
    <w:rsid w:val="00FF5D03"/>
    <w:rsid w:val="00FF62BD"/>
    <w:rsid w:val="00FF6312"/>
    <w:rsid w:val="00FF7173"/>
    <w:rsid w:val="00FF777D"/>
    <w:rsid w:val="0149E109"/>
    <w:rsid w:val="0151F0F1"/>
    <w:rsid w:val="01764E23"/>
    <w:rsid w:val="018C3BB4"/>
    <w:rsid w:val="01983995"/>
    <w:rsid w:val="0198FBA0"/>
    <w:rsid w:val="01BF2979"/>
    <w:rsid w:val="01D7B546"/>
    <w:rsid w:val="01DC864C"/>
    <w:rsid w:val="01F41DC7"/>
    <w:rsid w:val="01F52FEF"/>
    <w:rsid w:val="01FC1B0E"/>
    <w:rsid w:val="0203B6A9"/>
    <w:rsid w:val="0219C2CD"/>
    <w:rsid w:val="022A7C7D"/>
    <w:rsid w:val="0262C006"/>
    <w:rsid w:val="026EE28B"/>
    <w:rsid w:val="0271BA57"/>
    <w:rsid w:val="028332DE"/>
    <w:rsid w:val="0283815A"/>
    <w:rsid w:val="0284A1D8"/>
    <w:rsid w:val="028DED53"/>
    <w:rsid w:val="02997FAB"/>
    <w:rsid w:val="02D59326"/>
    <w:rsid w:val="02E2A7BC"/>
    <w:rsid w:val="02F4A470"/>
    <w:rsid w:val="02F70962"/>
    <w:rsid w:val="02FAB6F5"/>
    <w:rsid w:val="03063AE8"/>
    <w:rsid w:val="030F671C"/>
    <w:rsid w:val="03358F9A"/>
    <w:rsid w:val="033713B6"/>
    <w:rsid w:val="033CE5AB"/>
    <w:rsid w:val="034D28ED"/>
    <w:rsid w:val="0357DC2B"/>
    <w:rsid w:val="0359C6CD"/>
    <w:rsid w:val="037CB74D"/>
    <w:rsid w:val="038ABB3C"/>
    <w:rsid w:val="039D67D1"/>
    <w:rsid w:val="03CEB33C"/>
    <w:rsid w:val="03DD2170"/>
    <w:rsid w:val="03F9DBF0"/>
    <w:rsid w:val="04027B6A"/>
    <w:rsid w:val="04064567"/>
    <w:rsid w:val="040F33C6"/>
    <w:rsid w:val="04263114"/>
    <w:rsid w:val="0429D842"/>
    <w:rsid w:val="042FCDDC"/>
    <w:rsid w:val="0435A52A"/>
    <w:rsid w:val="0444684D"/>
    <w:rsid w:val="04A23D1F"/>
    <w:rsid w:val="04A9B3F0"/>
    <w:rsid w:val="04CDB2E0"/>
    <w:rsid w:val="04D6606D"/>
    <w:rsid w:val="04DC8558"/>
    <w:rsid w:val="050783E6"/>
    <w:rsid w:val="050940CB"/>
    <w:rsid w:val="050D5332"/>
    <w:rsid w:val="0518BAA6"/>
    <w:rsid w:val="0519AB0B"/>
    <w:rsid w:val="0530ECC3"/>
    <w:rsid w:val="05397245"/>
    <w:rsid w:val="055993B9"/>
    <w:rsid w:val="057BA6C1"/>
    <w:rsid w:val="058D6A01"/>
    <w:rsid w:val="05B2424B"/>
    <w:rsid w:val="061A89A5"/>
    <w:rsid w:val="0637989E"/>
    <w:rsid w:val="063B4ACA"/>
    <w:rsid w:val="0651ECA3"/>
    <w:rsid w:val="066C192F"/>
    <w:rsid w:val="069633C3"/>
    <w:rsid w:val="06ACDE43"/>
    <w:rsid w:val="06AF764F"/>
    <w:rsid w:val="06C1A26A"/>
    <w:rsid w:val="06F57F45"/>
    <w:rsid w:val="0720EA27"/>
    <w:rsid w:val="0726B4F9"/>
    <w:rsid w:val="0738F6FD"/>
    <w:rsid w:val="07425A0D"/>
    <w:rsid w:val="07B0AB22"/>
    <w:rsid w:val="07CDFFDF"/>
    <w:rsid w:val="07F15FEB"/>
    <w:rsid w:val="082558A2"/>
    <w:rsid w:val="085124E9"/>
    <w:rsid w:val="087F9783"/>
    <w:rsid w:val="08964318"/>
    <w:rsid w:val="089F9108"/>
    <w:rsid w:val="08A81630"/>
    <w:rsid w:val="08DE7C0E"/>
    <w:rsid w:val="08DF8FC9"/>
    <w:rsid w:val="08E4EB8F"/>
    <w:rsid w:val="08F1E4E0"/>
    <w:rsid w:val="0909FD95"/>
    <w:rsid w:val="0919820B"/>
    <w:rsid w:val="091EE504"/>
    <w:rsid w:val="092B4122"/>
    <w:rsid w:val="093CB43F"/>
    <w:rsid w:val="09469EEB"/>
    <w:rsid w:val="0947C6AF"/>
    <w:rsid w:val="097E9AAF"/>
    <w:rsid w:val="09861DB0"/>
    <w:rsid w:val="09B8A69F"/>
    <w:rsid w:val="09BD1176"/>
    <w:rsid w:val="09C237DC"/>
    <w:rsid w:val="09D1A27F"/>
    <w:rsid w:val="09DB7B0B"/>
    <w:rsid w:val="09FA098E"/>
    <w:rsid w:val="0A0CB536"/>
    <w:rsid w:val="0A22B54F"/>
    <w:rsid w:val="0A6C9B44"/>
    <w:rsid w:val="0A929B21"/>
    <w:rsid w:val="0A93CE31"/>
    <w:rsid w:val="0A9A6ADE"/>
    <w:rsid w:val="0ACBB0AF"/>
    <w:rsid w:val="0ADA5045"/>
    <w:rsid w:val="0AED7BD9"/>
    <w:rsid w:val="0AF6B817"/>
    <w:rsid w:val="0AF6F1BF"/>
    <w:rsid w:val="0AF83639"/>
    <w:rsid w:val="0AFD406C"/>
    <w:rsid w:val="0B3F1F73"/>
    <w:rsid w:val="0B431362"/>
    <w:rsid w:val="0B4D4E9A"/>
    <w:rsid w:val="0B535676"/>
    <w:rsid w:val="0B65E02F"/>
    <w:rsid w:val="0B72CEF1"/>
    <w:rsid w:val="0B898F9A"/>
    <w:rsid w:val="0B89B6D8"/>
    <w:rsid w:val="0B91799A"/>
    <w:rsid w:val="0B9289F6"/>
    <w:rsid w:val="0BB1D257"/>
    <w:rsid w:val="0BCCA1FC"/>
    <w:rsid w:val="0BEADFB1"/>
    <w:rsid w:val="0BF1A0BC"/>
    <w:rsid w:val="0C219DB6"/>
    <w:rsid w:val="0C4D5FB3"/>
    <w:rsid w:val="0C5E5F05"/>
    <w:rsid w:val="0C5F96A9"/>
    <w:rsid w:val="0C7E2005"/>
    <w:rsid w:val="0CA844DE"/>
    <w:rsid w:val="0CB7D7B7"/>
    <w:rsid w:val="0CC33E0E"/>
    <w:rsid w:val="0CC3E61D"/>
    <w:rsid w:val="0D29EA06"/>
    <w:rsid w:val="0D2EBA71"/>
    <w:rsid w:val="0D31344C"/>
    <w:rsid w:val="0D31B8CF"/>
    <w:rsid w:val="0D3450CF"/>
    <w:rsid w:val="0D41547C"/>
    <w:rsid w:val="0D48E824"/>
    <w:rsid w:val="0D4D968D"/>
    <w:rsid w:val="0D4F6D69"/>
    <w:rsid w:val="0D590EBB"/>
    <w:rsid w:val="0D5A7146"/>
    <w:rsid w:val="0D66D849"/>
    <w:rsid w:val="0D6A9D51"/>
    <w:rsid w:val="0D73FB4F"/>
    <w:rsid w:val="0D7C3E69"/>
    <w:rsid w:val="0D7CDB9D"/>
    <w:rsid w:val="0DC63C99"/>
    <w:rsid w:val="0DCB425A"/>
    <w:rsid w:val="0DCDC740"/>
    <w:rsid w:val="0DD293AC"/>
    <w:rsid w:val="0DD33A9F"/>
    <w:rsid w:val="0E4AB2FC"/>
    <w:rsid w:val="0E4D5745"/>
    <w:rsid w:val="0E5010CC"/>
    <w:rsid w:val="0E556467"/>
    <w:rsid w:val="0E57475E"/>
    <w:rsid w:val="0E5CBA1B"/>
    <w:rsid w:val="0E78D99B"/>
    <w:rsid w:val="0E85FBF7"/>
    <w:rsid w:val="0E98A91E"/>
    <w:rsid w:val="0EA213B2"/>
    <w:rsid w:val="0EB14301"/>
    <w:rsid w:val="0EB16949"/>
    <w:rsid w:val="0EB67088"/>
    <w:rsid w:val="0EBD7792"/>
    <w:rsid w:val="0EC7C6B9"/>
    <w:rsid w:val="0EDEDFD6"/>
    <w:rsid w:val="0EE79B9E"/>
    <w:rsid w:val="0EF54A38"/>
    <w:rsid w:val="0EFB0A11"/>
    <w:rsid w:val="0F048B74"/>
    <w:rsid w:val="0F08E8D7"/>
    <w:rsid w:val="0F0D20F4"/>
    <w:rsid w:val="0F1772A5"/>
    <w:rsid w:val="0F251BBC"/>
    <w:rsid w:val="0F416B9E"/>
    <w:rsid w:val="0F602F0D"/>
    <w:rsid w:val="0F6D549A"/>
    <w:rsid w:val="0F75969E"/>
    <w:rsid w:val="0F7CB579"/>
    <w:rsid w:val="0F85E8AF"/>
    <w:rsid w:val="0F8D31B0"/>
    <w:rsid w:val="0F911F1B"/>
    <w:rsid w:val="0F981E5A"/>
    <w:rsid w:val="0FB2B215"/>
    <w:rsid w:val="10038BA9"/>
    <w:rsid w:val="1011D818"/>
    <w:rsid w:val="101A0CA4"/>
    <w:rsid w:val="1062E5D8"/>
    <w:rsid w:val="1074C0DE"/>
    <w:rsid w:val="109371B7"/>
    <w:rsid w:val="10A41728"/>
    <w:rsid w:val="10BAD506"/>
    <w:rsid w:val="10C11156"/>
    <w:rsid w:val="10C6CA3F"/>
    <w:rsid w:val="10CD0F07"/>
    <w:rsid w:val="10D0D12E"/>
    <w:rsid w:val="10ED007E"/>
    <w:rsid w:val="10F7F659"/>
    <w:rsid w:val="11085942"/>
    <w:rsid w:val="110B037B"/>
    <w:rsid w:val="1116AD28"/>
    <w:rsid w:val="1134C86F"/>
    <w:rsid w:val="1151F1B6"/>
    <w:rsid w:val="1154A994"/>
    <w:rsid w:val="11658B98"/>
    <w:rsid w:val="1169A0FE"/>
    <w:rsid w:val="11BC21EB"/>
    <w:rsid w:val="11C315D3"/>
    <w:rsid w:val="11D0F50A"/>
    <w:rsid w:val="11EB5231"/>
    <w:rsid w:val="11FB9BDF"/>
    <w:rsid w:val="120077C7"/>
    <w:rsid w:val="120246A8"/>
    <w:rsid w:val="1207DE5B"/>
    <w:rsid w:val="1227A10C"/>
    <w:rsid w:val="122CF1DD"/>
    <w:rsid w:val="1236F34C"/>
    <w:rsid w:val="1258C06F"/>
    <w:rsid w:val="125D4769"/>
    <w:rsid w:val="12888B10"/>
    <w:rsid w:val="128F52BF"/>
    <w:rsid w:val="12A92D04"/>
    <w:rsid w:val="12B39054"/>
    <w:rsid w:val="12B47743"/>
    <w:rsid w:val="12B732B7"/>
    <w:rsid w:val="12BD689F"/>
    <w:rsid w:val="12BEF423"/>
    <w:rsid w:val="12E6E31F"/>
    <w:rsid w:val="13067727"/>
    <w:rsid w:val="130AB3A1"/>
    <w:rsid w:val="131F1827"/>
    <w:rsid w:val="1336AE89"/>
    <w:rsid w:val="13396887"/>
    <w:rsid w:val="135640ED"/>
    <w:rsid w:val="1363B286"/>
    <w:rsid w:val="136DA2E2"/>
    <w:rsid w:val="136FAD2E"/>
    <w:rsid w:val="1388CA45"/>
    <w:rsid w:val="13ACD3DC"/>
    <w:rsid w:val="13C3AD6E"/>
    <w:rsid w:val="13DC5E13"/>
    <w:rsid w:val="13E32CB7"/>
    <w:rsid w:val="13F6A92D"/>
    <w:rsid w:val="13FE1121"/>
    <w:rsid w:val="1406EFFF"/>
    <w:rsid w:val="141BEE84"/>
    <w:rsid w:val="1438CE48"/>
    <w:rsid w:val="14607DC4"/>
    <w:rsid w:val="146F935E"/>
    <w:rsid w:val="147171FF"/>
    <w:rsid w:val="1471D663"/>
    <w:rsid w:val="148402C1"/>
    <w:rsid w:val="14B1ADE6"/>
    <w:rsid w:val="14F64A90"/>
    <w:rsid w:val="14FF2436"/>
    <w:rsid w:val="151B7863"/>
    <w:rsid w:val="151F4A9D"/>
    <w:rsid w:val="1590CB9A"/>
    <w:rsid w:val="15BEA652"/>
    <w:rsid w:val="1608E167"/>
    <w:rsid w:val="160B3076"/>
    <w:rsid w:val="160C89E2"/>
    <w:rsid w:val="16129A9E"/>
    <w:rsid w:val="1612F262"/>
    <w:rsid w:val="1622A163"/>
    <w:rsid w:val="1644A81F"/>
    <w:rsid w:val="166D536F"/>
    <w:rsid w:val="167134F3"/>
    <w:rsid w:val="16A13682"/>
    <w:rsid w:val="16ADE44D"/>
    <w:rsid w:val="16C26CAD"/>
    <w:rsid w:val="16C417C2"/>
    <w:rsid w:val="16D4078E"/>
    <w:rsid w:val="16F1C277"/>
    <w:rsid w:val="170EA1B4"/>
    <w:rsid w:val="172FE9BD"/>
    <w:rsid w:val="173953B4"/>
    <w:rsid w:val="174F4EAD"/>
    <w:rsid w:val="1772DFD6"/>
    <w:rsid w:val="1774F8D6"/>
    <w:rsid w:val="17838B4F"/>
    <w:rsid w:val="1793F83A"/>
    <w:rsid w:val="17A11441"/>
    <w:rsid w:val="17F1F70F"/>
    <w:rsid w:val="17FB0D08"/>
    <w:rsid w:val="180A680B"/>
    <w:rsid w:val="181A2853"/>
    <w:rsid w:val="182E4597"/>
    <w:rsid w:val="18398189"/>
    <w:rsid w:val="1857F969"/>
    <w:rsid w:val="1867A562"/>
    <w:rsid w:val="187D5420"/>
    <w:rsid w:val="188BA5F0"/>
    <w:rsid w:val="1892669B"/>
    <w:rsid w:val="18933E85"/>
    <w:rsid w:val="18B0946A"/>
    <w:rsid w:val="18BA615B"/>
    <w:rsid w:val="18D3A48B"/>
    <w:rsid w:val="18DB157C"/>
    <w:rsid w:val="18DFD142"/>
    <w:rsid w:val="18F7BB81"/>
    <w:rsid w:val="19091226"/>
    <w:rsid w:val="190ED879"/>
    <w:rsid w:val="19348DFC"/>
    <w:rsid w:val="193CF694"/>
    <w:rsid w:val="19441991"/>
    <w:rsid w:val="19441DB5"/>
    <w:rsid w:val="195DD80A"/>
    <w:rsid w:val="195F7DB1"/>
    <w:rsid w:val="19607A2F"/>
    <w:rsid w:val="197B24E5"/>
    <w:rsid w:val="19858546"/>
    <w:rsid w:val="19B6CCB8"/>
    <w:rsid w:val="19C28E14"/>
    <w:rsid w:val="19E565DE"/>
    <w:rsid w:val="19F9D49A"/>
    <w:rsid w:val="1A12E33F"/>
    <w:rsid w:val="1A24A135"/>
    <w:rsid w:val="1A40AB4D"/>
    <w:rsid w:val="1A4FB433"/>
    <w:rsid w:val="1A5717B0"/>
    <w:rsid w:val="1A87BEF3"/>
    <w:rsid w:val="1A8FB1E9"/>
    <w:rsid w:val="1AA4EB3C"/>
    <w:rsid w:val="1ACDC96D"/>
    <w:rsid w:val="1AE6A0CF"/>
    <w:rsid w:val="1AF8F091"/>
    <w:rsid w:val="1B08E52E"/>
    <w:rsid w:val="1B163B0C"/>
    <w:rsid w:val="1B19ED33"/>
    <w:rsid w:val="1B49B374"/>
    <w:rsid w:val="1B4CF5E5"/>
    <w:rsid w:val="1B8C70A5"/>
    <w:rsid w:val="1B90A804"/>
    <w:rsid w:val="1BCAC929"/>
    <w:rsid w:val="1BE42F81"/>
    <w:rsid w:val="1C0119A6"/>
    <w:rsid w:val="1C1ACBCD"/>
    <w:rsid w:val="1C4731A9"/>
    <w:rsid w:val="1C4A236C"/>
    <w:rsid w:val="1C5DA7C1"/>
    <w:rsid w:val="1C6944F9"/>
    <w:rsid w:val="1CB76796"/>
    <w:rsid w:val="1D12422F"/>
    <w:rsid w:val="1D1FA348"/>
    <w:rsid w:val="1D605020"/>
    <w:rsid w:val="1D662BFA"/>
    <w:rsid w:val="1D68BE6A"/>
    <w:rsid w:val="1D6A8FAD"/>
    <w:rsid w:val="1D964E64"/>
    <w:rsid w:val="1D96B349"/>
    <w:rsid w:val="1DACC3E0"/>
    <w:rsid w:val="1DADFAF7"/>
    <w:rsid w:val="1DAFE15D"/>
    <w:rsid w:val="1DBC9296"/>
    <w:rsid w:val="1DC2223C"/>
    <w:rsid w:val="1DC5CFCF"/>
    <w:rsid w:val="1DE10E96"/>
    <w:rsid w:val="1DF5CC5E"/>
    <w:rsid w:val="1E027074"/>
    <w:rsid w:val="1E0A93ED"/>
    <w:rsid w:val="1E315B9C"/>
    <w:rsid w:val="1E69F241"/>
    <w:rsid w:val="1EAC6B88"/>
    <w:rsid w:val="1EB12385"/>
    <w:rsid w:val="1EBC2D53"/>
    <w:rsid w:val="1EE151B5"/>
    <w:rsid w:val="1EE36A79"/>
    <w:rsid w:val="1EEBE4E9"/>
    <w:rsid w:val="1EFFF3D3"/>
    <w:rsid w:val="1F0D1F08"/>
    <w:rsid w:val="1F1C993C"/>
    <w:rsid w:val="1F2043E7"/>
    <w:rsid w:val="1F278F84"/>
    <w:rsid w:val="1F36A167"/>
    <w:rsid w:val="1F476219"/>
    <w:rsid w:val="1F5DD867"/>
    <w:rsid w:val="1F858B34"/>
    <w:rsid w:val="1F9EFF8B"/>
    <w:rsid w:val="1FA6DB03"/>
    <w:rsid w:val="1FE81BDF"/>
    <w:rsid w:val="1FEE32ED"/>
    <w:rsid w:val="203AC38A"/>
    <w:rsid w:val="20651B76"/>
    <w:rsid w:val="206C441E"/>
    <w:rsid w:val="2087F48E"/>
    <w:rsid w:val="20942284"/>
    <w:rsid w:val="20B57574"/>
    <w:rsid w:val="20EFAB64"/>
    <w:rsid w:val="20F2FF23"/>
    <w:rsid w:val="210C309C"/>
    <w:rsid w:val="21328857"/>
    <w:rsid w:val="214374B2"/>
    <w:rsid w:val="21535ED1"/>
    <w:rsid w:val="21632EB0"/>
    <w:rsid w:val="21A5AE1C"/>
    <w:rsid w:val="21AF127A"/>
    <w:rsid w:val="21D286BE"/>
    <w:rsid w:val="21DC3F87"/>
    <w:rsid w:val="2202EFA8"/>
    <w:rsid w:val="2224E013"/>
    <w:rsid w:val="22320FA0"/>
    <w:rsid w:val="2237C16F"/>
    <w:rsid w:val="22683837"/>
    <w:rsid w:val="22AE40EA"/>
    <w:rsid w:val="22BA0CDE"/>
    <w:rsid w:val="22BC6A53"/>
    <w:rsid w:val="22BF91EC"/>
    <w:rsid w:val="22D1B839"/>
    <w:rsid w:val="22E2A14C"/>
    <w:rsid w:val="22EA4E34"/>
    <w:rsid w:val="233690D8"/>
    <w:rsid w:val="233AC916"/>
    <w:rsid w:val="23438CF6"/>
    <w:rsid w:val="234BDA7C"/>
    <w:rsid w:val="235CDCD8"/>
    <w:rsid w:val="2363071E"/>
    <w:rsid w:val="23721BDE"/>
    <w:rsid w:val="237A6E0B"/>
    <w:rsid w:val="238C9174"/>
    <w:rsid w:val="239A39B8"/>
    <w:rsid w:val="23BDF468"/>
    <w:rsid w:val="23C62775"/>
    <w:rsid w:val="23E35801"/>
    <w:rsid w:val="23EBCAC1"/>
    <w:rsid w:val="23F67358"/>
    <w:rsid w:val="2402CE44"/>
    <w:rsid w:val="24049F6E"/>
    <w:rsid w:val="244AD001"/>
    <w:rsid w:val="244EF122"/>
    <w:rsid w:val="24656839"/>
    <w:rsid w:val="2470E216"/>
    <w:rsid w:val="2474535D"/>
    <w:rsid w:val="247C4134"/>
    <w:rsid w:val="248BE10C"/>
    <w:rsid w:val="2498AF9A"/>
    <w:rsid w:val="24C9B41F"/>
    <w:rsid w:val="24DD0919"/>
    <w:rsid w:val="24E119B9"/>
    <w:rsid w:val="24ED2F58"/>
    <w:rsid w:val="2501D54A"/>
    <w:rsid w:val="250984CB"/>
    <w:rsid w:val="252EB2AB"/>
    <w:rsid w:val="256B1BEF"/>
    <w:rsid w:val="25769640"/>
    <w:rsid w:val="25C6A5CC"/>
    <w:rsid w:val="25E4E9AA"/>
    <w:rsid w:val="2624E353"/>
    <w:rsid w:val="264C72ED"/>
    <w:rsid w:val="265AAA3D"/>
    <w:rsid w:val="266A4EDC"/>
    <w:rsid w:val="266C36E8"/>
    <w:rsid w:val="266CFC03"/>
    <w:rsid w:val="26836711"/>
    <w:rsid w:val="268F7819"/>
    <w:rsid w:val="2698D0FD"/>
    <w:rsid w:val="26AE8D4D"/>
    <w:rsid w:val="26C09A05"/>
    <w:rsid w:val="26C2983D"/>
    <w:rsid w:val="26D9B3D2"/>
    <w:rsid w:val="272261A3"/>
    <w:rsid w:val="2724BD7B"/>
    <w:rsid w:val="27418752"/>
    <w:rsid w:val="274AA789"/>
    <w:rsid w:val="27513DE6"/>
    <w:rsid w:val="27701194"/>
    <w:rsid w:val="277D78EE"/>
    <w:rsid w:val="27B36A54"/>
    <w:rsid w:val="27B7C57D"/>
    <w:rsid w:val="27F2BEC3"/>
    <w:rsid w:val="283A32C0"/>
    <w:rsid w:val="286B7E65"/>
    <w:rsid w:val="286DD301"/>
    <w:rsid w:val="2890B75F"/>
    <w:rsid w:val="28A8CF93"/>
    <w:rsid w:val="28B63D0F"/>
    <w:rsid w:val="28CAFAA9"/>
    <w:rsid w:val="28D01FC0"/>
    <w:rsid w:val="28D0A7F4"/>
    <w:rsid w:val="28F51414"/>
    <w:rsid w:val="28F5387E"/>
    <w:rsid w:val="28FD88D0"/>
    <w:rsid w:val="290947A7"/>
    <w:rsid w:val="29315AB7"/>
    <w:rsid w:val="2931DFF1"/>
    <w:rsid w:val="2938A0DF"/>
    <w:rsid w:val="29430D3C"/>
    <w:rsid w:val="299971D3"/>
    <w:rsid w:val="29ADB81E"/>
    <w:rsid w:val="29B44D4E"/>
    <w:rsid w:val="29D71675"/>
    <w:rsid w:val="29E9ADC7"/>
    <w:rsid w:val="29F4546B"/>
    <w:rsid w:val="2A099DAA"/>
    <w:rsid w:val="2A14CEBC"/>
    <w:rsid w:val="2A27CF95"/>
    <w:rsid w:val="2A3DAF88"/>
    <w:rsid w:val="2A409189"/>
    <w:rsid w:val="2A43F206"/>
    <w:rsid w:val="2A45FC24"/>
    <w:rsid w:val="2A97F4AC"/>
    <w:rsid w:val="2A9ED15D"/>
    <w:rsid w:val="2AAABCDE"/>
    <w:rsid w:val="2AAC45DD"/>
    <w:rsid w:val="2AAF133F"/>
    <w:rsid w:val="2AB931B8"/>
    <w:rsid w:val="2AC9A35C"/>
    <w:rsid w:val="2AE75EE8"/>
    <w:rsid w:val="2AEDBB8F"/>
    <w:rsid w:val="2B093A99"/>
    <w:rsid w:val="2B16A7D2"/>
    <w:rsid w:val="2B2E51C8"/>
    <w:rsid w:val="2B355EDA"/>
    <w:rsid w:val="2B487DB2"/>
    <w:rsid w:val="2B72BBD7"/>
    <w:rsid w:val="2B9482E5"/>
    <w:rsid w:val="2BA8A2D8"/>
    <w:rsid w:val="2BAA576B"/>
    <w:rsid w:val="2BADD478"/>
    <w:rsid w:val="2BB7A8BA"/>
    <w:rsid w:val="2BBE5334"/>
    <w:rsid w:val="2BD8A620"/>
    <w:rsid w:val="2BE4100F"/>
    <w:rsid w:val="2C09DE18"/>
    <w:rsid w:val="2C5A58C7"/>
    <w:rsid w:val="2C906B49"/>
    <w:rsid w:val="2C9E5E56"/>
    <w:rsid w:val="2CC8C3AF"/>
    <w:rsid w:val="2D03C804"/>
    <w:rsid w:val="2D0EDF6E"/>
    <w:rsid w:val="2D218D77"/>
    <w:rsid w:val="2D5B6FB2"/>
    <w:rsid w:val="2D88E574"/>
    <w:rsid w:val="2D8CC8A5"/>
    <w:rsid w:val="2DBC8AB5"/>
    <w:rsid w:val="2DBF2800"/>
    <w:rsid w:val="2DD1559A"/>
    <w:rsid w:val="2DF3D592"/>
    <w:rsid w:val="2DF46DB4"/>
    <w:rsid w:val="2E06B65C"/>
    <w:rsid w:val="2E0CE812"/>
    <w:rsid w:val="2E29F8F1"/>
    <w:rsid w:val="2E45EBCF"/>
    <w:rsid w:val="2E506554"/>
    <w:rsid w:val="2E72B005"/>
    <w:rsid w:val="2E78FE61"/>
    <w:rsid w:val="2E8E23C0"/>
    <w:rsid w:val="2E8F358A"/>
    <w:rsid w:val="2EA010D8"/>
    <w:rsid w:val="2EB4CC92"/>
    <w:rsid w:val="2EB818F4"/>
    <w:rsid w:val="2ED07BBD"/>
    <w:rsid w:val="2EDCF03C"/>
    <w:rsid w:val="2EE06D79"/>
    <w:rsid w:val="2EFAFC5B"/>
    <w:rsid w:val="2F1683FB"/>
    <w:rsid w:val="2F2FB739"/>
    <w:rsid w:val="2F67BA03"/>
    <w:rsid w:val="2F7DC92B"/>
    <w:rsid w:val="2F96FC4F"/>
    <w:rsid w:val="2FB7F94D"/>
    <w:rsid w:val="2FBEFD2A"/>
    <w:rsid w:val="2FC09281"/>
    <w:rsid w:val="2FC81286"/>
    <w:rsid w:val="2FC968B4"/>
    <w:rsid w:val="2FCF04DD"/>
    <w:rsid w:val="2FD2EEB4"/>
    <w:rsid w:val="30543C24"/>
    <w:rsid w:val="3055D77D"/>
    <w:rsid w:val="3059C154"/>
    <w:rsid w:val="30657DBA"/>
    <w:rsid w:val="30685AFD"/>
    <w:rsid w:val="307454B0"/>
    <w:rsid w:val="30995ED0"/>
    <w:rsid w:val="30997B76"/>
    <w:rsid w:val="30A15982"/>
    <w:rsid w:val="30A6C91F"/>
    <w:rsid w:val="30B39185"/>
    <w:rsid w:val="30BC418A"/>
    <w:rsid w:val="30BC61BA"/>
    <w:rsid w:val="30CFFC57"/>
    <w:rsid w:val="3126A6F0"/>
    <w:rsid w:val="31272000"/>
    <w:rsid w:val="313CA01D"/>
    <w:rsid w:val="314CC437"/>
    <w:rsid w:val="31637C09"/>
    <w:rsid w:val="31664C24"/>
    <w:rsid w:val="318E97BB"/>
    <w:rsid w:val="31A35561"/>
    <w:rsid w:val="31A450E7"/>
    <w:rsid w:val="31D55B07"/>
    <w:rsid w:val="32017414"/>
    <w:rsid w:val="320AC87F"/>
    <w:rsid w:val="3212A8FF"/>
    <w:rsid w:val="321C19CB"/>
    <w:rsid w:val="323BEC48"/>
    <w:rsid w:val="32475B8F"/>
    <w:rsid w:val="3247F724"/>
    <w:rsid w:val="3250ADF8"/>
    <w:rsid w:val="326181D7"/>
    <w:rsid w:val="32705DFD"/>
    <w:rsid w:val="327E86D6"/>
    <w:rsid w:val="328DE0A8"/>
    <w:rsid w:val="32A74D54"/>
    <w:rsid w:val="32B8950A"/>
    <w:rsid w:val="32C1A22D"/>
    <w:rsid w:val="32D05B6F"/>
    <w:rsid w:val="32E8D0DC"/>
    <w:rsid w:val="32EF9A0F"/>
    <w:rsid w:val="32F15733"/>
    <w:rsid w:val="32F21207"/>
    <w:rsid w:val="32FDBB0A"/>
    <w:rsid w:val="330981CF"/>
    <w:rsid w:val="3357A2DD"/>
    <w:rsid w:val="335C9C8A"/>
    <w:rsid w:val="3365C660"/>
    <w:rsid w:val="3378AE90"/>
    <w:rsid w:val="338780AF"/>
    <w:rsid w:val="3387D0FC"/>
    <w:rsid w:val="33A8C868"/>
    <w:rsid w:val="33A90614"/>
    <w:rsid w:val="33AE6127"/>
    <w:rsid w:val="33BF80D7"/>
    <w:rsid w:val="3408AD21"/>
    <w:rsid w:val="342DBD1D"/>
    <w:rsid w:val="342DEFEE"/>
    <w:rsid w:val="344F5535"/>
    <w:rsid w:val="3464D970"/>
    <w:rsid w:val="346DF947"/>
    <w:rsid w:val="34720764"/>
    <w:rsid w:val="348CEEB3"/>
    <w:rsid w:val="3495E96B"/>
    <w:rsid w:val="34BCDE45"/>
    <w:rsid w:val="34E7DB3E"/>
    <w:rsid w:val="34FCF191"/>
    <w:rsid w:val="351166E3"/>
    <w:rsid w:val="35261E8A"/>
    <w:rsid w:val="3534FC97"/>
    <w:rsid w:val="3549A627"/>
    <w:rsid w:val="355303A5"/>
    <w:rsid w:val="355B56D3"/>
    <w:rsid w:val="356BC219"/>
    <w:rsid w:val="356FDF19"/>
    <w:rsid w:val="3570C011"/>
    <w:rsid w:val="35753EC6"/>
    <w:rsid w:val="357A450F"/>
    <w:rsid w:val="357B0D70"/>
    <w:rsid w:val="35A0879A"/>
    <w:rsid w:val="35A0DA4B"/>
    <w:rsid w:val="35BDD00F"/>
    <w:rsid w:val="35C5058A"/>
    <w:rsid w:val="35C5264D"/>
    <w:rsid w:val="35E2E136"/>
    <w:rsid w:val="35EA522E"/>
    <w:rsid w:val="35FD4996"/>
    <w:rsid w:val="3604776B"/>
    <w:rsid w:val="36047EE1"/>
    <w:rsid w:val="36215E6E"/>
    <w:rsid w:val="363A97DE"/>
    <w:rsid w:val="36426095"/>
    <w:rsid w:val="3651E309"/>
    <w:rsid w:val="3654F8C8"/>
    <w:rsid w:val="366D12F8"/>
    <w:rsid w:val="368590D7"/>
    <w:rsid w:val="36898AEB"/>
    <w:rsid w:val="36DC3A4A"/>
    <w:rsid w:val="36E72603"/>
    <w:rsid w:val="36EF9C98"/>
    <w:rsid w:val="36F0C488"/>
    <w:rsid w:val="371BC662"/>
    <w:rsid w:val="371D5C68"/>
    <w:rsid w:val="37231864"/>
    <w:rsid w:val="372D000E"/>
    <w:rsid w:val="37315146"/>
    <w:rsid w:val="373B4C0F"/>
    <w:rsid w:val="375831D2"/>
    <w:rsid w:val="376A66B8"/>
    <w:rsid w:val="37AE299F"/>
    <w:rsid w:val="37B477FB"/>
    <w:rsid w:val="37E31AC6"/>
    <w:rsid w:val="380AF424"/>
    <w:rsid w:val="3811F54F"/>
    <w:rsid w:val="382B54C6"/>
    <w:rsid w:val="38535F56"/>
    <w:rsid w:val="38653688"/>
    <w:rsid w:val="386E745E"/>
    <w:rsid w:val="388110F6"/>
    <w:rsid w:val="389F8B49"/>
    <w:rsid w:val="38D332E2"/>
    <w:rsid w:val="38F064D2"/>
    <w:rsid w:val="38F91632"/>
    <w:rsid w:val="390760F1"/>
    <w:rsid w:val="39343DB0"/>
    <w:rsid w:val="394BB434"/>
    <w:rsid w:val="39522C26"/>
    <w:rsid w:val="396909DE"/>
    <w:rsid w:val="39B4DD42"/>
    <w:rsid w:val="39B5A690"/>
    <w:rsid w:val="39EB7111"/>
    <w:rsid w:val="3A1DC171"/>
    <w:rsid w:val="3A2CA95A"/>
    <w:rsid w:val="3A592223"/>
    <w:rsid w:val="3A7108D1"/>
    <w:rsid w:val="3A8D0756"/>
    <w:rsid w:val="3AA842F9"/>
    <w:rsid w:val="3ABF406A"/>
    <w:rsid w:val="3AC2548F"/>
    <w:rsid w:val="3AD67D30"/>
    <w:rsid w:val="3AE9458B"/>
    <w:rsid w:val="3AF2BCC5"/>
    <w:rsid w:val="3AF3FA3B"/>
    <w:rsid w:val="3B064E4C"/>
    <w:rsid w:val="3B45F5C4"/>
    <w:rsid w:val="3B46A0E4"/>
    <w:rsid w:val="3B4AC8B6"/>
    <w:rsid w:val="3B6C00BF"/>
    <w:rsid w:val="3B76069B"/>
    <w:rsid w:val="3B7A9927"/>
    <w:rsid w:val="3B80FCB5"/>
    <w:rsid w:val="3B8BCE70"/>
    <w:rsid w:val="3BD8C986"/>
    <w:rsid w:val="3BE87287"/>
    <w:rsid w:val="3C09A671"/>
    <w:rsid w:val="3C12343A"/>
    <w:rsid w:val="3C36A78C"/>
    <w:rsid w:val="3C6F1CF6"/>
    <w:rsid w:val="3C779361"/>
    <w:rsid w:val="3CB93CBE"/>
    <w:rsid w:val="3CBE55AF"/>
    <w:rsid w:val="3CD950CB"/>
    <w:rsid w:val="3CE5877A"/>
    <w:rsid w:val="3CFB58C9"/>
    <w:rsid w:val="3D35B996"/>
    <w:rsid w:val="3D3D4EFF"/>
    <w:rsid w:val="3D3E1C43"/>
    <w:rsid w:val="3D5463B2"/>
    <w:rsid w:val="3DA44663"/>
    <w:rsid w:val="3DA908E7"/>
    <w:rsid w:val="3DB3574A"/>
    <w:rsid w:val="3DE34FB6"/>
    <w:rsid w:val="3E0AB95B"/>
    <w:rsid w:val="3E1176F6"/>
    <w:rsid w:val="3E246D9D"/>
    <w:rsid w:val="3E38FDD0"/>
    <w:rsid w:val="3E3AF889"/>
    <w:rsid w:val="3E42F485"/>
    <w:rsid w:val="3E758607"/>
    <w:rsid w:val="3E8A65E1"/>
    <w:rsid w:val="3EB50803"/>
    <w:rsid w:val="3EC6CEBF"/>
    <w:rsid w:val="3F1B39F0"/>
    <w:rsid w:val="3F220863"/>
    <w:rsid w:val="3F4050CB"/>
    <w:rsid w:val="3F46C5C6"/>
    <w:rsid w:val="3F6223CA"/>
    <w:rsid w:val="3F6B325D"/>
    <w:rsid w:val="3F6CF8DC"/>
    <w:rsid w:val="3F726940"/>
    <w:rsid w:val="3F72F4E2"/>
    <w:rsid w:val="3FB27E80"/>
    <w:rsid w:val="3FBED1EA"/>
    <w:rsid w:val="3FC6F7C4"/>
    <w:rsid w:val="3FEC10AD"/>
    <w:rsid w:val="3FF488AE"/>
    <w:rsid w:val="4020CB9E"/>
    <w:rsid w:val="403BBD29"/>
    <w:rsid w:val="4042335F"/>
    <w:rsid w:val="404EA733"/>
    <w:rsid w:val="407A37A9"/>
    <w:rsid w:val="40844B80"/>
    <w:rsid w:val="4094E447"/>
    <w:rsid w:val="40B8EF17"/>
    <w:rsid w:val="40B9C68A"/>
    <w:rsid w:val="40C61C5A"/>
    <w:rsid w:val="40C65F25"/>
    <w:rsid w:val="40DFA929"/>
    <w:rsid w:val="4121C8C3"/>
    <w:rsid w:val="413033AD"/>
    <w:rsid w:val="41418F64"/>
    <w:rsid w:val="41A327D6"/>
    <w:rsid w:val="41C57DD2"/>
    <w:rsid w:val="4239523B"/>
    <w:rsid w:val="423E7B30"/>
    <w:rsid w:val="426A1462"/>
    <w:rsid w:val="426B476B"/>
    <w:rsid w:val="4281E461"/>
    <w:rsid w:val="4284445B"/>
    <w:rsid w:val="428DF79D"/>
    <w:rsid w:val="429B3665"/>
    <w:rsid w:val="42AC293B"/>
    <w:rsid w:val="42CD8151"/>
    <w:rsid w:val="42E369B4"/>
    <w:rsid w:val="42EF0A08"/>
    <w:rsid w:val="431584DE"/>
    <w:rsid w:val="431923FF"/>
    <w:rsid w:val="431A0BCE"/>
    <w:rsid w:val="432240F9"/>
    <w:rsid w:val="435EC62A"/>
    <w:rsid w:val="4361C042"/>
    <w:rsid w:val="4369B5E4"/>
    <w:rsid w:val="439402C2"/>
    <w:rsid w:val="4396E09E"/>
    <w:rsid w:val="439968AF"/>
    <w:rsid w:val="43A0342F"/>
    <w:rsid w:val="43A7576C"/>
    <w:rsid w:val="43DF09C1"/>
    <w:rsid w:val="440D9F57"/>
    <w:rsid w:val="442446AC"/>
    <w:rsid w:val="4433B426"/>
    <w:rsid w:val="44770587"/>
    <w:rsid w:val="447919DE"/>
    <w:rsid w:val="447FEF2C"/>
    <w:rsid w:val="4491C4B1"/>
    <w:rsid w:val="44B08416"/>
    <w:rsid w:val="44B8F2AF"/>
    <w:rsid w:val="4511595B"/>
    <w:rsid w:val="451D1F7B"/>
    <w:rsid w:val="452F847E"/>
    <w:rsid w:val="453401DA"/>
    <w:rsid w:val="4578317A"/>
    <w:rsid w:val="45891963"/>
    <w:rsid w:val="458B6D28"/>
    <w:rsid w:val="45934241"/>
    <w:rsid w:val="459809E0"/>
    <w:rsid w:val="45A18482"/>
    <w:rsid w:val="45A7344E"/>
    <w:rsid w:val="45B388A7"/>
    <w:rsid w:val="45D0283F"/>
    <w:rsid w:val="45E1B519"/>
    <w:rsid w:val="45E67A76"/>
    <w:rsid w:val="45EE8441"/>
    <w:rsid w:val="460A5C7D"/>
    <w:rsid w:val="461E657F"/>
    <w:rsid w:val="46250663"/>
    <w:rsid w:val="462D1E40"/>
    <w:rsid w:val="466273F8"/>
    <w:rsid w:val="466B4F63"/>
    <w:rsid w:val="466DCE06"/>
    <w:rsid w:val="4694B2E1"/>
    <w:rsid w:val="4699F02C"/>
    <w:rsid w:val="46A6703E"/>
    <w:rsid w:val="46B4E8D4"/>
    <w:rsid w:val="46B530C7"/>
    <w:rsid w:val="46BBBF0E"/>
    <w:rsid w:val="46C118DA"/>
    <w:rsid w:val="46C4E1CA"/>
    <w:rsid w:val="46C7E3C1"/>
    <w:rsid w:val="46D71A6A"/>
    <w:rsid w:val="46D795F5"/>
    <w:rsid w:val="46E1D676"/>
    <w:rsid w:val="46F36FA4"/>
    <w:rsid w:val="46FC0BC3"/>
    <w:rsid w:val="46FF5B6D"/>
    <w:rsid w:val="474C2E70"/>
    <w:rsid w:val="475C38F6"/>
    <w:rsid w:val="4768A509"/>
    <w:rsid w:val="47A43E73"/>
    <w:rsid w:val="47B831FE"/>
    <w:rsid w:val="47BC4438"/>
    <w:rsid w:val="47BC992F"/>
    <w:rsid w:val="47D0C568"/>
    <w:rsid w:val="47E49F1F"/>
    <w:rsid w:val="47E7ED8B"/>
    <w:rsid w:val="47F3EA32"/>
    <w:rsid w:val="4801E3B2"/>
    <w:rsid w:val="4810CD86"/>
    <w:rsid w:val="481DD2D4"/>
    <w:rsid w:val="4829B635"/>
    <w:rsid w:val="4834A80F"/>
    <w:rsid w:val="484A52D1"/>
    <w:rsid w:val="484A5FB2"/>
    <w:rsid w:val="484C7A0A"/>
    <w:rsid w:val="485B7410"/>
    <w:rsid w:val="4881602A"/>
    <w:rsid w:val="48842A37"/>
    <w:rsid w:val="488D228D"/>
    <w:rsid w:val="488DDC85"/>
    <w:rsid w:val="489851A2"/>
    <w:rsid w:val="48A634B8"/>
    <w:rsid w:val="48EB0B62"/>
    <w:rsid w:val="48F3CA12"/>
    <w:rsid w:val="48FAE3A0"/>
    <w:rsid w:val="491C248C"/>
    <w:rsid w:val="491D6730"/>
    <w:rsid w:val="4948D3ED"/>
    <w:rsid w:val="495C8B2A"/>
    <w:rsid w:val="496F22FA"/>
    <w:rsid w:val="497796E3"/>
    <w:rsid w:val="49841F94"/>
    <w:rsid w:val="4997CA5E"/>
    <w:rsid w:val="499E59A4"/>
    <w:rsid w:val="49A3DD30"/>
    <w:rsid w:val="49B361AE"/>
    <w:rsid w:val="49B36A64"/>
    <w:rsid w:val="49CAA082"/>
    <w:rsid w:val="49FBF9FE"/>
    <w:rsid w:val="4A0A7E43"/>
    <w:rsid w:val="4A1F1CF3"/>
    <w:rsid w:val="4A4417BF"/>
    <w:rsid w:val="4A5CB27F"/>
    <w:rsid w:val="4A75DC5A"/>
    <w:rsid w:val="4A8B9E12"/>
    <w:rsid w:val="4A98CCC8"/>
    <w:rsid w:val="4A98E8BF"/>
    <w:rsid w:val="4AA88FFF"/>
    <w:rsid w:val="4AA90AD1"/>
    <w:rsid w:val="4AA97A0B"/>
    <w:rsid w:val="4ABFF1F4"/>
    <w:rsid w:val="4AECEF76"/>
    <w:rsid w:val="4AEE4340"/>
    <w:rsid w:val="4B0FA7A5"/>
    <w:rsid w:val="4B207E3F"/>
    <w:rsid w:val="4B28F6FF"/>
    <w:rsid w:val="4B3ADA03"/>
    <w:rsid w:val="4B4D325B"/>
    <w:rsid w:val="4B5A0578"/>
    <w:rsid w:val="4B7092E3"/>
    <w:rsid w:val="4B8C4B4B"/>
    <w:rsid w:val="4B985068"/>
    <w:rsid w:val="4BA8D304"/>
    <w:rsid w:val="4BC8F089"/>
    <w:rsid w:val="4BE383A5"/>
    <w:rsid w:val="4BF459D5"/>
    <w:rsid w:val="4BF50FF5"/>
    <w:rsid w:val="4C14B682"/>
    <w:rsid w:val="4C18227F"/>
    <w:rsid w:val="4C25974A"/>
    <w:rsid w:val="4C28810F"/>
    <w:rsid w:val="4C3792B4"/>
    <w:rsid w:val="4C4FDCB8"/>
    <w:rsid w:val="4C51042F"/>
    <w:rsid w:val="4C74F1B4"/>
    <w:rsid w:val="4C854FF0"/>
    <w:rsid w:val="4C856C26"/>
    <w:rsid w:val="4C8E5638"/>
    <w:rsid w:val="4CC3A46B"/>
    <w:rsid w:val="4CC94890"/>
    <w:rsid w:val="4CD3F09E"/>
    <w:rsid w:val="4CDC61E7"/>
    <w:rsid w:val="4CE29BBB"/>
    <w:rsid w:val="4CFC3FB0"/>
    <w:rsid w:val="4D1C0C1B"/>
    <w:rsid w:val="4D2760D9"/>
    <w:rsid w:val="4D34C954"/>
    <w:rsid w:val="4D36C70F"/>
    <w:rsid w:val="4D3CE8B0"/>
    <w:rsid w:val="4D4F3DCF"/>
    <w:rsid w:val="4D5ADA87"/>
    <w:rsid w:val="4D606211"/>
    <w:rsid w:val="4D622C53"/>
    <w:rsid w:val="4D667088"/>
    <w:rsid w:val="4D8BE626"/>
    <w:rsid w:val="4D99B80B"/>
    <w:rsid w:val="4D9A0BDD"/>
    <w:rsid w:val="4D9C4184"/>
    <w:rsid w:val="4DB6F090"/>
    <w:rsid w:val="4DCB02B4"/>
    <w:rsid w:val="4DE86010"/>
    <w:rsid w:val="4DEBC610"/>
    <w:rsid w:val="4E10118D"/>
    <w:rsid w:val="4E20AA54"/>
    <w:rsid w:val="4E41D567"/>
    <w:rsid w:val="4E47E375"/>
    <w:rsid w:val="4E4B947B"/>
    <w:rsid w:val="4E79F398"/>
    <w:rsid w:val="4E7F6BB0"/>
    <w:rsid w:val="4E9330B2"/>
    <w:rsid w:val="4EB59072"/>
    <w:rsid w:val="4EC119B3"/>
    <w:rsid w:val="4EC1C756"/>
    <w:rsid w:val="4EC1F140"/>
    <w:rsid w:val="4EEE4E7F"/>
    <w:rsid w:val="4EEEB136"/>
    <w:rsid w:val="4F0BC10B"/>
    <w:rsid w:val="4F2AB558"/>
    <w:rsid w:val="4F30428A"/>
    <w:rsid w:val="4F596479"/>
    <w:rsid w:val="4F607FFD"/>
    <w:rsid w:val="4F8C6E97"/>
    <w:rsid w:val="4F9071F4"/>
    <w:rsid w:val="4FB074A9"/>
    <w:rsid w:val="4FBD4F96"/>
    <w:rsid w:val="4FC2F04F"/>
    <w:rsid w:val="4FE3FEBC"/>
    <w:rsid w:val="4FF4000B"/>
    <w:rsid w:val="501BDD8F"/>
    <w:rsid w:val="501C6A06"/>
    <w:rsid w:val="504B92DA"/>
    <w:rsid w:val="50591A5B"/>
    <w:rsid w:val="5067D1EC"/>
    <w:rsid w:val="50AB82E3"/>
    <w:rsid w:val="50E23A41"/>
    <w:rsid w:val="50F238C4"/>
    <w:rsid w:val="51142552"/>
    <w:rsid w:val="5122BC1C"/>
    <w:rsid w:val="5123AB86"/>
    <w:rsid w:val="512AD2C2"/>
    <w:rsid w:val="5149DD5E"/>
    <w:rsid w:val="514D00F5"/>
    <w:rsid w:val="515F1F1F"/>
    <w:rsid w:val="5183CAB5"/>
    <w:rsid w:val="51CD2DE1"/>
    <w:rsid w:val="51EC2A7B"/>
    <w:rsid w:val="51F15354"/>
    <w:rsid w:val="520A095C"/>
    <w:rsid w:val="520CD896"/>
    <w:rsid w:val="52271C83"/>
    <w:rsid w:val="522EAC34"/>
    <w:rsid w:val="5240AB25"/>
    <w:rsid w:val="5240C6EF"/>
    <w:rsid w:val="52417972"/>
    <w:rsid w:val="525E2671"/>
    <w:rsid w:val="5264460E"/>
    <w:rsid w:val="52752628"/>
    <w:rsid w:val="5292E483"/>
    <w:rsid w:val="52BF7158"/>
    <w:rsid w:val="52C0AB9E"/>
    <w:rsid w:val="52C27CA9"/>
    <w:rsid w:val="52C61B5B"/>
    <w:rsid w:val="52CCFC17"/>
    <w:rsid w:val="52F81528"/>
    <w:rsid w:val="53333264"/>
    <w:rsid w:val="5363DA41"/>
    <w:rsid w:val="5378CD37"/>
    <w:rsid w:val="537E016A"/>
    <w:rsid w:val="538B1A64"/>
    <w:rsid w:val="53A8E7DD"/>
    <w:rsid w:val="53C45DF9"/>
    <w:rsid w:val="53DC27A6"/>
    <w:rsid w:val="53DE2B77"/>
    <w:rsid w:val="53ED80F6"/>
    <w:rsid w:val="53F5A6CD"/>
    <w:rsid w:val="54075428"/>
    <w:rsid w:val="541053F8"/>
    <w:rsid w:val="5410C3E6"/>
    <w:rsid w:val="544C1614"/>
    <w:rsid w:val="547BA679"/>
    <w:rsid w:val="548D1A99"/>
    <w:rsid w:val="549FA7BB"/>
    <w:rsid w:val="54BC27BD"/>
    <w:rsid w:val="54CD4E30"/>
    <w:rsid w:val="54DD74A7"/>
    <w:rsid w:val="54EDE6B0"/>
    <w:rsid w:val="5524DA68"/>
    <w:rsid w:val="55437669"/>
    <w:rsid w:val="556454B8"/>
    <w:rsid w:val="55871362"/>
    <w:rsid w:val="559CB987"/>
    <w:rsid w:val="55A58D01"/>
    <w:rsid w:val="55F3E2B2"/>
    <w:rsid w:val="5609CCD7"/>
    <w:rsid w:val="561388A0"/>
    <w:rsid w:val="566B6B83"/>
    <w:rsid w:val="567B39D4"/>
    <w:rsid w:val="56816BEE"/>
    <w:rsid w:val="56818CA7"/>
    <w:rsid w:val="56852E3C"/>
    <w:rsid w:val="56AA5C26"/>
    <w:rsid w:val="56AF7F56"/>
    <w:rsid w:val="56B74761"/>
    <w:rsid w:val="56FAB31F"/>
    <w:rsid w:val="56FCD6AD"/>
    <w:rsid w:val="5702B913"/>
    <w:rsid w:val="572EDE12"/>
    <w:rsid w:val="573354EE"/>
    <w:rsid w:val="573B63E6"/>
    <w:rsid w:val="5748D4DC"/>
    <w:rsid w:val="576AF6EC"/>
    <w:rsid w:val="577960A9"/>
    <w:rsid w:val="579637AF"/>
    <w:rsid w:val="57A94153"/>
    <w:rsid w:val="57AC3A29"/>
    <w:rsid w:val="57C1504C"/>
    <w:rsid w:val="57CEA95C"/>
    <w:rsid w:val="57F48B3E"/>
    <w:rsid w:val="581E07F3"/>
    <w:rsid w:val="583B0C4C"/>
    <w:rsid w:val="584FD127"/>
    <w:rsid w:val="58533DB8"/>
    <w:rsid w:val="586905AA"/>
    <w:rsid w:val="588EE3F0"/>
    <w:rsid w:val="58920762"/>
    <w:rsid w:val="58A7DA8E"/>
    <w:rsid w:val="58B547B6"/>
    <w:rsid w:val="58CD32BE"/>
    <w:rsid w:val="58D931B4"/>
    <w:rsid w:val="58F22BB9"/>
    <w:rsid w:val="5908A341"/>
    <w:rsid w:val="590BCE5D"/>
    <w:rsid w:val="5910E360"/>
    <w:rsid w:val="59140671"/>
    <w:rsid w:val="594CBE05"/>
    <w:rsid w:val="595A7451"/>
    <w:rsid w:val="5963144D"/>
    <w:rsid w:val="59660798"/>
    <w:rsid w:val="597C6B62"/>
    <w:rsid w:val="597FDC9D"/>
    <w:rsid w:val="598809A5"/>
    <w:rsid w:val="59AABC62"/>
    <w:rsid w:val="59C8774B"/>
    <w:rsid w:val="59CDA24A"/>
    <w:rsid w:val="59D3592E"/>
    <w:rsid w:val="59DA0F29"/>
    <w:rsid w:val="59E26DE8"/>
    <w:rsid w:val="59FF8400"/>
    <w:rsid w:val="5A12DB1E"/>
    <w:rsid w:val="5A3385E8"/>
    <w:rsid w:val="5A4DB56F"/>
    <w:rsid w:val="5A782C84"/>
    <w:rsid w:val="5A91B7AF"/>
    <w:rsid w:val="5A9C9A22"/>
    <w:rsid w:val="5AC66BC9"/>
    <w:rsid w:val="5ACFAABC"/>
    <w:rsid w:val="5AD96C99"/>
    <w:rsid w:val="5B07463D"/>
    <w:rsid w:val="5B0AC5D8"/>
    <w:rsid w:val="5B18911E"/>
    <w:rsid w:val="5B1D712F"/>
    <w:rsid w:val="5B30143D"/>
    <w:rsid w:val="5B456F82"/>
    <w:rsid w:val="5B5FA312"/>
    <w:rsid w:val="5B62E6E6"/>
    <w:rsid w:val="5BA2B2D6"/>
    <w:rsid w:val="5BDCF2EC"/>
    <w:rsid w:val="5BEF31A9"/>
    <w:rsid w:val="5BF58CDB"/>
    <w:rsid w:val="5BF73690"/>
    <w:rsid w:val="5C003B52"/>
    <w:rsid w:val="5C1CD13B"/>
    <w:rsid w:val="5C731FA7"/>
    <w:rsid w:val="5C7D2D6A"/>
    <w:rsid w:val="5C888D7B"/>
    <w:rsid w:val="5C96CEAA"/>
    <w:rsid w:val="5CBF75A7"/>
    <w:rsid w:val="5CCC1BE7"/>
    <w:rsid w:val="5CD06397"/>
    <w:rsid w:val="5CD14310"/>
    <w:rsid w:val="5CF68534"/>
    <w:rsid w:val="5D087E83"/>
    <w:rsid w:val="5D1BB56A"/>
    <w:rsid w:val="5D1EB9E5"/>
    <w:rsid w:val="5D23E6CD"/>
    <w:rsid w:val="5D332A9F"/>
    <w:rsid w:val="5D34AF81"/>
    <w:rsid w:val="5D5707DB"/>
    <w:rsid w:val="5D606D00"/>
    <w:rsid w:val="5D6079F2"/>
    <w:rsid w:val="5D870EA0"/>
    <w:rsid w:val="5D877749"/>
    <w:rsid w:val="5D87FD57"/>
    <w:rsid w:val="5D96532C"/>
    <w:rsid w:val="5DBB7FF2"/>
    <w:rsid w:val="5DF1351F"/>
    <w:rsid w:val="5DF188B3"/>
    <w:rsid w:val="5E020B4F"/>
    <w:rsid w:val="5E0C0B82"/>
    <w:rsid w:val="5E1E9CA3"/>
    <w:rsid w:val="5E29237C"/>
    <w:rsid w:val="5E44A45E"/>
    <w:rsid w:val="5E61CCD4"/>
    <w:rsid w:val="5E6B3DAF"/>
    <w:rsid w:val="5E74DC2B"/>
    <w:rsid w:val="5E842DED"/>
    <w:rsid w:val="5E895DE4"/>
    <w:rsid w:val="5E8A48F0"/>
    <w:rsid w:val="5E8C0A16"/>
    <w:rsid w:val="5EA6FC27"/>
    <w:rsid w:val="5EACDB47"/>
    <w:rsid w:val="5ECB8AB1"/>
    <w:rsid w:val="5ED9524D"/>
    <w:rsid w:val="5EE3BFAB"/>
    <w:rsid w:val="5EE8CFD7"/>
    <w:rsid w:val="5EEC7FF6"/>
    <w:rsid w:val="5F008C09"/>
    <w:rsid w:val="5F1145FD"/>
    <w:rsid w:val="5F45A181"/>
    <w:rsid w:val="5F51BA7E"/>
    <w:rsid w:val="5F65D50D"/>
    <w:rsid w:val="5F6C06C3"/>
    <w:rsid w:val="5F87AB6A"/>
    <w:rsid w:val="5F8A4682"/>
    <w:rsid w:val="5FE6AC53"/>
    <w:rsid w:val="5FF701D3"/>
    <w:rsid w:val="6037AD9C"/>
    <w:rsid w:val="60746F9F"/>
    <w:rsid w:val="608EF9EC"/>
    <w:rsid w:val="60A491C9"/>
    <w:rsid w:val="60A99C8A"/>
    <w:rsid w:val="60CF0CB3"/>
    <w:rsid w:val="60D185A1"/>
    <w:rsid w:val="60E2B002"/>
    <w:rsid w:val="60E30396"/>
    <w:rsid w:val="60FB40E7"/>
    <w:rsid w:val="61592952"/>
    <w:rsid w:val="61636383"/>
    <w:rsid w:val="618F3F34"/>
    <w:rsid w:val="61A35AEE"/>
    <w:rsid w:val="61EA77E9"/>
    <w:rsid w:val="6203EB49"/>
    <w:rsid w:val="620E9A5B"/>
    <w:rsid w:val="6221B1C1"/>
    <w:rsid w:val="623C0B9E"/>
    <w:rsid w:val="62460081"/>
    <w:rsid w:val="6253BA1C"/>
    <w:rsid w:val="625E91EB"/>
    <w:rsid w:val="626B748C"/>
    <w:rsid w:val="627C9F69"/>
    <w:rsid w:val="628A1B91"/>
    <w:rsid w:val="62973ABE"/>
    <w:rsid w:val="62A6363D"/>
    <w:rsid w:val="62BD3F28"/>
    <w:rsid w:val="62CC94E9"/>
    <w:rsid w:val="62F4EBB5"/>
    <w:rsid w:val="630CF9C7"/>
    <w:rsid w:val="632B4585"/>
    <w:rsid w:val="632C2E8A"/>
    <w:rsid w:val="6347670F"/>
    <w:rsid w:val="638DA71E"/>
    <w:rsid w:val="63922D6B"/>
    <w:rsid w:val="63B22610"/>
    <w:rsid w:val="63C547C4"/>
    <w:rsid w:val="63D365B4"/>
    <w:rsid w:val="640F9D68"/>
    <w:rsid w:val="641857AA"/>
    <w:rsid w:val="642D17BE"/>
    <w:rsid w:val="642EE8C3"/>
    <w:rsid w:val="6441142B"/>
    <w:rsid w:val="64509D31"/>
    <w:rsid w:val="6453906B"/>
    <w:rsid w:val="645A8256"/>
    <w:rsid w:val="64650638"/>
    <w:rsid w:val="64664137"/>
    <w:rsid w:val="64684688"/>
    <w:rsid w:val="64689355"/>
    <w:rsid w:val="646C4E2A"/>
    <w:rsid w:val="6470415D"/>
    <w:rsid w:val="6478B075"/>
    <w:rsid w:val="6482804A"/>
    <w:rsid w:val="64979E4D"/>
    <w:rsid w:val="64996519"/>
    <w:rsid w:val="64A34D1B"/>
    <w:rsid w:val="64A6CD8B"/>
    <w:rsid w:val="64EBDEDE"/>
    <w:rsid w:val="64EDD5AF"/>
    <w:rsid w:val="650E18F4"/>
    <w:rsid w:val="65112017"/>
    <w:rsid w:val="65378E7D"/>
    <w:rsid w:val="653CF26C"/>
    <w:rsid w:val="65623A71"/>
    <w:rsid w:val="6575A117"/>
    <w:rsid w:val="65BC93DE"/>
    <w:rsid w:val="65D2E575"/>
    <w:rsid w:val="65D68E36"/>
    <w:rsid w:val="65EC8FEB"/>
    <w:rsid w:val="65F20731"/>
    <w:rsid w:val="65FC1FC6"/>
    <w:rsid w:val="6608974E"/>
    <w:rsid w:val="66208DB2"/>
    <w:rsid w:val="6620A387"/>
    <w:rsid w:val="662CD6C0"/>
    <w:rsid w:val="666EF727"/>
    <w:rsid w:val="668A3B89"/>
    <w:rsid w:val="668FCE7D"/>
    <w:rsid w:val="669E6640"/>
    <w:rsid w:val="66D40984"/>
    <w:rsid w:val="66E9D8D9"/>
    <w:rsid w:val="66EB7670"/>
    <w:rsid w:val="66F0D4E3"/>
    <w:rsid w:val="66F3B92D"/>
    <w:rsid w:val="6701BFA0"/>
    <w:rsid w:val="671DC62F"/>
    <w:rsid w:val="6731580E"/>
    <w:rsid w:val="67B1A730"/>
    <w:rsid w:val="681025E2"/>
    <w:rsid w:val="681296D7"/>
    <w:rsid w:val="687735FE"/>
    <w:rsid w:val="68784EC7"/>
    <w:rsid w:val="68B812A9"/>
    <w:rsid w:val="68BD1D4B"/>
    <w:rsid w:val="68CA6645"/>
    <w:rsid w:val="68FF12E9"/>
    <w:rsid w:val="691AD3BA"/>
    <w:rsid w:val="69509DF8"/>
    <w:rsid w:val="69515E9F"/>
    <w:rsid w:val="695D837D"/>
    <w:rsid w:val="6967B54D"/>
    <w:rsid w:val="69A4B650"/>
    <w:rsid w:val="69AAD409"/>
    <w:rsid w:val="69CB936E"/>
    <w:rsid w:val="69D7E812"/>
    <w:rsid w:val="69E72AAB"/>
    <w:rsid w:val="6A02351B"/>
    <w:rsid w:val="6A0D04F0"/>
    <w:rsid w:val="6A0ECC93"/>
    <w:rsid w:val="6A122CF3"/>
    <w:rsid w:val="6A230A7D"/>
    <w:rsid w:val="6A290B7F"/>
    <w:rsid w:val="6A37AC08"/>
    <w:rsid w:val="6A613E78"/>
    <w:rsid w:val="6A64283D"/>
    <w:rsid w:val="6A7D543A"/>
    <w:rsid w:val="6AABF3B6"/>
    <w:rsid w:val="6B01BE2C"/>
    <w:rsid w:val="6B194D35"/>
    <w:rsid w:val="6B1F5E28"/>
    <w:rsid w:val="6B378A31"/>
    <w:rsid w:val="6B44B51E"/>
    <w:rsid w:val="6B45769F"/>
    <w:rsid w:val="6B4D6938"/>
    <w:rsid w:val="6B745530"/>
    <w:rsid w:val="6B7B30FE"/>
    <w:rsid w:val="6B7C8082"/>
    <w:rsid w:val="6BA3D665"/>
    <w:rsid w:val="6BB06DE0"/>
    <w:rsid w:val="6BBC6F9A"/>
    <w:rsid w:val="6BCF5FBE"/>
    <w:rsid w:val="6BD0A44D"/>
    <w:rsid w:val="6BEF9D99"/>
    <w:rsid w:val="6BF4B83F"/>
    <w:rsid w:val="6BF586F5"/>
    <w:rsid w:val="6BF66CC3"/>
    <w:rsid w:val="6C102157"/>
    <w:rsid w:val="6C1DE488"/>
    <w:rsid w:val="6C1EC502"/>
    <w:rsid w:val="6C206F93"/>
    <w:rsid w:val="6C30ED61"/>
    <w:rsid w:val="6C3596C9"/>
    <w:rsid w:val="6C38B1C7"/>
    <w:rsid w:val="6C674B1A"/>
    <w:rsid w:val="6C79071F"/>
    <w:rsid w:val="6C7E3418"/>
    <w:rsid w:val="6C8D85AD"/>
    <w:rsid w:val="6C9A6D35"/>
    <w:rsid w:val="6C9B60BB"/>
    <w:rsid w:val="6CB4D595"/>
    <w:rsid w:val="6CBC40D3"/>
    <w:rsid w:val="6CBD0AF3"/>
    <w:rsid w:val="6CC84613"/>
    <w:rsid w:val="6CEA8CAD"/>
    <w:rsid w:val="6CFDFA67"/>
    <w:rsid w:val="6D02C800"/>
    <w:rsid w:val="6D0791BF"/>
    <w:rsid w:val="6D0D11CE"/>
    <w:rsid w:val="6D3B94CF"/>
    <w:rsid w:val="6D4247D2"/>
    <w:rsid w:val="6D4A0902"/>
    <w:rsid w:val="6D5117FF"/>
    <w:rsid w:val="6D7C47F1"/>
    <w:rsid w:val="6DAC4520"/>
    <w:rsid w:val="6DCC94A2"/>
    <w:rsid w:val="6DF2CFA6"/>
    <w:rsid w:val="6E0F565F"/>
    <w:rsid w:val="6E1D4073"/>
    <w:rsid w:val="6E2DF5AD"/>
    <w:rsid w:val="6E3E6CA2"/>
    <w:rsid w:val="6E3ED2DB"/>
    <w:rsid w:val="6E4218A2"/>
    <w:rsid w:val="6E537732"/>
    <w:rsid w:val="6E5BB377"/>
    <w:rsid w:val="6E6E2376"/>
    <w:rsid w:val="6E70591D"/>
    <w:rsid w:val="6E7B8E94"/>
    <w:rsid w:val="6E811346"/>
    <w:rsid w:val="6E951640"/>
    <w:rsid w:val="6E97D6A9"/>
    <w:rsid w:val="6EA99CEE"/>
    <w:rsid w:val="6EC083EE"/>
    <w:rsid w:val="6ED8E29C"/>
    <w:rsid w:val="6EF42514"/>
    <w:rsid w:val="6F42EF7A"/>
    <w:rsid w:val="6F510A41"/>
    <w:rsid w:val="6F764786"/>
    <w:rsid w:val="6F902190"/>
    <w:rsid w:val="6F989A1D"/>
    <w:rsid w:val="6FC88B44"/>
    <w:rsid w:val="6FF87A5A"/>
    <w:rsid w:val="6FFE575B"/>
    <w:rsid w:val="700BC8F7"/>
    <w:rsid w:val="70161A32"/>
    <w:rsid w:val="70211324"/>
    <w:rsid w:val="703B4BD7"/>
    <w:rsid w:val="7043E1A5"/>
    <w:rsid w:val="70527212"/>
    <w:rsid w:val="7069C5E5"/>
    <w:rsid w:val="708F792F"/>
    <w:rsid w:val="70C25357"/>
    <w:rsid w:val="70D75B46"/>
    <w:rsid w:val="70EE0814"/>
    <w:rsid w:val="70EE3629"/>
    <w:rsid w:val="70F7B06F"/>
    <w:rsid w:val="70FE4E61"/>
    <w:rsid w:val="711F1E45"/>
    <w:rsid w:val="712EAFD9"/>
    <w:rsid w:val="7132F46B"/>
    <w:rsid w:val="716B31FC"/>
    <w:rsid w:val="716EEB8A"/>
    <w:rsid w:val="718877F2"/>
    <w:rsid w:val="71AD9FB0"/>
    <w:rsid w:val="71D8B22A"/>
    <w:rsid w:val="7201D83D"/>
    <w:rsid w:val="7205597A"/>
    <w:rsid w:val="7213D4F3"/>
    <w:rsid w:val="72154E56"/>
    <w:rsid w:val="72501EFC"/>
    <w:rsid w:val="7274FB9E"/>
    <w:rsid w:val="727BE8E9"/>
    <w:rsid w:val="728A068A"/>
    <w:rsid w:val="729FAA5E"/>
    <w:rsid w:val="72A9C615"/>
    <w:rsid w:val="72B3E815"/>
    <w:rsid w:val="72B964B3"/>
    <w:rsid w:val="72C1216B"/>
    <w:rsid w:val="72C29C92"/>
    <w:rsid w:val="72E74B09"/>
    <w:rsid w:val="72EE955F"/>
    <w:rsid w:val="730EC1CE"/>
    <w:rsid w:val="7321A8AF"/>
    <w:rsid w:val="732B0274"/>
    <w:rsid w:val="733823C8"/>
    <w:rsid w:val="735942AC"/>
    <w:rsid w:val="7371C6D5"/>
    <w:rsid w:val="738909F6"/>
    <w:rsid w:val="73BC3F7F"/>
    <w:rsid w:val="73FE7EDE"/>
    <w:rsid w:val="741CB793"/>
    <w:rsid w:val="74218C04"/>
    <w:rsid w:val="7426525C"/>
    <w:rsid w:val="74312231"/>
    <w:rsid w:val="7432305E"/>
    <w:rsid w:val="743314B6"/>
    <w:rsid w:val="743ACB1C"/>
    <w:rsid w:val="74534FDE"/>
    <w:rsid w:val="746392B3"/>
    <w:rsid w:val="7466F74A"/>
    <w:rsid w:val="74704179"/>
    <w:rsid w:val="7476D6BD"/>
    <w:rsid w:val="749CA985"/>
    <w:rsid w:val="74A4D056"/>
    <w:rsid w:val="74D65342"/>
    <w:rsid w:val="74DD7B25"/>
    <w:rsid w:val="74E0E15E"/>
    <w:rsid w:val="74E40E72"/>
    <w:rsid w:val="74EDF746"/>
    <w:rsid w:val="74F5130D"/>
    <w:rsid w:val="74F5949D"/>
    <w:rsid w:val="7519C5D8"/>
    <w:rsid w:val="7521C49B"/>
    <w:rsid w:val="752A0F28"/>
    <w:rsid w:val="75388873"/>
    <w:rsid w:val="7551B8AB"/>
    <w:rsid w:val="75522AA7"/>
    <w:rsid w:val="7579CA02"/>
    <w:rsid w:val="7597FDD2"/>
    <w:rsid w:val="75A58F91"/>
    <w:rsid w:val="75ABAAD9"/>
    <w:rsid w:val="75AD33D8"/>
    <w:rsid w:val="75B25ED7"/>
    <w:rsid w:val="75BEB7EE"/>
    <w:rsid w:val="75EE1929"/>
    <w:rsid w:val="75F66B90"/>
    <w:rsid w:val="7645B502"/>
    <w:rsid w:val="766EB1E4"/>
    <w:rsid w:val="76808072"/>
    <w:rsid w:val="7683BD2F"/>
    <w:rsid w:val="769201D8"/>
    <w:rsid w:val="769AB982"/>
    <w:rsid w:val="769D23A9"/>
    <w:rsid w:val="76A1DCC8"/>
    <w:rsid w:val="76BD50EE"/>
    <w:rsid w:val="76CB966D"/>
    <w:rsid w:val="76D5C071"/>
    <w:rsid w:val="76DB4940"/>
    <w:rsid w:val="76E96395"/>
    <w:rsid w:val="77017D94"/>
    <w:rsid w:val="7703531A"/>
    <w:rsid w:val="7716DBB8"/>
    <w:rsid w:val="771E1FB5"/>
    <w:rsid w:val="771F0C56"/>
    <w:rsid w:val="7741B7A7"/>
    <w:rsid w:val="777B7C58"/>
    <w:rsid w:val="779D831A"/>
    <w:rsid w:val="77D356BE"/>
    <w:rsid w:val="77E02D79"/>
    <w:rsid w:val="77F7DED9"/>
    <w:rsid w:val="77FAF271"/>
    <w:rsid w:val="781EB234"/>
    <w:rsid w:val="782DCCCA"/>
    <w:rsid w:val="7830BA4C"/>
    <w:rsid w:val="783A6D58"/>
    <w:rsid w:val="785DAC75"/>
    <w:rsid w:val="78948AF1"/>
    <w:rsid w:val="78B67652"/>
    <w:rsid w:val="78B9C4BE"/>
    <w:rsid w:val="78D171EE"/>
    <w:rsid w:val="78F43F10"/>
    <w:rsid w:val="78F9480E"/>
    <w:rsid w:val="791DF4E1"/>
    <w:rsid w:val="79269F9F"/>
    <w:rsid w:val="7930370B"/>
    <w:rsid w:val="794C18BD"/>
    <w:rsid w:val="794E72C2"/>
    <w:rsid w:val="7960DA2A"/>
    <w:rsid w:val="7969010A"/>
    <w:rsid w:val="796D7BFB"/>
    <w:rsid w:val="79794A4C"/>
    <w:rsid w:val="7989E773"/>
    <w:rsid w:val="79BC4DBE"/>
    <w:rsid w:val="79C59623"/>
    <w:rsid w:val="79C8636D"/>
    <w:rsid w:val="79D12B6A"/>
    <w:rsid w:val="79D269F4"/>
    <w:rsid w:val="79EB7093"/>
    <w:rsid w:val="7A02AB4A"/>
    <w:rsid w:val="7A0471B2"/>
    <w:rsid w:val="7A0B84A0"/>
    <w:rsid w:val="7A0FC94F"/>
    <w:rsid w:val="7A140228"/>
    <w:rsid w:val="7A1B53AB"/>
    <w:rsid w:val="7A382D8F"/>
    <w:rsid w:val="7A4B6B77"/>
    <w:rsid w:val="7AA171E2"/>
    <w:rsid w:val="7AC3E973"/>
    <w:rsid w:val="7ACC7E30"/>
    <w:rsid w:val="7AE5DBF1"/>
    <w:rsid w:val="7B138221"/>
    <w:rsid w:val="7B28FBA8"/>
    <w:rsid w:val="7B2FE1E0"/>
    <w:rsid w:val="7B3121A0"/>
    <w:rsid w:val="7B358D8F"/>
    <w:rsid w:val="7B3B271A"/>
    <w:rsid w:val="7B4448AF"/>
    <w:rsid w:val="7B451363"/>
    <w:rsid w:val="7B4AC2DA"/>
    <w:rsid w:val="7B748D6D"/>
    <w:rsid w:val="7B89B7CD"/>
    <w:rsid w:val="7B94C446"/>
    <w:rsid w:val="7B95BF22"/>
    <w:rsid w:val="7B9AB2D7"/>
    <w:rsid w:val="7B9E5468"/>
    <w:rsid w:val="7BACA57F"/>
    <w:rsid w:val="7BC89252"/>
    <w:rsid w:val="7BCA8660"/>
    <w:rsid w:val="7BE481BD"/>
    <w:rsid w:val="7BFBBC85"/>
    <w:rsid w:val="7C220502"/>
    <w:rsid w:val="7C3083C2"/>
    <w:rsid w:val="7C3166C6"/>
    <w:rsid w:val="7C3B380A"/>
    <w:rsid w:val="7C50D384"/>
    <w:rsid w:val="7C66853C"/>
    <w:rsid w:val="7C6A4F2C"/>
    <w:rsid w:val="7C70344E"/>
    <w:rsid w:val="7C707739"/>
    <w:rsid w:val="7C8998DD"/>
    <w:rsid w:val="7CC3B97C"/>
    <w:rsid w:val="7D229B9B"/>
    <w:rsid w:val="7D4BA2EA"/>
    <w:rsid w:val="7D781A7A"/>
    <w:rsid w:val="7D78F191"/>
    <w:rsid w:val="7D871286"/>
    <w:rsid w:val="7D8BE281"/>
    <w:rsid w:val="7D97618B"/>
    <w:rsid w:val="7D9E9F93"/>
    <w:rsid w:val="7D9EA389"/>
    <w:rsid w:val="7DB38AF8"/>
    <w:rsid w:val="7DBF9038"/>
    <w:rsid w:val="7E05B617"/>
    <w:rsid w:val="7E17D067"/>
    <w:rsid w:val="7E1A2892"/>
    <w:rsid w:val="7E1EFA89"/>
    <w:rsid w:val="7E443193"/>
    <w:rsid w:val="7E4AB123"/>
    <w:rsid w:val="7E4D49CA"/>
    <w:rsid w:val="7E4F4B25"/>
    <w:rsid w:val="7E6256FC"/>
    <w:rsid w:val="7E7AA8C5"/>
    <w:rsid w:val="7E83CA10"/>
    <w:rsid w:val="7E850A13"/>
    <w:rsid w:val="7EDF1933"/>
    <w:rsid w:val="7EE636E6"/>
    <w:rsid w:val="7EE724B6"/>
    <w:rsid w:val="7F10C093"/>
    <w:rsid w:val="7F1B64C5"/>
    <w:rsid w:val="7F26BE8D"/>
    <w:rsid w:val="7F4CEC66"/>
    <w:rsid w:val="7F4DD57D"/>
    <w:rsid w:val="7F5384B7"/>
    <w:rsid w:val="7F581FBF"/>
    <w:rsid w:val="7F8B8549"/>
    <w:rsid w:val="7FAB8F9D"/>
    <w:rsid w:val="7FC63DA3"/>
    <w:rsid w:val="7FE31A40"/>
    <w:rsid w:val="7FEC6A3C"/>
    <w:rsid w:val="7FFB97A7"/>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4230C"/>
  <w15:docId w15:val="{F8ED485C-E8C3-45C3-BF3B-679C304B78F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Arial" w:hAnsi="Arial" w:eastAsia="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3775F"/>
    <w:rPr>
      <w:rFonts w:asciiTheme="majorHAnsi" w:hAnsiTheme="majorHAnsi"/>
    </w:rPr>
  </w:style>
  <w:style w:type="paragraph" w:styleId="Heading1">
    <w:name w:val="heading 1"/>
    <w:basedOn w:val="Normal"/>
    <w:next w:val="Normal"/>
    <w:link w:val="Heading1Char"/>
    <w:uiPriority w:val="9"/>
    <w:qFormat/>
    <w:rsid w:val="00AA1EE2"/>
    <w:pPr>
      <w:keepNext/>
      <w:keepLines/>
      <w:spacing w:before="400" w:after="120"/>
      <w:outlineLvl w:val="0"/>
    </w:pPr>
    <w:rPr>
      <w:color w:val="4BACC6" w:themeColor="accent1"/>
      <w:sz w:val="44"/>
      <w:szCs w:val="40"/>
    </w:rPr>
  </w:style>
  <w:style w:type="paragraph" w:styleId="Heading2">
    <w:name w:val="heading 2"/>
    <w:basedOn w:val="Normal"/>
    <w:next w:val="Normal"/>
    <w:link w:val="Heading2Char"/>
    <w:uiPriority w:val="9"/>
    <w:unhideWhenUsed/>
    <w:qFormat/>
    <w:rsid w:val="00AA1EE2"/>
    <w:pPr>
      <w:keepNext/>
      <w:keepLines/>
      <w:spacing w:before="360" w:after="120"/>
      <w:outlineLvl w:val="1"/>
    </w:pPr>
    <w:rPr>
      <w:color w:val="1B1B1B" w:themeColor="text1"/>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7B0E8C"/>
    <w:pPr>
      <w:spacing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7B0E8C"/>
    <w:rPr>
      <w:rFonts w:ascii="Times New Roman" w:hAnsi="Times New Roman" w:cs="Times New Roman"/>
      <w:sz w:val="18"/>
      <w:szCs w:val="18"/>
    </w:rPr>
  </w:style>
  <w:style w:type="character" w:styleId="Hyperlink">
    <w:name w:val="Hyperlink"/>
    <w:basedOn w:val="DefaultParagraphFont"/>
    <w:uiPriority w:val="99"/>
    <w:unhideWhenUsed/>
    <w:rsid w:val="003B677E"/>
    <w:rPr>
      <w:color w:val="0000FF" w:themeColor="hyperlink"/>
      <w:u w:val="single"/>
    </w:rPr>
  </w:style>
  <w:style w:type="character" w:styleId="UnresolvedMention1" w:customStyle="1">
    <w:name w:val="Unresolved Mention1"/>
    <w:basedOn w:val="DefaultParagraphFont"/>
    <w:uiPriority w:val="99"/>
    <w:semiHidden/>
    <w:unhideWhenUsed/>
    <w:rsid w:val="003B677E"/>
    <w:rPr>
      <w:color w:val="605E5C"/>
      <w:shd w:val="clear" w:color="auto" w:fill="E1DFDD"/>
    </w:rPr>
  </w:style>
  <w:style w:type="paragraph" w:styleId="CommentText">
    <w:name w:val="annotation text"/>
    <w:basedOn w:val="Normal"/>
    <w:link w:val="CommentTextChar"/>
    <w:uiPriority w:val="99"/>
    <w:semiHidden/>
    <w:unhideWhenUsed/>
    <w:rsid w:val="00913012"/>
    <w:pPr>
      <w:spacing w:line="240" w:lineRule="auto"/>
    </w:pPr>
    <w:rPr>
      <w:sz w:val="20"/>
      <w:szCs w:val="20"/>
    </w:rPr>
  </w:style>
  <w:style w:type="character" w:styleId="CommentTextChar" w:customStyle="1">
    <w:name w:val="Comment Text Char"/>
    <w:basedOn w:val="DefaultParagraphFont"/>
    <w:link w:val="CommentText"/>
    <w:uiPriority w:val="99"/>
    <w:semiHidden/>
    <w:rsid w:val="00913012"/>
    <w:rPr>
      <w:sz w:val="20"/>
      <w:szCs w:val="20"/>
    </w:rPr>
  </w:style>
  <w:style w:type="character" w:styleId="CommentReference">
    <w:name w:val="annotation reference"/>
    <w:basedOn w:val="DefaultParagraphFont"/>
    <w:uiPriority w:val="99"/>
    <w:semiHidden/>
    <w:unhideWhenUsed/>
    <w:rsid w:val="00913012"/>
    <w:rPr>
      <w:sz w:val="16"/>
      <w:szCs w:val="16"/>
    </w:r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eaderChar" w:customStyle="1">
    <w:name w:val="Header Char"/>
    <w:basedOn w:val="DefaultParagraphFont"/>
    <w:link w:val="Header"/>
    <w:uiPriority w:val="99"/>
    <w:rsid w:val="004A2647"/>
  </w:style>
  <w:style w:type="paragraph" w:styleId="Footer">
    <w:name w:val="footer"/>
    <w:basedOn w:val="Normal"/>
    <w:link w:val="FooterChar"/>
    <w:uiPriority w:val="99"/>
    <w:unhideWhenUsed/>
    <w:pPr>
      <w:tabs>
        <w:tab w:val="center" w:pos="4680"/>
        <w:tab w:val="right" w:pos="9360"/>
      </w:tabs>
      <w:spacing w:line="240" w:lineRule="auto"/>
    </w:pPr>
  </w:style>
  <w:style w:type="character" w:styleId="FooterChar" w:customStyle="1">
    <w:name w:val="Footer Char"/>
    <w:basedOn w:val="DefaultParagraphFont"/>
    <w:link w:val="Footer"/>
    <w:uiPriority w:val="99"/>
    <w:rsid w:val="004A2647"/>
  </w:style>
  <w:style w:type="table" w:styleId="TableGrid">
    <w:name w:val="Table Grid"/>
    <w:basedOn w:val="TableNormal"/>
    <w:uiPriority w:val="59"/>
    <w:rsid w:val="00FB4123"/>
    <w:pPr>
      <w:spacing w:line="240" w:lineRule="auto"/>
    </w:pPr>
    <w:tblPr>
      <w:tblBorders>
        <w:top w:val="single" w:color="1B1B1B" w:themeColor="text1" w:sz="4" w:space="0"/>
        <w:left w:val="single" w:color="1B1B1B" w:themeColor="text1" w:sz="4" w:space="0"/>
        <w:bottom w:val="single" w:color="1B1B1B" w:themeColor="text1" w:sz="4" w:space="0"/>
        <w:right w:val="single" w:color="1B1B1B" w:themeColor="text1" w:sz="4" w:space="0"/>
        <w:insideH w:val="single" w:color="1B1B1B" w:themeColor="text1" w:sz="4" w:space="0"/>
        <w:insideV w:val="single" w:color="1B1B1B" w:themeColor="text1" w:sz="4" w:space="0"/>
      </w:tblBorders>
    </w:tblPr>
  </w:style>
  <w:style w:type="paragraph" w:styleId="TOCHeading">
    <w:name w:val="TOC Heading"/>
    <w:basedOn w:val="Heading1"/>
    <w:next w:val="Normal"/>
    <w:uiPriority w:val="39"/>
    <w:unhideWhenUsed/>
    <w:qFormat/>
    <w:rsid w:val="001B101F"/>
    <w:pPr>
      <w:spacing w:before="240" w:after="0" w:line="259" w:lineRule="auto"/>
      <w:outlineLvl w:val="9"/>
    </w:pPr>
    <w:rPr>
      <w:rFonts w:eastAsiaTheme="majorEastAsia" w:cstheme="majorBidi"/>
      <w:color w:val="31849B" w:themeColor="accent1" w:themeShade="BF"/>
      <w:sz w:val="32"/>
      <w:szCs w:val="32"/>
      <w:lang w:val="en-US"/>
    </w:rPr>
  </w:style>
  <w:style w:type="paragraph" w:styleId="TOC1">
    <w:name w:val="toc 1"/>
    <w:basedOn w:val="Normal"/>
    <w:next w:val="Normal"/>
    <w:autoRedefine/>
    <w:uiPriority w:val="39"/>
    <w:unhideWhenUsed/>
    <w:rsid w:val="001B101F"/>
    <w:pPr>
      <w:spacing w:after="100"/>
    </w:pPr>
  </w:style>
  <w:style w:type="paragraph" w:styleId="TOC2">
    <w:name w:val="toc 2"/>
    <w:basedOn w:val="Normal"/>
    <w:next w:val="Normal"/>
    <w:autoRedefine/>
    <w:uiPriority w:val="39"/>
    <w:unhideWhenUsed/>
    <w:rsid w:val="001B101F"/>
    <w:pPr>
      <w:spacing w:after="100"/>
      <w:ind w:left="220"/>
    </w:pPr>
  </w:style>
  <w:style w:type="paragraph" w:styleId="CommentSubject">
    <w:name w:val="annotation subject"/>
    <w:basedOn w:val="CommentText"/>
    <w:next w:val="CommentText"/>
    <w:link w:val="CommentSubjectChar"/>
    <w:uiPriority w:val="99"/>
    <w:semiHidden/>
    <w:unhideWhenUsed/>
    <w:rsid w:val="00757257"/>
    <w:rPr>
      <w:b/>
      <w:bCs/>
    </w:rPr>
  </w:style>
  <w:style w:type="character" w:styleId="CommentSubjectChar" w:customStyle="1">
    <w:name w:val="Comment Subject Char"/>
    <w:basedOn w:val="CommentTextChar"/>
    <w:link w:val="CommentSubject"/>
    <w:uiPriority w:val="99"/>
    <w:semiHidden/>
    <w:rsid w:val="00757257"/>
    <w:rPr>
      <w:b/>
      <w:bCs/>
      <w:sz w:val="20"/>
      <w:szCs w:val="20"/>
    </w:rPr>
  </w:style>
  <w:style w:type="paragraph" w:styleId="TOC3">
    <w:name w:val="toc 3"/>
    <w:basedOn w:val="Normal"/>
    <w:next w:val="Normal"/>
    <w:autoRedefine/>
    <w:uiPriority w:val="39"/>
    <w:unhideWhenUsed/>
    <w:rsid w:val="00084608"/>
    <w:pPr>
      <w:spacing w:after="100"/>
      <w:ind w:left="440"/>
    </w:pPr>
  </w:style>
  <w:style w:type="paragraph" w:styleId="Revision">
    <w:name w:val="Revision"/>
    <w:hidden/>
    <w:uiPriority w:val="99"/>
    <w:semiHidden/>
    <w:rsid w:val="00A172FB"/>
    <w:pPr>
      <w:spacing w:line="240" w:lineRule="auto"/>
    </w:pPr>
  </w:style>
  <w:style w:type="paragraph" w:styleId="NoSpacing">
    <w:name w:val="No Spacing"/>
    <w:link w:val="NoSpacingChar"/>
    <w:uiPriority w:val="1"/>
    <w:qFormat/>
    <w:rsid w:val="00AA1EE2"/>
    <w:pPr>
      <w:spacing w:line="240" w:lineRule="auto"/>
    </w:pPr>
    <w:rPr>
      <w:rFonts w:asciiTheme="majorHAnsi" w:hAnsiTheme="majorHAnsi" w:eastAsiaTheme="minorEastAsia" w:cstheme="minorBidi"/>
      <w:lang w:val="en-US" w:eastAsia="zh-CN"/>
    </w:rPr>
  </w:style>
  <w:style w:type="character" w:styleId="NoSpacingChar" w:customStyle="1">
    <w:name w:val="No Spacing Char"/>
    <w:basedOn w:val="DefaultParagraphFont"/>
    <w:link w:val="NoSpacing"/>
    <w:uiPriority w:val="1"/>
    <w:rsid w:val="00AA1EE2"/>
    <w:rPr>
      <w:rFonts w:asciiTheme="majorHAnsi" w:hAnsiTheme="majorHAnsi" w:eastAsiaTheme="minorEastAsia" w:cstheme="minorBidi"/>
      <w:lang w:val="en-US" w:eastAsia="zh-CN"/>
    </w:rPr>
  </w:style>
  <w:style w:type="character" w:styleId="PageNumber">
    <w:name w:val="page number"/>
    <w:basedOn w:val="DefaultParagraphFont"/>
    <w:uiPriority w:val="99"/>
    <w:semiHidden/>
    <w:unhideWhenUsed/>
    <w:rsid w:val="00A21352"/>
  </w:style>
  <w:style w:type="character" w:styleId="PlaceholderText">
    <w:name w:val="Placeholder Text"/>
    <w:basedOn w:val="DefaultParagraphFont"/>
    <w:uiPriority w:val="99"/>
    <w:semiHidden/>
    <w:rsid w:val="006423FC"/>
    <w:rPr>
      <w:color w:val="808080"/>
    </w:rPr>
  </w:style>
  <w:style w:type="character" w:styleId="Heading1Char" w:customStyle="1">
    <w:name w:val="Heading 1 Char"/>
    <w:basedOn w:val="DefaultParagraphFont"/>
    <w:link w:val="Heading1"/>
    <w:uiPriority w:val="9"/>
    <w:rsid w:val="00143DF6"/>
    <w:rPr>
      <w:rFonts w:asciiTheme="majorHAnsi" w:hAnsiTheme="majorHAnsi"/>
      <w:color w:val="4BACC6" w:themeColor="accent1"/>
      <w:sz w:val="44"/>
      <w:szCs w:val="40"/>
    </w:rPr>
  </w:style>
  <w:style w:type="paragraph" w:styleId="TOAHeading">
    <w:name w:val="toa heading"/>
    <w:basedOn w:val="Normal"/>
    <w:next w:val="Normal"/>
    <w:uiPriority w:val="99"/>
    <w:semiHidden/>
    <w:unhideWhenUsed/>
    <w:rsid w:val="000B3743"/>
    <w:pPr>
      <w:spacing w:before="120"/>
    </w:pPr>
    <w:rPr>
      <w:rFonts w:eastAsiaTheme="majorEastAsia" w:cstheme="majorBidi"/>
      <w:b/>
      <w:bCs/>
      <w:sz w:val="24"/>
      <w:szCs w:val="24"/>
    </w:rPr>
  </w:style>
  <w:style w:type="paragraph" w:styleId="TableofAuthorities">
    <w:name w:val="table of authorities"/>
    <w:basedOn w:val="Normal"/>
    <w:next w:val="Normal"/>
    <w:uiPriority w:val="99"/>
    <w:semiHidden/>
    <w:unhideWhenUsed/>
    <w:rsid w:val="000B3743"/>
    <w:pPr>
      <w:ind w:left="220" w:hanging="220"/>
    </w:pPr>
  </w:style>
  <w:style w:type="paragraph" w:styleId="Index1">
    <w:name w:val="index 1"/>
    <w:basedOn w:val="Normal"/>
    <w:next w:val="Normal"/>
    <w:autoRedefine/>
    <w:uiPriority w:val="99"/>
    <w:unhideWhenUsed/>
    <w:rsid w:val="0038564C"/>
    <w:pPr>
      <w:ind w:left="220" w:hanging="220"/>
    </w:pPr>
    <w:rPr>
      <w:rFonts w:asciiTheme="minorHAnsi" w:hAnsiTheme="minorHAnsi"/>
      <w:sz w:val="18"/>
      <w:szCs w:val="18"/>
    </w:rPr>
  </w:style>
  <w:style w:type="paragraph" w:styleId="Index2">
    <w:name w:val="index 2"/>
    <w:basedOn w:val="Normal"/>
    <w:next w:val="Normal"/>
    <w:autoRedefine/>
    <w:uiPriority w:val="99"/>
    <w:unhideWhenUsed/>
    <w:rsid w:val="0038564C"/>
    <w:pPr>
      <w:ind w:left="440" w:hanging="220"/>
    </w:pPr>
    <w:rPr>
      <w:rFonts w:asciiTheme="minorHAnsi" w:hAnsiTheme="minorHAnsi"/>
      <w:sz w:val="18"/>
      <w:szCs w:val="18"/>
    </w:rPr>
  </w:style>
  <w:style w:type="paragraph" w:styleId="Index3">
    <w:name w:val="index 3"/>
    <w:basedOn w:val="Normal"/>
    <w:next w:val="Normal"/>
    <w:autoRedefine/>
    <w:uiPriority w:val="99"/>
    <w:unhideWhenUsed/>
    <w:rsid w:val="0038564C"/>
    <w:pPr>
      <w:ind w:left="660" w:hanging="220"/>
    </w:pPr>
    <w:rPr>
      <w:rFonts w:asciiTheme="minorHAnsi" w:hAnsiTheme="minorHAnsi"/>
      <w:sz w:val="18"/>
      <w:szCs w:val="18"/>
    </w:rPr>
  </w:style>
  <w:style w:type="paragraph" w:styleId="Index4">
    <w:name w:val="index 4"/>
    <w:basedOn w:val="Normal"/>
    <w:next w:val="Normal"/>
    <w:autoRedefine/>
    <w:uiPriority w:val="99"/>
    <w:unhideWhenUsed/>
    <w:rsid w:val="0038564C"/>
    <w:pPr>
      <w:ind w:left="880" w:hanging="220"/>
    </w:pPr>
    <w:rPr>
      <w:rFonts w:asciiTheme="minorHAnsi" w:hAnsiTheme="minorHAnsi"/>
      <w:sz w:val="18"/>
      <w:szCs w:val="18"/>
    </w:rPr>
  </w:style>
  <w:style w:type="paragraph" w:styleId="Index5">
    <w:name w:val="index 5"/>
    <w:basedOn w:val="Normal"/>
    <w:next w:val="Normal"/>
    <w:autoRedefine/>
    <w:uiPriority w:val="99"/>
    <w:unhideWhenUsed/>
    <w:rsid w:val="0038564C"/>
    <w:pPr>
      <w:ind w:left="1100" w:hanging="220"/>
    </w:pPr>
    <w:rPr>
      <w:rFonts w:asciiTheme="minorHAnsi" w:hAnsiTheme="minorHAnsi"/>
      <w:sz w:val="18"/>
      <w:szCs w:val="18"/>
    </w:rPr>
  </w:style>
  <w:style w:type="paragraph" w:styleId="Index6">
    <w:name w:val="index 6"/>
    <w:basedOn w:val="Normal"/>
    <w:next w:val="Normal"/>
    <w:autoRedefine/>
    <w:uiPriority w:val="99"/>
    <w:unhideWhenUsed/>
    <w:rsid w:val="0038564C"/>
    <w:pPr>
      <w:ind w:left="1320" w:hanging="220"/>
    </w:pPr>
    <w:rPr>
      <w:rFonts w:asciiTheme="minorHAnsi" w:hAnsiTheme="minorHAnsi"/>
      <w:sz w:val="18"/>
      <w:szCs w:val="18"/>
    </w:rPr>
  </w:style>
  <w:style w:type="paragraph" w:styleId="Index7">
    <w:name w:val="index 7"/>
    <w:basedOn w:val="Normal"/>
    <w:next w:val="Normal"/>
    <w:autoRedefine/>
    <w:uiPriority w:val="99"/>
    <w:unhideWhenUsed/>
    <w:rsid w:val="0038564C"/>
    <w:pPr>
      <w:ind w:left="1540" w:hanging="220"/>
    </w:pPr>
    <w:rPr>
      <w:rFonts w:asciiTheme="minorHAnsi" w:hAnsiTheme="minorHAnsi"/>
      <w:sz w:val="18"/>
      <w:szCs w:val="18"/>
    </w:rPr>
  </w:style>
  <w:style w:type="paragraph" w:styleId="Index8">
    <w:name w:val="index 8"/>
    <w:basedOn w:val="Normal"/>
    <w:next w:val="Normal"/>
    <w:autoRedefine/>
    <w:uiPriority w:val="99"/>
    <w:unhideWhenUsed/>
    <w:rsid w:val="0038564C"/>
    <w:pPr>
      <w:ind w:left="1760" w:hanging="220"/>
    </w:pPr>
    <w:rPr>
      <w:rFonts w:asciiTheme="minorHAnsi" w:hAnsiTheme="minorHAnsi"/>
      <w:sz w:val="18"/>
      <w:szCs w:val="18"/>
    </w:rPr>
  </w:style>
  <w:style w:type="paragraph" w:styleId="Index9">
    <w:name w:val="index 9"/>
    <w:basedOn w:val="Normal"/>
    <w:next w:val="Normal"/>
    <w:autoRedefine/>
    <w:uiPriority w:val="99"/>
    <w:unhideWhenUsed/>
    <w:rsid w:val="0038564C"/>
    <w:pPr>
      <w:ind w:left="1980" w:hanging="220"/>
    </w:pPr>
    <w:rPr>
      <w:rFonts w:asciiTheme="minorHAnsi" w:hAnsiTheme="minorHAnsi"/>
      <w:sz w:val="18"/>
      <w:szCs w:val="18"/>
    </w:rPr>
  </w:style>
  <w:style w:type="paragraph" w:styleId="IndexHeading">
    <w:name w:val="index heading"/>
    <w:basedOn w:val="Normal"/>
    <w:next w:val="Index1"/>
    <w:uiPriority w:val="99"/>
    <w:unhideWhenUsed/>
    <w:rsid w:val="0038564C"/>
    <w:pPr>
      <w:spacing w:before="240" w:after="120"/>
      <w:ind w:left="140"/>
    </w:pPr>
    <w:rPr>
      <w:rFonts w:cstheme="majorHAnsi"/>
      <w:b/>
      <w:bCs/>
      <w:sz w:val="28"/>
      <w:szCs w:val="28"/>
    </w:rPr>
  </w:style>
  <w:style w:type="paragraph" w:styleId="EndnoteText">
    <w:name w:val="endnote text"/>
    <w:basedOn w:val="Normal"/>
    <w:link w:val="EndnoteTextChar"/>
    <w:uiPriority w:val="99"/>
    <w:semiHidden/>
    <w:unhideWhenUsed/>
    <w:rsid w:val="00F13501"/>
    <w:pPr>
      <w:spacing w:line="240" w:lineRule="auto"/>
    </w:pPr>
    <w:rPr>
      <w:sz w:val="20"/>
      <w:szCs w:val="20"/>
    </w:rPr>
  </w:style>
  <w:style w:type="character" w:styleId="EndnoteTextChar" w:customStyle="1">
    <w:name w:val="Endnote Text Char"/>
    <w:basedOn w:val="DefaultParagraphFont"/>
    <w:link w:val="EndnoteText"/>
    <w:uiPriority w:val="99"/>
    <w:semiHidden/>
    <w:rsid w:val="00F13501"/>
    <w:rPr>
      <w:rFonts w:asciiTheme="majorHAnsi" w:hAnsiTheme="majorHAnsi"/>
      <w:sz w:val="20"/>
      <w:szCs w:val="20"/>
    </w:rPr>
  </w:style>
  <w:style w:type="character" w:styleId="EndnoteReference">
    <w:name w:val="endnote reference"/>
    <w:basedOn w:val="DefaultParagraphFont"/>
    <w:uiPriority w:val="99"/>
    <w:semiHidden/>
    <w:unhideWhenUsed/>
    <w:rsid w:val="00F13501"/>
    <w:rPr>
      <w:vertAlign w:val="superscript"/>
    </w:rPr>
  </w:style>
  <w:style w:type="character" w:styleId="UnresolvedMention">
    <w:name w:val="Unresolved Mention"/>
    <w:basedOn w:val="DefaultParagraphFont"/>
    <w:uiPriority w:val="99"/>
    <w:semiHidden/>
    <w:unhideWhenUsed/>
    <w:rsid w:val="00565E5F"/>
    <w:rPr>
      <w:color w:val="605E5C"/>
      <w:shd w:val="clear" w:color="auto" w:fill="E1DFDD"/>
    </w:rPr>
  </w:style>
  <w:style w:type="character" w:styleId="FollowedHyperlink">
    <w:name w:val="FollowedHyperlink"/>
    <w:basedOn w:val="DefaultParagraphFont"/>
    <w:uiPriority w:val="99"/>
    <w:semiHidden/>
    <w:unhideWhenUsed/>
    <w:rsid w:val="00565E5F"/>
    <w:rPr>
      <w:color w:val="800080" w:themeColor="followedHyperlink"/>
      <w:u w:val="single"/>
    </w:rPr>
  </w:style>
  <w:style w:type="character" w:styleId="Heading2Char" w:customStyle="1">
    <w:name w:val="Heading 2 Char"/>
    <w:basedOn w:val="DefaultParagraphFont"/>
    <w:link w:val="Heading2"/>
    <w:uiPriority w:val="9"/>
    <w:rsid w:val="000918C5"/>
    <w:rPr>
      <w:rFonts w:asciiTheme="majorHAnsi" w:hAnsiTheme="majorHAnsi"/>
      <w:color w:val="1B1B1B"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510159">
      <w:bodyDiv w:val="1"/>
      <w:marLeft w:val="0"/>
      <w:marRight w:val="0"/>
      <w:marTop w:val="0"/>
      <w:marBottom w:val="0"/>
      <w:divBdr>
        <w:top w:val="none" w:sz="0" w:space="0" w:color="auto"/>
        <w:left w:val="none" w:sz="0" w:space="0" w:color="auto"/>
        <w:bottom w:val="none" w:sz="0" w:space="0" w:color="auto"/>
        <w:right w:val="none" w:sz="0" w:space="0" w:color="auto"/>
      </w:divBdr>
      <w:divsChild>
        <w:div w:id="215244976">
          <w:marLeft w:val="0"/>
          <w:marRight w:val="0"/>
          <w:marTop w:val="0"/>
          <w:marBottom w:val="0"/>
          <w:divBdr>
            <w:top w:val="none" w:sz="0" w:space="0" w:color="auto"/>
            <w:left w:val="none" w:sz="0" w:space="0" w:color="auto"/>
            <w:bottom w:val="none" w:sz="0" w:space="0" w:color="auto"/>
            <w:right w:val="none" w:sz="0" w:space="0" w:color="auto"/>
          </w:divBdr>
        </w:div>
        <w:div w:id="243153963">
          <w:marLeft w:val="0"/>
          <w:marRight w:val="0"/>
          <w:marTop w:val="0"/>
          <w:marBottom w:val="0"/>
          <w:divBdr>
            <w:top w:val="none" w:sz="0" w:space="0" w:color="auto"/>
            <w:left w:val="none" w:sz="0" w:space="0" w:color="auto"/>
            <w:bottom w:val="none" w:sz="0" w:space="0" w:color="auto"/>
            <w:right w:val="none" w:sz="0" w:space="0" w:color="auto"/>
          </w:divBdr>
        </w:div>
        <w:div w:id="499394767">
          <w:marLeft w:val="0"/>
          <w:marRight w:val="0"/>
          <w:marTop w:val="0"/>
          <w:marBottom w:val="0"/>
          <w:divBdr>
            <w:top w:val="none" w:sz="0" w:space="0" w:color="auto"/>
            <w:left w:val="none" w:sz="0" w:space="0" w:color="auto"/>
            <w:bottom w:val="none" w:sz="0" w:space="0" w:color="auto"/>
            <w:right w:val="none" w:sz="0" w:space="0" w:color="auto"/>
          </w:divBdr>
        </w:div>
        <w:div w:id="525366462">
          <w:marLeft w:val="0"/>
          <w:marRight w:val="0"/>
          <w:marTop w:val="0"/>
          <w:marBottom w:val="0"/>
          <w:divBdr>
            <w:top w:val="none" w:sz="0" w:space="0" w:color="auto"/>
            <w:left w:val="none" w:sz="0" w:space="0" w:color="auto"/>
            <w:bottom w:val="none" w:sz="0" w:space="0" w:color="auto"/>
            <w:right w:val="none" w:sz="0" w:space="0" w:color="auto"/>
          </w:divBdr>
        </w:div>
        <w:div w:id="604310295">
          <w:marLeft w:val="0"/>
          <w:marRight w:val="0"/>
          <w:marTop w:val="0"/>
          <w:marBottom w:val="0"/>
          <w:divBdr>
            <w:top w:val="none" w:sz="0" w:space="0" w:color="auto"/>
            <w:left w:val="none" w:sz="0" w:space="0" w:color="auto"/>
            <w:bottom w:val="none" w:sz="0" w:space="0" w:color="auto"/>
            <w:right w:val="none" w:sz="0" w:space="0" w:color="auto"/>
          </w:divBdr>
        </w:div>
        <w:div w:id="789012370">
          <w:marLeft w:val="0"/>
          <w:marRight w:val="0"/>
          <w:marTop w:val="0"/>
          <w:marBottom w:val="0"/>
          <w:divBdr>
            <w:top w:val="none" w:sz="0" w:space="0" w:color="auto"/>
            <w:left w:val="none" w:sz="0" w:space="0" w:color="auto"/>
            <w:bottom w:val="none" w:sz="0" w:space="0" w:color="auto"/>
            <w:right w:val="none" w:sz="0" w:space="0" w:color="auto"/>
          </w:divBdr>
        </w:div>
        <w:div w:id="881599094">
          <w:marLeft w:val="0"/>
          <w:marRight w:val="0"/>
          <w:marTop w:val="0"/>
          <w:marBottom w:val="0"/>
          <w:divBdr>
            <w:top w:val="none" w:sz="0" w:space="0" w:color="auto"/>
            <w:left w:val="none" w:sz="0" w:space="0" w:color="auto"/>
            <w:bottom w:val="none" w:sz="0" w:space="0" w:color="auto"/>
            <w:right w:val="none" w:sz="0" w:space="0" w:color="auto"/>
          </w:divBdr>
        </w:div>
        <w:div w:id="923953364">
          <w:marLeft w:val="0"/>
          <w:marRight w:val="0"/>
          <w:marTop w:val="0"/>
          <w:marBottom w:val="0"/>
          <w:divBdr>
            <w:top w:val="none" w:sz="0" w:space="0" w:color="auto"/>
            <w:left w:val="none" w:sz="0" w:space="0" w:color="auto"/>
            <w:bottom w:val="none" w:sz="0" w:space="0" w:color="auto"/>
            <w:right w:val="none" w:sz="0" w:space="0" w:color="auto"/>
          </w:divBdr>
        </w:div>
        <w:div w:id="973950209">
          <w:marLeft w:val="0"/>
          <w:marRight w:val="0"/>
          <w:marTop w:val="0"/>
          <w:marBottom w:val="0"/>
          <w:divBdr>
            <w:top w:val="none" w:sz="0" w:space="0" w:color="auto"/>
            <w:left w:val="none" w:sz="0" w:space="0" w:color="auto"/>
            <w:bottom w:val="none" w:sz="0" w:space="0" w:color="auto"/>
            <w:right w:val="none" w:sz="0" w:space="0" w:color="auto"/>
          </w:divBdr>
        </w:div>
        <w:div w:id="1036196036">
          <w:marLeft w:val="0"/>
          <w:marRight w:val="0"/>
          <w:marTop w:val="0"/>
          <w:marBottom w:val="0"/>
          <w:divBdr>
            <w:top w:val="none" w:sz="0" w:space="0" w:color="auto"/>
            <w:left w:val="none" w:sz="0" w:space="0" w:color="auto"/>
            <w:bottom w:val="none" w:sz="0" w:space="0" w:color="auto"/>
            <w:right w:val="none" w:sz="0" w:space="0" w:color="auto"/>
          </w:divBdr>
        </w:div>
        <w:div w:id="1037780174">
          <w:marLeft w:val="0"/>
          <w:marRight w:val="0"/>
          <w:marTop w:val="0"/>
          <w:marBottom w:val="0"/>
          <w:divBdr>
            <w:top w:val="none" w:sz="0" w:space="0" w:color="auto"/>
            <w:left w:val="none" w:sz="0" w:space="0" w:color="auto"/>
            <w:bottom w:val="none" w:sz="0" w:space="0" w:color="auto"/>
            <w:right w:val="none" w:sz="0" w:space="0" w:color="auto"/>
          </w:divBdr>
        </w:div>
        <w:div w:id="1169515610">
          <w:marLeft w:val="0"/>
          <w:marRight w:val="0"/>
          <w:marTop w:val="0"/>
          <w:marBottom w:val="0"/>
          <w:divBdr>
            <w:top w:val="none" w:sz="0" w:space="0" w:color="auto"/>
            <w:left w:val="none" w:sz="0" w:space="0" w:color="auto"/>
            <w:bottom w:val="none" w:sz="0" w:space="0" w:color="auto"/>
            <w:right w:val="none" w:sz="0" w:space="0" w:color="auto"/>
          </w:divBdr>
        </w:div>
        <w:div w:id="1317607129">
          <w:marLeft w:val="0"/>
          <w:marRight w:val="0"/>
          <w:marTop w:val="0"/>
          <w:marBottom w:val="0"/>
          <w:divBdr>
            <w:top w:val="none" w:sz="0" w:space="0" w:color="auto"/>
            <w:left w:val="none" w:sz="0" w:space="0" w:color="auto"/>
            <w:bottom w:val="none" w:sz="0" w:space="0" w:color="auto"/>
            <w:right w:val="none" w:sz="0" w:space="0" w:color="auto"/>
          </w:divBdr>
        </w:div>
        <w:div w:id="1427847706">
          <w:marLeft w:val="0"/>
          <w:marRight w:val="0"/>
          <w:marTop w:val="0"/>
          <w:marBottom w:val="0"/>
          <w:divBdr>
            <w:top w:val="none" w:sz="0" w:space="0" w:color="auto"/>
            <w:left w:val="none" w:sz="0" w:space="0" w:color="auto"/>
            <w:bottom w:val="none" w:sz="0" w:space="0" w:color="auto"/>
            <w:right w:val="none" w:sz="0" w:space="0" w:color="auto"/>
          </w:divBdr>
        </w:div>
        <w:div w:id="1471750111">
          <w:marLeft w:val="0"/>
          <w:marRight w:val="0"/>
          <w:marTop w:val="0"/>
          <w:marBottom w:val="0"/>
          <w:divBdr>
            <w:top w:val="none" w:sz="0" w:space="0" w:color="auto"/>
            <w:left w:val="none" w:sz="0" w:space="0" w:color="auto"/>
            <w:bottom w:val="none" w:sz="0" w:space="0" w:color="auto"/>
            <w:right w:val="none" w:sz="0" w:space="0" w:color="auto"/>
          </w:divBdr>
        </w:div>
        <w:div w:id="1533494977">
          <w:marLeft w:val="0"/>
          <w:marRight w:val="0"/>
          <w:marTop w:val="0"/>
          <w:marBottom w:val="0"/>
          <w:divBdr>
            <w:top w:val="none" w:sz="0" w:space="0" w:color="auto"/>
            <w:left w:val="none" w:sz="0" w:space="0" w:color="auto"/>
            <w:bottom w:val="none" w:sz="0" w:space="0" w:color="auto"/>
            <w:right w:val="none" w:sz="0" w:space="0" w:color="auto"/>
          </w:divBdr>
        </w:div>
        <w:div w:id="1676493169">
          <w:marLeft w:val="0"/>
          <w:marRight w:val="0"/>
          <w:marTop w:val="0"/>
          <w:marBottom w:val="0"/>
          <w:divBdr>
            <w:top w:val="none" w:sz="0" w:space="0" w:color="auto"/>
            <w:left w:val="none" w:sz="0" w:space="0" w:color="auto"/>
            <w:bottom w:val="none" w:sz="0" w:space="0" w:color="auto"/>
            <w:right w:val="none" w:sz="0" w:space="0" w:color="auto"/>
          </w:divBdr>
        </w:div>
        <w:div w:id="1872112802">
          <w:marLeft w:val="0"/>
          <w:marRight w:val="0"/>
          <w:marTop w:val="0"/>
          <w:marBottom w:val="0"/>
          <w:divBdr>
            <w:top w:val="none" w:sz="0" w:space="0" w:color="auto"/>
            <w:left w:val="none" w:sz="0" w:space="0" w:color="auto"/>
            <w:bottom w:val="none" w:sz="0" w:space="0" w:color="auto"/>
            <w:right w:val="none" w:sz="0" w:space="0" w:color="auto"/>
          </w:divBdr>
        </w:div>
        <w:div w:id="1980307440">
          <w:marLeft w:val="0"/>
          <w:marRight w:val="0"/>
          <w:marTop w:val="0"/>
          <w:marBottom w:val="0"/>
          <w:divBdr>
            <w:top w:val="none" w:sz="0" w:space="0" w:color="auto"/>
            <w:left w:val="none" w:sz="0" w:space="0" w:color="auto"/>
            <w:bottom w:val="none" w:sz="0" w:space="0" w:color="auto"/>
            <w:right w:val="none" w:sz="0" w:space="0" w:color="auto"/>
          </w:divBdr>
        </w:div>
        <w:div w:id="1988438395">
          <w:marLeft w:val="0"/>
          <w:marRight w:val="0"/>
          <w:marTop w:val="0"/>
          <w:marBottom w:val="0"/>
          <w:divBdr>
            <w:top w:val="none" w:sz="0" w:space="0" w:color="auto"/>
            <w:left w:val="none" w:sz="0" w:space="0" w:color="auto"/>
            <w:bottom w:val="none" w:sz="0" w:space="0" w:color="auto"/>
            <w:right w:val="none" w:sz="0" w:space="0" w:color="auto"/>
          </w:divBdr>
        </w:div>
        <w:div w:id="2033920470">
          <w:marLeft w:val="0"/>
          <w:marRight w:val="0"/>
          <w:marTop w:val="0"/>
          <w:marBottom w:val="0"/>
          <w:divBdr>
            <w:top w:val="none" w:sz="0" w:space="0" w:color="auto"/>
            <w:left w:val="none" w:sz="0" w:space="0" w:color="auto"/>
            <w:bottom w:val="none" w:sz="0" w:space="0" w:color="auto"/>
            <w:right w:val="none" w:sz="0" w:space="0" w:color="auto"/>
          </w:divBdr>
        </w:div>
      </w:divsChild>
    </w:div>
    <w:div w:id="360866643">
      <w:bodyDiv w:val="1"/>
      <w:marLeft w:val="0"/>
      <w:marRight w:val="0"/>
      <w:marTop w:val="0"/>
      <w:marBottom w:val="0"/>
      <w:divBdr>
        <w:top w:val="none" w:sz="0" w:space="0" w:color="auto"/>
        <w:left w:val="none" w:sz="0" w:space="0" w:color="auto"/>
        <w:bottom w:val="none" w:sz="0" w:space="0" w:color="auto"/>
        <w:right w:val="none" w:sz="0" w:space="0" w:color="auto"/>
      </w:divBdr>
    </w:div>
    <w:div w:id="482157751">
      <w:bodyDiv w:val="1"/>
      <w:marLeft w:val="0"/>
      <w:marRight w:val="0"/>
      <w:marTop w:val="0"/>
      <w:marBottom w:val="0"/>
      <w:divBdr>
        <w:top w:val="none" w:sz="0" w:space="0" w:color="auto"/>
        <w:left w:val="none" w:sz="0" w:space="0" w:color="auto"/>
        <w:bottom w:val="none" w:sz="0" w:space="0" w:color="auto"/>
        <w:right w:val="none" w:sz="0" w:space="0" w:color="auto"/>
      </w:divBdr>
    </w:div>
    <w:div w:id="526909896">
      <w:bodyDiv w:val="1"/>
      <w:marLeft w:val="0"/>
      <w:marRight w:val="0"/>
      <w:marTop w:val="0"/>
      <w:marBottom w:val="0"/>
      <w:divBdr>
        <w:top w:val="none" w:sz="0" w:space="0" w:color="auto"/>
        <w:left w:val="none" w:sz="0" w:space="0" w:color="auto"/>
        <w:bottom w:val="none" w:sz="0" w:space="0" w:color="auto"/>
        <w:right w:val="none" w:sz="0" w:space="0" w:color="auto"/>
      </w:divBdr>
    </w:div>
    <w:div w:id="577128918">
      <w:bodyDiv w:val="1"/>
      <w:marLeft w:val="0"/>
      <w:marRight w:val="0"/>
      <w:marTop w:val="0"/>
      <w:marBottom w:val="0"/>
      <w:divBdr>
        <w:top w:val="none" w:sz="0" w:space="0" w:color="auto"/>
        <w:left w:val="none" w:sz="0" w:space="0" w:color="auto"/>
        <w:bottom w:val="none" w:sz="0" w:space="0" w:color="auto"/>
        <w:right w:val="none" w:sz="0" w:space="0" w:color="auto"/>
      </w:divBdr>
    </w:div>
    <w:div w:id="1023940105">
      <w:bodyDiv w:val="1"/>
      <w:marLeft w:val="0"/>
      <w:marRight w:val="0"/>
      <w:marTop w:val="0"/>
      <w:marBottom w:val="0"/>
      <w:divBdr>
        <w:top w:val="none" w:sz="0" w:space="0" w:color="auto"/>
        <w:left w:val="none" w:sz="0" w:space="0" w:color="auto"/>
        <w:bottom w:val="none" w:sz="0" w:space="0" w:color="auto"/>
        <w:right w:val="none" w:sz="0" w:space="0" w:color="auto"/>
      </w:divBdr>
    </w:div>
    <w:div w:id="1289042982">
      <w:bodyDiv w:val="1"/>
      <w:marLeft w:val="0"/>
      <w:marRight w:val="0"/>
      <w:marTop w:val="0"/>
      <w:marBottom w:val="0"/>
      <w:divBdr>
        <w:top w:val="none" w:sz="0" w:space="0" w:color="auto"/>
        <w:left w:val="none" w:sz="0" w:space="0" w:color="auto"/>
        <w:bottom w:val="none" w:sz="0" w:space="0" w:color="auto"/>
        <w:right w:val="none" w:sz="0" w:space="0" w:color="auto"/>
      </w:divBdr>
    </w:div>
    <w:div w:id="1379622252">
      <w:bodyDiv w:val="1"/>
      <w:marLeft w:val="0"/>
      <w:marRight w:val="0"/>
      <w:marTop w:val="0"/>
      <w:marBottom w:val="0"/>
      <w:divBdr>
        <w:top w:val="none" w:sz="0" w:space="0" w:color="auto"/>
        <w:left w:val="none" w:sz="0" w:space="0" w:color="auto"/>
        <w:bottom w:val="none" w:sz="0" w:space="0" w:color="auto"/>
        <w:right w:val="none" w:sz="0" w:space="0" w:color="auto"/>
      </w:divBdr>
    </w:div>
    <w:div w:id="1950309562">
      <w:bodyDiv w:val="1"/>
      <w:marLeft w:val="0"/>
      <w:marRight w:val="0"/>
      <w:marTop w:val="0"/>
      <w:marBottom w:val="0"/>
      <w:divBdr>
        <w:top w:val="none" w:sz="0" w:space="0" w:color="auto"/>
        <w:left w:val="none" w:sz="0" w:space="0" w:color="auto"/>
        <w:bottom w:val="none" w:sz="0" w:space="0" w:color="auto"/>
        <w:right w:val="none" w:sz="0" w:space="0" w:color="auto"/>
      </w:divBdr>
      <w:divsChild>
        <w:div w:id="211428802">
          <w:marLeft w:val="0"/>
          <w:marRight w:val="0"/>
          <w:marTop w:val="0"/>
          <w:marBottom w:val="0"/>
          <w:divBdr>
            <w:top w:val="none" w:sz="0" w:space="0" w:color="auto"/>
            <w:left w:val="none" w:sz="0" w:space="0" w:color="auto"/>
            <w:bottom w:val="none" w:sz="0" w:space="0" w:color="auto"/>
            <w:right w:val="none" w:sz="0" w:space="0" w:color="auto"/>
          </w:divBdr>
        </w:div>
        <w:div w:id="247933634">
          <w:marLeft w:val="0"/>
          <w:marRight w:val="0"/>
          <w:marTop w:val="0"/>
          <w:marBottom w:val="0"/>
          <w:divBdr>
            <w:top w:val="none" w:sz="0" w:space="0" w:color="auto"/>
            <w:left w:val="none" w:sz="0" w:space="0" w:color="auto"/>
            <w:bottom w:val="none" w:sz="0" w:space="0" w:color="auto"/>
            <w:right w:val="none" w:sz="0" w:space="0" w:color="auto"/>
          </w:divBdr>
        </w:div>
        <w:div w:id="299847156">
          <w:marLeft w:val="0"/>
          <w:marRight w:val="0"/>
          <w:marTop w:val="0"/>
          <w:marBottom w:val="0"/>
          <w:divBdr>
            <w:top w:val="none" w:sz="0" w:space="0" w:color="auto"/>
            <w:left w:val="none" w:sz="0" w:space="0" w:color="auto"/>
            <w:bottom w:val="none" w:sz="0" w:space="0" w:color="auto"/>
            <w:right w:val="none" w:sz="0" w:space="0" w:color="auto"/>
          </w:divBdr>
        </w:div>
        <w:div w:id="358629469">
          <w:marLeft w:val="0"/>
          <w:marRight w:val="0"/>
          <w:marTop w:val="0"/>
          <w:marBottom w:val="0"/>
          <w:divBdr>
            <w:top w:val="none" w:sz="0" w:space="0" w:color="auto"/>
            <w:left w:val="none" w:sz="0" w:space="0" w:color="auto"/>
            <w:bottom w:val="none" w:sz="0" w:space="0" w:color="auto"/>
            <w:right w:val="none" w:sz="0" w:space="0" w:color="auto"/>
          </w:divBdr>
        </w:div>
        <w:div w:id="478612670">
          <w:marLeft w:val="0"/>
          <w:marRight w:val="0"/>
          <w:marTop w:val="0"/>
          <w:marBottom w:val="0"/>
          <w:divBdr>
            <w:top w:val="none" w:sz="0" w:space="0" w:color="auto"/>
            <w:left w:val="none" w:sz="0" w:space="0" w:color="auto"/>
            <w:bottom w:val="none" w:sz="0" w:space="0" w:color="auto"/>
            <w:right w:val="none" w:sz="0" w:space="0" w:color="auto"/>
          </w:divBdr>
        </w:div>
        <w:div w:id="503203169">
          <w:marLeft w:val="0"/>
          <w:marRight w:val="0"/>
          <w:marTop w:val="0"/>
          <w:marBottom w:val="0"/>
          <w:divBdr>
            <w:top w:val="none" w:sz="0" w:space="0" w:color="auto"/>
            <w:left w:val="none" w:sz="0" w:space="0" w:color="auto"/>
            <w:bottom w:val="none" w:sz="0" w:space="0" w:color="auto"/>
            <w:right w:val="none" w:sz="0" w:space="0" w:color="auto"/>
          </w:divBdr>
        </w:div>
        <w:div w:id="622005578">
          <w:marLeft w:val="0"/>
          <w:marRight w:val="0"/>
          <w:marTop w:val="0"/>
          <w:marBottom w:val="0"/>
          <w:divBdr>
            <w:top w:val="none" w:sz="0" w:space="0" w:color="auto"/>
            <w:left w:val="none" w:sz="0" w:space="0" w:color="auto"/>
            <w:bottom w:val="none" w:sz="0" w:space="0" w:color="auto"/>
            <w:right w:val="none" w:sz="0" w:space="0" w:color="auto"/>
          </w:divBdr>
        </w:div>
        <w:div w:id="679966849">
          <w:marLeft w:val="0"/>
          <w:marRight w:val="0"/>
          <w:marTop w:val="0"/>
          <w:marBottom w:val="0"/>
          <w:divBdr>
            <w:top w:val="none" w:sz="0" w:space="0" w:color="auto"/>
            <w:left w:val="none" w:sz="0" w:space="0" w:color="auto"/>
            <w:bottom w:val="none" w:sz="0" w:space="0" w:color="auto"/>
            <w:right w:val="none" w:sz="0" w:space="0" w:color="auto"/>
          </w:divBdr>
        </w:div>
        <w:div w:id="708651088">
          <w:marLeft w:val="0"/>
          <w:marRight w:val="0"/>
          <w:marTop w:val="0"/>
          <w:marBottom w:val="0"/>
          <w:divBdr>
            <w:top w:val="none" w:sz="0" w:space="0" w:color="auto"/>
            <w:left w:val="none" w:sz="0" w:space="0" w:color="auto"/>
            <w:bottom w:val="none" w:sz="0" w:space="0" w:color="auto"/>
            <w:right w:val="none" w:sz="0" w:space="0" w:color="auto"/>
          </w:divBdr>
        </w:div>
        <w:div w:id="930821200">
          <w:marLeft w:val="0"/>
          <w:marRight w:val="0"/>
          <w:marTop w:val="0"/>
          <w:marBottom w:val="0"/>
          <w:divBdr>
            <w:top w:val="none" w:sz="0" w:space="0" w:color="auto"/>
            <w:left w:val="none" w:sz="0" w:space="0" w:color="auto"/>
            <w:bottom w:val="none" w:sz="0" w:space="0" w:color="auto"/>
            <w:right w:val="none" w:sz="0" w:space="0" w:color="auto"/>
          </w:divBdr>
        </w:div>
        <w:div w:id="966273392">
          <w:marLeft w:val="0"/>
          <w:marRight w:val="0"/>
          <w:marTop w:val="0"/>
          <w:marBottom w:val="0"/>
          <w:divBdr>
            <w:top w:val="none" w:sz="0" w:space="0" w:color="auto"/>
            <w:left w:val="none" w:sz="0" w:space="0" w:color="auto"/>
            <w:bottom w:val="none" w:sz="0" w:space="0" w:color="auto"/>
            <w:right w:val="none" w:sz="0" w:space="0" w:color="auto"/>
          </w:divBdr>
        </w:div>
        <w:div w:id="1190685763">
          <w:marLeft w:val="0"/>
          <w:marRight w:val="0"/>
          <w:marTop w:val="0"/>
          <w:marBottom w:val="0"/>
          <w:divBdr>
            <w:top w:val="none" w:sz="0" w:space="0" w:color="auto"/>
            <w:left w:val="none" w:sz="0" w:space="0" w:color="auto"/>
            <w:bottom w:val="none" w:sz="0" w:space="0" w:color="auto"/>
            <w:right w:val="none" w:sz="0" w:space="0" w:color="auto"/>
          </w:divBdr>
        </w:div>
        <w:div w:id="1299844624">
          <w:marLeft w:val="0"/>
          <w:marRight w:val="0"/>
          <w:marTop w:val="0"/>
          <w:marBottom w:val="0"/>
          <w:divBdr>
            <w:top w:val="none" w:sz="0" w:space="0" w:color="auto"/>
            <w:left w:val="none" w:sz="0" w:space="0" w:color="auto"/>
            <w:bottom w:val="none" w:sz="0" w:space="0" w:color="auto"/>
            <w:right w:val="none" w:sz="0" w:space="0" w:color="auto"/>
          </w:divBdr>
        </w:div>
        <w:div w:id="1332292666">
          <w:marLeft w:val="0"/>
          <w:marRight w:val="0"/>
          <w:marTop w:val="0"/>
          <w:marBottom w:val="0"/>
          <w:divBdr>
            <w:top w:val="none" w:sz="0" w:space="0" w:color="auto"/>
            <w:left w:val="none" w:sz="0" w:space="0" w:color="auto"/>
            <w:bottom w:val="none" w:sz="0" w:space="0" w:color="auto"/>
            <w:right w:val="none" w:sz="0" w:space="0" w:color="auto"/>
          </w:divBdr>
        </w:div>
        <w:div w:id="1556576398">
          <w:marLeft w:val="0"/>
          <w:marRight w:val="0"/>
          <w:marTop w:val="0"/>
          <w:marBottom w:val="0"/>
          <w:divBdr>
            <w:top w:val="none" w:sz="0" w:space="0" w:color="auto"/>
            <w:left w:val="none" w:sz="0" w:space="0" w:color="auto"/>
            <w:bottom w:val="none" w:sz="0" w:space="0" w:color="auto"/>
            <w:right w:val="none" w:sz="0" w:space="0" w:color="auto"/>
          </w:divBdr>
        </w:div>
        <w:div w:id="1622759068">
          <w:marLeft w:val="0"/>
          <w:marRight w:val="0"/>
          <w:marTop w:val="0"/>
          <w:marBottom w:val="0"/>
          <w:divBdr>
            <w:top w:val="none" w:sz="0" w:space="0" w:color="auto"/>
            <w:left w:val="none" w:sz="0" w:space="0" w:color="auto"/>
            <w:bottom w:val="none" w:sz="0" w:space="0" w:color="auto"/>
            <w:right w:val="none" w:sz="0" w:space="0" w:color="auto"/>
          </w:divBdr>
        </w:div>
        <w:div w:id="1655061264">
          <w:marLeft w:val="0"/>
          <w:marRight w:val="0"/>
          <w:marTop w:val="0"/>
          <w:marBottom w:val="0"/>
          <w:divBdr>
            <w:top w:val="none" w:sz="0" w:space="0" w:color="auto"/>
            <w:left w:val="none" w:sz="0" w:space="0" w:color="auto"/>
            <w:bottom w:val="none" w:sz="0" w:space="0" w:color="auto"/>
            <w:right w:val="none" w:sz="0" w:space="0" w:color="auto"/>
          </w:divBdr>
        </w:div>
        <w:div w:id="1680352670">
          <w:marLeft w:val="0"/>
          <w:marRight w:val="0"/>
          <w:marTop w:val="0"/>
          <w:marBottom w:val="0"/>
          <w:divBdr>
            <w:top w:val="none" w:sz="0" w:space="0" w:color="auto"/>
            <w:left w:val="none" w:sz="0" w:space="0" w:color="auto"/>
            <w:bottom w:val="none" w:sz="0" w:space="0" w:color="auto"/>
            <w:right w:val="none" w:sz="0" w:space="0" w:color="auto"/>
          </w:divBdr>
        </w:div>
        <w:div w:id="1758092849">
          <w:marLeft w:val="0"/>
          <w:marRight w:val="0"/>
          <w:marTop w:val="0"/>
          <w:marBottom w:val="0"/>
          <w:divBdr>
            <w:top w:val="none" w:sz="0" w:space="0" w:color="auto"/>
            <w:left w:val="none" w:sz="0" w:space="0" w:color="auto"/>
            <w:bottom w:val="none" w:sz="0" w:space="0" w:color="auto"/>
            <w:right w:val="none" w:sz="0" w:space="0" w:color="auto"/>
          </w:divBdr>
        </w:div>
        <w:div w:id="1816678226">
          <w:marLeft w:val="0"/>
          <w:marRight w:val="0"/>
          <w:marTop w:val="0"/>
          <w:marBottom w:val="0"/>
          <w:divBdr>
            <w:top w:val="none" w:sz="0" w:space="0" w:color="auto"/>
            <w:left w:val="none" w:sz="0" w:space="0" w:color="auto"/>
            <w:bottom w:val="none" w:sz="0" w:space="0" w:color="auto"/>
            <w:right w:val="none" w:sz="0" w:space="0" w:color="auto"/>
          </w:divBdr>
        </w:div>
        <w:div w:id="198542620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&#65279;<?xml version="1.0" encoding="utf-8"?><Relationships xmlns="http://schemas.openxmlformats.org/package/2006/relationships"><Relationship Type="http://schemas.openxmlformats.org/officeDocument/2006/relationships/footer" Target="footer1.xml" Id="rId84" /><Relationship Type="http://schemas.openxmlformats.org/officeDocument/2006/relationships/fontTable" Target="fontTable.xml" Id="rId89" /><Relationship Type="http://schemas.openxmlformats.org/officeDocument/2006/relationships/hyperlink" Target="https://github.com/Dreiwm/Infinite-Pets.git" TargetMode="External" Id="rId16" /><Relationship Type="http://schemas.openxmlformats.org/officeDocument/2006/relationships/image" Target="media/image1.png" Id="rId11" /><Relationship Type="http://schemas.openxmlformats.org/officeDocument/2006/relationships/image" Target="media/image21.svg" Id="rId37" /><Relationship Type="http://schemas.openxmlformats.org/officeDocument/2006/relationships/hyperlink" Target="mailto:cashton.bieker@edu.sait.ca" TargetMode="External" Id="rId79" /><Relationship Type="http://schemas.openxmlformats.org/officeDocument/2006/relationships/numbering" Target="numbering.xml" Id="rId5" /><Relationship Type="http://schemas.microsoft.com/office/2011/relationships/people" Target="people.xml" Id="rId90" /><Relationship Type="http://schemas.microsoft.com/office/2016/09/relationships/commentsIds" Target="commentsIds.xml" Id="rId14" /><Relationship Type="http://schemas.openxmlformats.org/officeDocument/2006/relationships/image" Target="media/image19.svg" Id="rId35" /><Relationship Type="http://schemas.openxmlformats.org/officeDocument/2006/relationships/hyperlink" Target="mailto:brendan.tran@edu.sait.ca" TargetMode="External" Id="rId77" /><Relationship Type="http://schemas.openxmlformats.org/officeDocument/2006/relationships/webSettings" Target="webSettings.xml" Id="rId8" /><Relationship Type="http://schemas.openxmlformats.org/officeDocument/2006/relationships/hyperlink" Target="mailto:riley.hiltz@edu.sait.ca" TargetMode="External" Id="rId80" /><Relationship Type="http://schemas.openxmlformats.org/officeDocument/2006/relationships/footer" Target="footer2.xml" Id="rId85" /><Relationship Type="http://schemas.openxmlformats.org/officeDocument/2006/relationships/customXml" Target="../customXml/item3.xml" Id="rId3" /><Relationship Type="http://schemas.openxmlformats.org/officeDocument/2006/relationships/comments" Target="comments.xml" Id="rId12" /><Relationship Type="http://schemas.openxmlformats.org/officeDocument/2006/relationships/hyperlink" Target="https://www.hallidaypets.com/" TargetMode="External" Id="rId17" /><Relationship Type="http://schemas.openxmlformats.org/officeDocument/2006/relationships/image" Target="media/image17.svg" Id="rId33" /><Relationship Type="http://schemas.openxmlformats.org/officeDocument/2006/relationships/image" Target="media/image51.svg" Id="rId67" /><Relationship Type="http://schemas.openxmlformats.org/officeDocument/2006/relationships/header" Target="header2.xml" Id="rId83" /><Relationship Type="http://schemas.openxmlformats.org/officeDocument/2006/relationships/hyperlink" Target="https://www.hallidaypets.com/" TargetMode="External" Id="rId88" /><Relationship Type="http://schemas.openxmlformats.org/officeDocument/2006/relationships/theme" Target="theme/theme1.xml" Id="rId91" /><Relationship Type="http://schemas.openxmlformats.org/officeDocument/2006/relationships/customXml" Target="../customXml/item1.xml" Id="rId1" /><Relationship Type="http://schemas.openxmlformats.org/officeDocument/2006/relationships/styles" Target="styles.xml" Id="rId6" /><Relationship Type="http://schemas.microsoft.com/office/2018/08/relationships/commentsExtensible" Target="commentsExtensible.xml" Id="rId15" /><Relationship Type="http://schemas.openxmlformats.org/officeDocument/2006/relationships/image" Target="media/image20.png" Id="rId36" /><Relationship Type="http://schemas.openxmlformats.org/officeDocument/2006/relationships/endnotes" Target="endnotes.xml" Id="rId10" /><Relationship Type="http://schemas.openxmlformats.org/officeDocument/2006/relationships/image" Target="media/image15.svg" Id="rId31" /><Relationship Type="http://schemas.openxmlformats.org/officeDocument/2006/relationships/hyperlink" Target="mailto:christopher.manuel-smith@edu.sait.ca" TargetMode="External" Id="rId78" /><Relationship Type="http://schemas.openxmlformats.org/officeDocument/2006/relationships/hyperlink" Target="mailto:nicholas.panos@edu.sait.ca" TargetMode="External" Id="rId81" /><Relationship Type="http://schemas.openxmlformats.org/officeDocument/2006/relationships/header" Target="header3.xml" Id="rId86" /><Relationship Type="http://schemas.openxmlformats.org/officeDocument/2006/relationships/customXml" Target="../customXml/item4.xml" Id="rId4" /><Relationship Type="http://schemas.openxmlformats.org/officeDocument/2006/relationships/footnotes" Target="footnotes.xml" Id="rId9" /><Relationship Type="http://schemas.microsoft.com/office/2011/relationships/commentsExtended" Target="commentsExtended.xml" Id="rId13" /><Relationship Type="http://schemas.openxmlformats.org/officeDocument/2006/relationships/image" Target="media/image23.svg" Id="rId39"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24.png" Id="rId40" /><Relationship Type="http://schemas.openxmlformats.org/officeDocument/2006/relationships/footer" Target="footer3.xml" Id="rId87" /><Relationship Type="http://schemas.openxmlformats.org/officeDocument/2006/relationships/header" Target="header1.xml" Id="rId82" /><Relationship Type="http://schemas.openxmlformats.org/officeDocument/2006/relationships/image" Target="/media/image3.jpg" Id="R586eb24bc1df4f87" /><Relationship Type="http://schemas.openxmlformats.org/officeDocument/2006/relationships/image" Target="/media/image35.png" Id="R038d3fcc5f08411d" /><Relationship Type="http://schemas.openxmlformats.org/officeDocument/2006/relationships/image" Target="/media/image36.png" Id="R900b0bb1015949d8" /><Relationship Type="http://schemas.openxmlformats.org/officeDocument/2006/relationships/image" Target="/media/image37.png" Id="Rfdc0824c0e034887" /><Relationship Type="http://schemas.openxmlformats.org/officeDocument/2006/relationships/image" Target="/media/image39.png" Id="R14b42860fe28490a" /><Relationship Type="http://schemas.openxmlformats.org/officeDocument/2006/relationships/image" Target="/media/image3b.png" Id="R4021cac6709f4aac" /><Relationship Type="http://schemas.openxmlformats.org/officeDocument/2006/relationships/image" Target="/media/image3c.png" Id="Reb0748028e12460d" /><Relationship Type="http://schemas.openxmlformats.org/officeDocument/2006/relationships/image" Target="/media/image3d.png" Id="R1775ae3fa7864868" /><Relationship Type="http://schemas.openxmlformats.org/officeDocument/2006/relationships/image" Target="/media/image3e.png" Id="R98d68820e0c94f6c" /><Relationship Type="http://schemas.openxmlformats.org/officeDocument/2006/relationships/image" Target="/media/image3f.png" Id="Rc5895a6e5c504ac7" /><Relationship Type="http://schemas.openxmlformats.org/officeDocument/2006/relationships/image" Target="/media/image43.png" Id="R82a193fcfdd14b38" /><Relationship Type="http://schemas.openxmlformats.org/officeDocument/2006/relationships/image" Target="/media/image47.png" Id="Rf992982720f84ec2" /><Relationship Type="http://schemas.openxmlformats.org/officeDocument/2006/relationships/image" Target="/media/image5a.png" Id="R08270aa37919401e" /><Relationship Type="http://schemas.openxmlformats.org/officeDocument/2006/relationships/image" Target="/media/image5b.png" Id="Raf75ec1db8ee4fce" /><Relationship Type="http://schemas.openxmlformats.org/officeDocument/2006/relationships/image" Target="/media/image4.jpg" Id="R6ed8bcc7604e4cbd" /><Relationship Type="http://schemas.openxmlformats.org/officeDocument/2006/relationships/image" Target="/media/image5c.png" Id="R479cde92b3354262" /><Relationship Type="http://schemas.openxmlformats.org/officeDocument/2006/relationships/image" Target="/media/image5d.png" Id="Rc538b97d7e584374" /><Relationship Type="http://schemas.openxmlformats.org/officeDocument/2006/relationships/image" Target="/media/image5e.png" Id="Rb9d7b95e026240df" /><Relationship Type="http://schemas.openxmlformats.org/officeDocument/2006/relationships/image" Target="/media/image5f.png" Id="Rd4965cb191114e4f" /><Relationship Type="http://schemas.openxmlformats.org/officeDocument/2006/relationships/image" Target="/media/image60.png" Id="R200c1780786d4d6e" /><Relationship Type="http://schemas.openxmlformats.org/officeDocument/2006/relationships/image" Target="/media/image61.png" Id="R705dfb71aeb946d8" /><Relationship Type="http://schemas.openxmlformats.org/officeDocument/2006/relationships/image" Target="/media/image62.png" Id="Reeadf632ff1e4df6" /><Relationship Type="http://schemas.openxmlformats.org/officeDocument/2006/relationships/image" Target="/media/image63.png" Id="Ref194078c73549aa" /><Relationship Type="http://schemas.openxmlformats.org/officeDocument/2006/relationships/image" Target="/media/image64.png" Id="R0dac508df95941fb" /><Relationship Type="http://schemas.openxmlformats.org/officeDocument/2006/relationships/image" Target="/media/image65.png" Id="R0e17be72860d46e5" /><Relationship Type="http://schemas.openxmlformats.org/officeDocument/2006/relationships/image" Target="/media/image66.png" Id="Ra9d91118aaf445ac" /><Relationship Type="http://schemas.openxmlformats.org/officeDocument/2006/relationships/glossaryDocument" Target="glossary/document.xml" Id="Rfb6e4b1fcd3944f0" /><Relationship Type="http://schemas.openxmlformats.org/officeDocument/2006/relationships/image" Target="/media/image67.png" Id="R1d09416f6ba94c65" /><Relationship Type="http://schemas.openxmlformats.org/officeDocument/2006/relationships/image" Target="/media/image68.png" Id="R6f8a77f19ce04235" /><Relationship Type="http://schemas.openxmlformats.org/officeDocument/2006/relationships/image" Target="/media/image69.png" Id="R51d2979f25aa42e2" /><Relationship Type="http://schemas.openxmlformats.org/officeDocument/2006/relationships/image" Target="/media/image6a.png" Id="Re478297de06f4a0d" /><Relationship Type="http://schemas.openxmlformats.org/officeDocument/2006/relationships/image" Target="/media/image6b.png" Id="Rf1b66dd68cb949de" /><Relationship Type="http://schemas.openxmlformats.org/officeDocument/2006/relationships/image" Target="/media/image6c.png" Id="R31994513f02a450e" /><Relationship Type="http://schemas.openxmlformats.org/officeDocument/2006/relationships/image" Target="/media/image6d.png" Id="R81eb398821b6452a" /><Relationship Type="http://schemas.openxmlformats.org/officeDocument/2006/relationships/image" Target="/media/image6e.png" Id="Rb802b6efdc994a52" /><Relationship Type="http://schemas.openxmlformats.org/officeDocument/2006/relationships/image" Target="/media/image6f.png" Id="R6ea60949a7cd4720" /><Relationship Type="http://schemas.openxmlformats.org/officeDocument/2006/relationships/image" Target="/media/image70.png" Id="R04e8e40c8310431e" /><Relationship Type="http://schemas.openxmlformats.org/officeDocument/2006/relationships/image" Target="/media/image71.png" Id="R99471819b2f94a5c" /><Relationship Type="http://schemas.openxmlformats.org/officeDocument/2006/relationships/image" Target="/media/image72.png" Id="R45c983e8c15a499a" /><Relationship Type="http://schemas.openxmlformats.org/officeDocument/2006/relationships/image" Target="/media/image73.png" Id="R6443f8db11d94946" /><Relationship Type="http://schemas.openxmlformats.org/officeDocument/2006/relationships/image" Target="/media/image74.png" Id="Rf902e4100d6a40ec" /><Relationship Type="http://schemas.openxmlformats.org/officeDocument/2006/relationships/image" Target="/media/image75.png" Id="R2208fb1e073d4924" /><Relationship Type="http://schemas.openxmlformats.org/officeDocument/2006/relationships/image" Target="/media/image76.png" Id="R0fa76d2ae4c04a67" /><Relationship Type="http://schemas.openxmlformats.org/officeDocument/2006/relationships/image" Target="/media/image77.png" Id="Ree2d9dc286e7418d" /><Relationship Type="http://schemas.openxmlformats.org/officeDocument/2006/relationships/image" Target="/media/image78.png" Id="R9541350bbf3f4c5f" /><Relationship Type="http://schemas.openxmlformats.org/officeDocument/2006/relationships/image" Target="/media/image79.png" Id="R44bd1923cfa4405f" /><Relationship Type="http://schemas.openxmlformats.org/officeDocument/2006/relationships/image" Target="/media/image7a.png" Id="R2d3d8c78fc974af3" /><Relationship Type="http://schemas.openxmlformats.org/officeDocument/2006/relationships/image" Target="/media/image7b.png" Id="R131f7014ac0b4e05" /><Relationship Type="http://schemas.openxmlformats.org/officeDocument/2006/relationships/image" Target="/media/image7c.png" Id="Rfc6dd5cfb76941b8" /><Relationship Type="http://schemas.openxmlformats.org/officeDocument/2006/relationships/image" Target="/media/image7d.png" Id="Ra7e81d2949764d91" /><Relationship Type="http://schemas.openxmlformats.org/officeDocument/2006/relationships/image" Target="/media/image7e.png" Id="R832a672399324151" /><Relationship Type="http://schemas.openxmlformats.org/officeDocument/2006/relationships/image" Target="/media/image7f.png" Id="Rd20a3b0bad264ed5" /><Relationship Type="http://schemas.openxmlformats.org/officeDocument/2006/relationships/image" Target="/media/image80.png" Id="Rf90ff80cc9bf423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c12331a-be31-4b3a-84a6-463d7a5f3c5e}"/>
      </w:docPartPr>
      <w:docPartBody>
        <w:p w14:paraId="20842AE3">
          <w:r>
            <w:rPr>
              <w:rStyle w:val="PlaceholderText"/>
            </w:rPr>
            <w:t/>
          </w:r>
        </w:p>
      </w:docPartBody>
    </w:docPart>
  </w:docParts>
</w:glossaryDocument>
</file>

<file path=word/theme/theme1.xml><?xml version="1.0" encoding="utf-8"?>
<a:theme xmlns:a="http://schemas.openxmlformats.org/drawingml/2006/main" name="Office Theme">
  <a:themeElements>
    <a:clrScheme name="Custom 1">
      <a:dk1>
        <a:srgbClr val="1B1B1B"/>
      </a:dk1>
      <a:lt1>
        <a:sysClr val="window" lastClr="FFFFFF"/>
      </a:lt1>
      <a:dk2>
        <a:srgbClr val="1F497D"/>
      </a:dk2>
      <a:lt2>
        <a:srgbClr val="EEECE1"/>
      </a:lt2>
      <a:accent1>
        <a:srgbClr val="4BACC6"/>
      </a:accent1>
      <a:accent2>
        <a:srgbClr val="83E066"/>
      </a:accent2>
      <a:accent3>
        <a:srgbClr val="FFFFFF"/>
      </a:accent3>
      <a:accent4>
        <a:srgbClr val="1B1B1B"/>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ct:contentTypeSchema xmlns:ct="http://schemas.microsoft.com/office/2006/metadata/contentType" xmlns:ma="http://schemas.microsoft.com/office/2006/metadata/properties/metaAttributes" ct:_="" ma:_="" ma:contentTypeName="Document" ma:contentTypeID="0x0101008D819EF0E445E342B58C48F812420EF6" ma:contentTypeVersion="10" ma:contentTypeDescription="Create a new document." ma:contentTypeScope="" ma:versionID="45cb0d8e3fd17165e606753886f5328b">
  <xsd:schema xmlns:xsd="http://www.w3.org/2001/XMLSchema" xmlns:xs="http://www.w3.org/2001/XMLSchema" xmlns:p="http://schemas.microsoft.com/office/2006/metadata/properties" xmlns:ns2="38915d92-1807-4957-8d8e-2d5790a1dc03" targetNamespace="http://schemas.microsoft.com/office/2006/metadata/properties" ma:root="true" ma:fieldsID="7aee949d556aa075094292ed95ca5609" ns2:_="">
    <xsd:import namespace="38915d92-1807-4957-8d8e-2d5790a1dc0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915d92-1807-4957-8d8e-2d5790a1dc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C34357E-02F2-4CDD-BD6F-9DEEE2D41FC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1506F5D-4818-4714-9949-3A405AA9B6F3}">
  <ds:schemaRefs>
    <ds:schemaRef ds:uri="http://schemas.openxmlformats.org/officeDocument/2006/bibliography"/>
  </ds:schemaRefs>
</ds:datastoreItem>
</file>

<file path=customXml/itemProps3.xml><?xml version="1.0" encoding="utf-8"?>
<ds:datastoreItem xmlns:ds="http://schemas.openxmlformats.org/officeDocument/2006/customXml" ds:itemID="{99E07ED5-A432-4FEA-B762-C7F7213CF1EF}"/>
</file>

<file path=customXml/itemProps4.xml><?xml version="1.0" encoding="utf-8"?>
<ds:datastoreItem xmlns:ds="http://schemas.openxmlformats.org/officeDocument/2006/customXml" ds:itemID="{0A016BCC-06BE-422E-8C65-1FA099934980}">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BCCR</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Infinite PETS SchedULING SYSTEM</dc:title>
  <dc:subject>Requirement Analysis Document</dc:subject>
  <dc:creator>Brenden Tran, Cashton Bieker, Christopher Manuel-Smith, Riley Hiltz, Nicholas Panos</dc:creator>
  <keywords/>
  <lastModifiedBy>Brendan Tran</lastModifiedBy>
  <revision>900</revision>
  <lastPrinted>2020-11-06T17:54:00.0000000Z</lastPrinted>
  <dcterms:created xsi:type="dcterms:W3CDTF">2020-10-04T02:24:00.0000000Z</dcterms:created>
  <dcterms:modified xsi:type="dcterms:W3CDTF">2023-02-11T14:34:28.2669054Z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0x0101008D819EF0E445E342B58C48F812420EF6</vt:lpwstr>
  </property>
</Properties>
</file>